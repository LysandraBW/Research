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A54A9" w14:textId="0C7ECF7A" w:rsidR="009F4706" w:rsidRPr="00F30358" w:rsidRDefault="009F4706" w:rsidP="005413E0">
      <w:pPr>
        <w:widowControl w:val="0"/>
        <w:spacing w:after="80"/>
        <w:jc w:val="center"/>
        <w:rPr>
          <w:rFonts w:ascii="Arial" w:hAnsi="Arial" w:cs="Arial"/>
          <w:b/>
          <w:bCs/>
          <w:sz w:val="20"/>
          <w:szCs w:val="20"/>
        </w:rPr>
      </w:pPr>
      <w:r w:rsidRPr="00F30358">
        <w:rPr>
          <w:rFonts w:ascii="Arial" w:hAnsi="Arial" w:cs="Arial"/>
          <w:b/>
          <w:bCs/>
          <w:sz w:val="20"/>
          <w:szCs w:val="20"/>
        </w:rPr>
        <w:t>PROJECT DESCRIPTION</w:t>
      </w:r>
    </w:p>
    <w:p w14:paraId="4C087B4F" w14:textId="7EBAD27F" w:rsidR="004C1EDF" w:rsidRPr="00F30358" w:rsidRDefault="00991369" w:rsidP="005413E0">
      <w:pPr>
        <w:widowControl w:val="0"/>
        <w:spacing w:after="120"/>
        <w:rPr>
          <w:rFonts w:ascii="Arial" w:hAnsi="Arial" w:cs="Arial"/>
          <w:b/>
          <w:bCs/>
          <w:sz w:val="20"/>
          <w:szCs w:val="20"/>
        </w:rPr>
      </w:pPr>
      <w:r w:rsidRPr="00F30358">
        <w:rPr>
          <w:rFonts w:ascii="Arial" w:hAnsi="Arial" w:cs="Arial"/>
          <w:b/>
          <w:bCs/>
          <w:sz w:val="20"/>
          <w:szCs w:val="20"/>
        </w:rPr>
        <w:t>OVERVIEW</w:t>
      </w:r>
    </w:p>
    <w:p w14:paraId="202C364C" w14:textId="740B0916" w:rsidR="002C0548" w:rsidRPr="005D5979" w:rsidRDefault="00F0053C" w:rsidP="005413E0">
      <w:pPr>
        <w:widowControl w:val="0"/>
        <w:spacing w:after="120"/>
        <w:rPr>
          <w:rFonts w:ascii="Arial" w:hAnsi="Arial" w:cs="Arial"/>
          <w:strike/>
          <w:sz w:val="20"/>
          <w:szCs w:val="20"/>
          <w:rPrChange w:id="0" w:author="M Leibold" w:date="2023-01-20T13:14:00Z">
            <w:rPr>
              <w:rFonts w:ascii="Arial" w:hAnsi="Arial" w:cs="Arial"/>
              <w:sz w:val="20"/>
              <w:szCs w:val="20"/>
            </w:rPr>
          </w:rPrChange>
        </w:rPr>
      </w:pPr>
      <w:r w:rsidRPr="005D5979">
        <w:rPr>
          <w:rFonts w:ascii="Arial" w:hAnsi="Arial" w:cs="Arial"/>
          <w:strike/>
          <w:sz w:val="20"/>
          <w:szCs w:val="20"/>
          <w:rPrChange w:id="1" w:author="M Leibold" w:date="2023-01-20T13:14:00Z">
            <w:rPr>
              <w:rFonts w:ascii="Arial" w:hAnsi="Arial" w:cs="Arial"/>
              <w:sz w:val="20"/>
              <w:szCs w:val="20"/>
            </w:rPr>
          </w:rPrChange>
        </w:rPr>
        <w:t xml:space="preserve">Ecosystems worldwide are experiencing strong perturbations from habitat loss and climate change. Such </w:t>
      </w:r>
      <w:r w:rsidR="004E5A4B" w:rsidRPr="005D5979">
        <w:rPr>
          <w:rFonts w:ascii="Arial" w:hAnsi="Arial" w:cs="Arial"/>
          <w:strike/>
          <w:sz w:val="20"/>
          <w:szCs w:val="20"/>
          <w:rPrChange w:id="2" w:author="M Leibold" w:date="2023-01-20T13:14:00Z">
            <w:rPr>
              <w:rFonts w:ascii="Arial" w:hAnsi="Arial" w:cs="Arial"/>
              <w:sz w:val="20"/>
              <w:szCs w:val="20"/>
            </w:rPr>
          </w:rPrChange>
        </w:rPr>
        <w:t xml:space="preserve">perturbations are causing the extinction of species and collapse of ecological communities. To understand the stability of ecosystems requires understanding the interactions between species. Traditionally, an ecosystem is conceived as a network of species with fixed interaction strengths. A classic example is </w:t>
      </w:r>
      <w:r w:rsidR="001368B3" w:rsidRPr="005D5979">
        <w:rPr>
          <w:rFonts w:ascii="Arial" w:hAnsi="Arial" w:cs="Arial"/>
          <w:strike/>
          <w:sz w:val="20"/>
          <w:szCs w:val="20"/>
          <w:rPrChange w:id="3" w:author="M Leibold" w:date="2023-01-20T13:14:00Z">
            <w:rPr>
              <w:rFonts w:ascii="Arial" w:hAnsi="Arial" w:cs="Arial"/>
              <w:sz w:val="20"/>
              <w:szCs w:val="20"/>
            </w:rPr>
          </w:rPrChange>
        </w:rPr>
        <w:t>a</w:t>
      </w:r>
      <w:r w:rsidR="004E5A4B" w:rsidRPr="005D5979">
        <w:rPr>
          <w:rFonts w:ascii="Arial" w:hAnsi="Arial" w:cs="Arial"/>
          <w:strike/>
          <w:sz w:val="20"/>
          <w:szCs w:val="20"/>
          <w:rPrChange w:id="4" w:author="M Leibold" w:date="2023-01-20T13:14:00Z">
            <w:rPr>
              <w:rFonts w:ascii="Arial" w:hAnsi="Arial" w:cs="Arial"/>
              <w:sz w:val="20"/>
              <w:szCs w:val="20"/>
            </w:rPr>
          </w:rPrChange>
        </w:rPr>
        <w:t xml:space="preserve"> food web of trophic interactions</w:t>
      </w:r>
      <w:r w:rsidR="00EC1C94" w:rsidRPr="005D5979">
        <w:rPr>
          <w:rFonts w:ascii="Arial" w:hAnsi="Arial" w:cs="Arial"/>
          <w:strike/>
          <w:sz w:val="20"/>
          <w:szCs w:val="20"/>
          <w:rPrChange w:id="5" w:author="M Leibold" w:date="2023-01-20T13:14:00Z">
            <w:rPr>
              <w:rFonts w:ascii="Arial" w:hAnsi="Arial" w:cs="Arial"/>
              <w:sz w:val="20"/>
              <w:szCs w:val="20"/>
            </w:rPr>
          </w:rPrChange>
        </w:rPr>
        <w:t xml:space="preserve">, </w:t>
      </w:r>
      <w:r w:rsidR="001368B3" w:rsidRPr="005D5979">
        <w:rPr>
          <w:rFonts w:ascii="Arial" w:hAnsi="Arial" w:cs="Arial"/>
          <w:strike/>
          <w:sz w:val="20"/>
          <w:szCs w:val="20"/>
          <w:rPrChange w:id="6" w:author="M Leibold" w:date="2023-01-20T13:14:00Z">
            <w:rPr>
              <w:rFonts w:ascii="Arial" w:hAnsi="Arial" w:cs="Arial"/>
              <w:sz w:val="20"/>
              <w:szCs w:val="20"/>
            </w:rPr>
          </w:rPrChange>
        </w:rPr>
        <w:t xml:space="preserve">where </w:t>
      </w:r>
      <w:r w:rsidR="005E1BC5" w:rsidRPr="005D5979">
        <w:rPr>
          <w:rFonts w:ascii="Arial" w:hAnsi="Arial" w:cs="Arial"/>
          <w:strike/>
          <w:sz w:val="20"/>
          <w:szCs w:val="20"/>
          <w:rPrChange w:id="7" w:author="M Leibold" w:date="2023-01-20T13:14:00Z">
            <w:rPr>
              <w:rFonts w:ascii="Arial" w:hAnsi="Arial" w:cs="Arial"/>
              <w:sz w:val="20"/>
              <w:szCs w:val="20"/>
            </w:rPr>
          </w:rPrChange>
        </w:rPr>
        <w:t xml:space="preserve">the rates of </w:t>
      </w:r>
      <w:r w:rsidR="001368B3" w:rsidRPr="005D5979">
        <w:rPr>
          <w:rFonts w:ascii="Arial" w:hAnsi="Arial" w:cs="Arial"/>
          <w:strike/>
          <w:sz w:val="20"/>
          <w:szCs w:val="20"/>
          <w:rPrChange w:id="8" w:author="M Leibold" w:date="2023-01-20T13:14:00Z">
            <w:rPr>
              <w:rFonts w:ascii="Arial" w:hAnsi="Arial" w:cs="Arial"/>
              <w:sz w:val="20"/>
              <w:szCs w:val="20"/>
            </w:rPr>
          </w:rPrChange>
        </w:rPr>
        <w:t>pairwise interactions</w:t>
      </w:r>
      <w:r w:rsidR="005E1BC5" w:rsidRPr="005D5979">
        <w:rPr>
          <w:rFonts w:ascii="Arial" w:hAnsi="Arial" w:cs="Arial"/>
          <w:strike/>
          <w:sz w:val="20"/>
          <w:szCs w:val="20"/>
          <w:rPrChange w:id="9" w:author="M Leibold" w:date="2023-01-20T13:14:00Z">
            <w:rPr>
              <w:rFonts w:ascii="Arial" w:hAnsi="Arial" w:cs="Arial"/>
              <w:sz w:val="20"/>
              <w:szCs w:val="20"/>
            </w:rPr>
          </w:rPrChange>
        </w:rPr>
        <w:t xml:space="preserve"> depend on the</w:t>
      </w:r>
      <w:r w:rsidR="007D19F0" w:rsidRPr="005D5979">
        <w:rPr>
          <w:rFonts w:ascii="Arial" w:hAnsi="Arial" w:cs="Arial"/>
          <w:strike/>
          <w:sz w:val="20"/>
          <w:szCs w:val="20"/>
          <w:rPrChange w:id="10" w:author="M Leibold" w:date="2023-01-20T13:14:00Z">
            <w:rPr>
              <w:rFonts w:ascii="Arial" w:hAnsi="Arial" w:cs="Arial"/>
              <w:sz w:val="20"/>
              <w:szCs w:val="20"/>
            </w:rPr>
          </w:rPrChange>
        </w:rPr>
        <w:t xml:space="preserve"> population densities</w:t>
      </w:r>
      <w:r w:rsidR="005E1BC5" w:rsidRPr="005D5979">
        <w:rPr>
          <w:rFonts w:ascii="Arial" w:hAnsi="Arial" w:cs="Arial"/>
          <w:strike/>
          <w:sz w:val="20"/>
          <w:szCs w:val="20"/>
          <w:rPrChange w:id="11" w:author="M Leibold" w:date="2023-01-20T13:14:00Z">
            <w:rPr>
              <w:rFonts w:ascii="Arial" w:hAnsi="Arial" w:cs="Arial"/>
              <w:sz w:val="20"/>
              <w:szCs w:val="20"/>
            </w:rPr>
          </w:rPrChange>
        </w:rPr>
        <w:t xml:space="preserve"> with fixed parameters</w:t>
      </w:r>
      <w:r w:rsidR="00EC1C94" w:rsidRPr="005D5979">
        <w:rPr>
          <w:rFonts w:ascii="Arial" w:hAnsi="Arial" w:cs="Arial"/>
          <w:strike/>
          <w:sz w:val="20"/>
          <w:szCs w:val="20"/>
          <w:rPrChange w:id="12" w:author="M Leibold" w:date="2023-01-20T13:14:00Z">
            <w:rPr>
              <w:rFonts w:ascii="Arial" w:hAnsi="Arial" w:cs="Arial"/>
              <w:sz w:val="20"/>
              <w:szCs w:val="20"/>
            </w:rPr>
          </w:rPrChange>
        </w:rPr>
        <w:t xml:space="preserve">. Such models of </w:t>
      </w:r>
      <w:r w:rsidR="009B0785" w:rsidRPr="005D5979">
        <w:rPr>
          <w:rFonts w:ascii="Arial" w:hAnsi="Arial" w:cs="Arial"/>
          <w:strike/>
          <w:sz w:val="20"/>
          <w:szCs w:val="20"/>
          <w:rPrChange w:id="13" w:author="M Leibold" w:date="2023-01-20T13:14:00Z">
            <w:rPr>
              <w:rFonts w:ascii="Arial" w:hAnsi="Arial" w:cs="Arial"/>
              <w:sz w:val="20"/>
              <w:szCs w:val="20"/>
            </w:rPr>
          </w:rPrChange>
        </w:rPr>
        <w:t>species</w:t>
      </w:r>
      <w:r w:rsidR="00EC1C94" w:rsidRPr="005D5979">
        <w:rPr>
          <w:rFonts w:ascii="Arial" w:hAnsi="Arial" w:cs="Arial"/>
          <w:strike/>
          <w:sz w:val="20"/>
          <w:szCs w:val="20"/>
          <w:rPrChange w:id="14" w:author="M Leibold" w:date="2023-01-20T13:14:00Z">
            <w:rPr>
              <w:rFonts w:ascii="Arial" w:hAnsi="Arial" w:cs="Arial"/>
              <w:sz w:val="20"/>
              <w:szCs w:val="20"/>
            </w:rPr>
          </w:rPrChange>
        </w:rPr>
        <w:t xml:space="preserve"> interactions</w:t>
      </w:r>
      <w:r w:rsidR="007D19F0" w:rsidRPr="005D5979">
        <w:rPr>
          <w:rFonts w:ascii="Arial" w:hAnsi="Arial" w:cs="Arial"/>
          <w:strike/>
          <w:sz w:val="20"/>
          <w:szCs w:val="20"/>
          <w:rPrChange w:id="15" w:author="M Leibold" w:date="2023-01-20T13:14:00Z">
            <w:rPr>
              <w:rFonts w:ascii="Arial" w:hAnsi="Arial" w:cs="Arial"/>
              <w:sz w:val="20"/>
              <w:szCs w:val="20"/>
            </w:rPr>
          </w:rPrChange>
        </w:rPr>
        <w:t xml:space="preserve"> </w:t>
      </w:r>
      <w:r w:rsidR="00EC1C94" w:rsidRPr="005D5979">
        <w:rPr>
          <w:rFonts w:ascii="Arial" w:hAnsi="Arial" w:cs="Arial"/>
          <w:strike/>
          <w:sz w:val="20"/>
          <w:szCs w:val="20"/>
          <w:rPrChange w:id="16" w:author="M Leibold" w:date="2023-01-20T13:14:00Z">
            <w:rPr>
              <w:rFonts w:ascii="Arial" w:hAnsi="Arial" w:cs="Arial"/>
              <w:sz w:val="20"/>
              <w:szCs w:val="20"/>
            </w:rPr>
          </w:rPrChange>
        </w:rPr>
        <w:t>ignore the</w:t>
      </w:r>
      <w:r w:rsidR="007D19F0" w:rsidRPr="005D5979">
        <w:rPr>
          <w:rFonts w:ascii="Arial" w:hAnsi="Arial" w:cs="Arial"/>
          <w:strike/>
          <w:sz w:val="20"/>
          <w:szCs w:val="20"/>
          <w:rPrChange w:id="17" w:author="M Leibold" w:date="2023-01-20T13:14:00Z">
            <w:rPr>
              <w:rFonts w:ascii="Arial" w:hAnsi="Arial" w:cs="Arial"/>
              <w:sz w:val="20"/>
              <w:szCs w:val="20"/>
            </w:rPr>
          </w:rPrChange>
        </w:rPr>
        <w:t xml:space="preserve"> </w:t>
      </w:r>
      <w:r w:rsidR="00EE3AAF" w:rsidRPr="005D5979">
        <w:rPr>
          <w:rFonts w:ascii="Arial" w:hAnsi="Arial" w:cs="Arial"/>
          <w:strike/>
          <w:sz w:val="20"/>
          <w:szCs w:val="20"/>
          <w:rPrChange w:id="18" w:author="M Leibold" w:date="2023-01-20T13:14:00Z">
            <w:rPr>
              <w:rFonts w:ascii="Arial" w:hAnsi="Arial" w:cs="Arial"/>
              <w:sz w:val="20"/>
              <w:szCs w:val="20"/>
            </w:rPr>
          </w:rPrChange>
        </w:rPr>
        <w:t xml:space="preserve">plasticity and </w:t>
      </w:r>
      <w:r w:rsidR="00203D6B" w:rsidRPr="005D5979">
        <w:rPr>
          <w:rFonts w:ascii="Arial" w:hAnsi="Arial" w:cs="Arial"/>
          <w:strike/>
          <w:sz w:val="20"/>
          <w:szCs w:val="20"/>
          <w:rPrChange w:id="19" w:author="M Leibold" w:date="2023-01-20T13:14:00Z">
            <w:rPr>
              <w:rFonts w:ascii="Arial" w:hAnsi="Arial" w:cs="Arial"/>
              <w:sz w:val="20"/>
              <w:szCs w:val="20"/>
            </w:rPr>
          </w:rPrChange>
        </w:rPr>
        <w:t>heterogeneity</w:t>
      </w:r>
      <w:r w:rsidR="00EE3AAF" w:rsidRPr="005D5979">
        <w:rPr>
          <w:rFonts w:ascii="Arial" w:hAnsi="Arial" w:cs="Arial"/>
          <w:strike/>
          <w:sz w:val="20"/>
          <w:szCs w:val="20"/>
          <w:rPrChange w:id="20" w:author="M Leibold" w:date="2023-01-20T13:14:00Z">
            <w:rPr>
              <w:rFonts w:ascii="Arial" w:hAnsi="Arial" w:cs="Arial"/>
              <w:sz w:val="20"/>
              <w:szCs w:val="20"/>
            </w:rPr>
          </w:rPrChange>
        </w:rPr>
        <w:t xml:space="preserve"> </w:t>
      </w:r>
      <w:r w:rsidR="007D19F0" w:rsidRPr="005D5979">
        <w:rPr>
          <w:rFonts w:ascii="Arial" w:hAnsi="Arial" w:cs="Arial"/>
          <w:strike/>
          <w:sz w:val="20"/>
          <w:szCs w:val="20"/>
          <w:rPrChange w:id="21" w:author="M Leibold" w:date="2023-01-20T13:14:00Z">
            <w:rPr>
              <w:rFonts w:ascii="Arial" w:hAnsi="Arial" w:cs="Arial"/>
              <w:sz w:val="20"/>
              <w:szCs w:val="20"/>
            </w:rPr>
          </w:rPrChange>
        </w:rPr>
        <w:t>of traits</w:t>
      </w:r>
      <w:r w:rsidR="001368B3" w:rsidRPr="005D5979">
        <w:rPr>
          <w:rFonts w:ascii="Arial" w:hAnsi="Arial" w:cs="Arial"/>
          <w:strike/>
          <w:sz w:val="20"/>
          <w:szCs w:val="20"/>
          <w:rPrChange w:id="22" w:author="M Leibold" w:date="2023-01-20T13:14:00Z">
            <w:rPr>
              <w:rFonts w:ascii="Arial" w:hAnsi="Arial" w:cs="Arial"/>
              <w:sz w:val="20"/>
              <w:szCs w:val="20"/>
            </w:rPr>
          </w:rPrChange>
        </w:rPr>
        <w:t xml:space="preserve"> within a population</w:t>
      </w:r>
      <w:r w:rsidR="009B0785" w:rsidRPr="005D5979">
        <w:rPr>
          <w:rFonts w:ascii="Arial" w:hAnsi="Arial" w:cs="Arial"/>
          <w:strike/>
          <w:sz w:val="20"/>
          <w:szCs w:val="20"/>
          <w:rPrChange w:id="23" w:author="M Leibold" w:date="2023-01-20T13:14:00Z">
            <w:rPr>
              <w:rFonts w:ascii="Arial" w:hAnsi="Arial" w:cs="Arial"/>
              <w:sz w:val="20"/>
              <w:szCs w:val="20"/>
            </w:rPr>
          </w:rPrChange>
        </w:rPr>
        <w:t xml:space="preserve"> that</w:t>
      </w:r>
      <w:r w:rsidR="007D19F0" w:rsidRPr="005D5979">
        <w:rPr>
          <w:rFonts w:ascii="Arial" w:hAnsi="Arial" w:cs="Arial"/>
          <w:strike/>
          <w:sz w:val="20"/>
          <w:szCs w:val="20"/>
          <w:rPrChange w:id="24" w:author="M Leibold" w:date="2023-01-20T13:14:00Z">
            <w:rPr>
              <w:rFonts w:ascii="Arial" w:hAnsi="Arial" w:cs="Arial"/>
              <w:sz w:val="20"/>
              <w:szCs w:val="20"/>
            </w:rPr>
          </w:rPrChange>
        </w:rPr>
        <w:t xml:space="preserve"> </w:t>
      </w:r>
      <w:r w:rsidR="00203D6B" w:rsidRPr="005D5979">
        <w:rPr>
          <w:rFonts w:ascii="Arial" w:hAnsi="Arial" w:cs="Arial"/>
          <w:strike/>
          <w:sz w:val="20"/>
          <w:szCs w:val="20"/>
          <w:rPrChange w:id="25" w:author="M Leibold" w:date="2023-01-20T13:14:00Z">
            <w:rPr>
              <w:rFonts w:ascii="Arial" w:hAnsi="Arial" w:cs="Arial"/>
              <w:sz w:val="20"/>
              <w:szCs w:val="20"/>
            </w:rPr>
          </w:rPrChange>
        </w:rPr>
        <w:t xml:space="preserve">can </w:t>
      </w:r>
      <w:r w:rsidR="007D19F0" w:rsidRPr="005D5979">
        <w:rPr>
          <w:rFonts w:ascii="Arial" w:hAnsi="Arial" w:cs="Arial"/>
          <w:strike/>
          <w:sz w:val="20"/>
          <w:szCs w:val="20"/>
          <w:rPrChange w:id="26" w:author="M Leibold" w:date="2023-01-20T13:14:00Z">
            <w:rPr>
              <w:rFonts w:ascii="Arial" w:hAnsi="Arial" w:cs="Arial"/>
              <w:sz w:val="20"/>
              <w:szCs w:val="20"/>
            </w:rPr>
          </w:rPrChange>
        </w:rPr>
        <w:t xml:space="preserve">affect how </w:t>
      </w:r>
      <w:r w:rsidR="00203D6B" w:rsidRPr="005D5979">
        <w:rPr>
          <w:rFonts w:ascii="Arial" w:hAnsi="Arial" w:cs="Arial"/>
          <w:strike/>
          <w:sz w:val="20"/>
          <w:szCs w:val="20"/>
          <w:rPrChange w:id="27" w:author="M Leibold" w:date="2023-01-20T13:14:00Z">
            <w:rPr>
              <w:rFonts w:ascii="Arial" w:hAnsi="Arial" w:cs="Arial"/>
              <w:sz w:val="20"/>
              <w:szCs w:val="20"/>
            </w:rPr>
          </w:rPrChange>
        </w:rPr>
        <w:t>individuals</w:t>
      </w:r>
      <w:r w:rsidR="007D19F0" w:rsidRPr="005D5979">
        <w:rPr>
          <w:rFonts w:ascii="Arial" w:hAnsi="Arial" w:cs="Arial"/>
          <w:strike/>
          <w:sz w:val="20"/>
          <w:szCs w:val="20"/>
          <w:rPrChange w:id="28" w:author="M Leibold" w:date="2023-01-20T13:14:00Z">
            <w:rPr>
              <w:rFonts w:ascii="Arial" w:hAnsi="Arial" w:cs="Arial"/>
              <w:sz w:val="20"/>
              <w:szCs w:val="20"/>
            </w:rPr>
          </w:rPrChange>
        </w:rPr>
        <w:t xml:space="preserve"> interact with </w:t>
      </w:r>
      <w:r w:rsidR="00B358FC" w:rsidRPr="005D5979">
        <w:rPr>
          <w:rFonts w:ascii="Arial" w:hAnsi="Arial" w:cs="Arial"/>
          <w:strike/>
          <w:sz w:val="20"/>
          <w:szCs w:val="20"/>
          <w:rPrChange w:id="29" w:author="M Leibold" w:date="2023-01-20T13:14:00Z">
            <w:rPr>
              <w:rFonts w:ascii="Arial" w:hAnsi="Arial" w:cs="Arial"/>
              <w:sz w:val="20"/>
              <w:szCs w:val="20"/>
            </w:rPr>
          </w:rPrChange>
        </w:rPr>
        <w:t>other</w:t>
      </w:r>
      <w:r w:rsidR="00203D6B" w:rsidRPr="005D5979">
        <w:rPr>
          <w:rFonts w:ascii="Arial" w:hAnsi="Arial" w:cs="Arial"/>
          <w:strike/>
          <w:sz w:val="20"/>
          <w:szCs w:val="20"/>
          <w:rPrChange w:id="30" w:author="M Leibold" w:date="2023-01-20T13:14:00Z">
            <w:rPr>
              <w:rFonts w:ascii="Arial" w:hAnsi="Arial" w:cs="Arial"/>
              <w:sz w:val="20"/>
              <w:szCs w:val="20"/>
            </w:rPr>
          </w:rPrChange>
        </w:rPr>
        <w:t>s</w:t>
      </w:r>
      <w:r w:rsidR="007D19F0" w:rsidRPr="005D5979">
        <w:rPr>
          <w:rFonts w:ascii="Arial" w:hAnsi="Arial" w:cs="Arial"/>
          <w:strike/>
          <w:sz w:val="20"/>
          <w:szCs w:val="20"/>
          <w:rPrChange w:id="31" w:author="M Leibold" w:date="2023-01-20T13:14:00Z">
            <w:rPr>
              <w:rFonts w:ascii="Arial" w:hAnsi="Arial" w:cs="Arial"/>
              <w:sz w:val="20"/>
              <w:szCs w:val="20"/>
            </w:rPr>
          </w:rPrChange>
        </w:rPr>
        <w:t>.</w:t>
      </w:r>
      <w:r w:rsidR="00BF25F8" w:rsidRPr="005D5979">
        <w:rPr>
          <w:rFonts w:ascii="Arial" w:hAnsi="Arial" w:cs="Arial"/>
          <w:strike/>
          <w:sz w:val="20"/>
          <w:szCs w:val="20"/>
          <w:rPrChange w:id="32" w:author="M Leibold" w:date="2023-01-20T13:14:00Z">
            <w:rPr>
              <w:rFonts w:ascii="Arial" w:hAnsi="Arial" w:cs="Arial"/>
              <w:sz w:val="20"/>
              <w:szCs w:val="20"/>
            </w:rPr>
          </w:rPrChange>
        </w:rPr>
        <w:t xml:space="preserve"> For</w:t>
      </w:r>
      <w:r w:rsidR="009B0785" w:rsidRPr="005D5979">
        <w:rPr>
          <w:rFonts w:ascii="Arial" w:hAnsi="Arial" w:cs="Arial"/>
          <w:strike/>
          <w:sz w:val="20"/>
          <w:szCs w:val="20"/>
          <w:rPrChange w:id="33" w:author="M Leibold" w:date="2023-01-20T13:14:00Z">
            <w:rPr>
              <w:rFonts w:ascii="Arial" w:hAnsi="Arial" w:cs="Arial"/>
              <w:sz w:val="20"/>
              <w:szCs w:val="20"/>
            </w:rPr>
          </w:rPrChange>
        </w:rPr>
        <w:t xml:space="preserve"> example, habit loss has forced organisms to change their behavior</w:t>
      </w:r>
      <w:r w:rsidR="00203D6B" w:rsidRPr="005D5979">
        <w:rPr>
          <w:rFonts w:ascii="Arial" w:hAnsi="Arial" w:cs="Arial"/>
          <w:strike/>
          <w:sz w:val="20"/>
          <w:szCs w:val="20"/>
          <w:rPrChange w:id="34" w:author="M Leibold" w:date="2023-01-20T13:14:00Z">
            <w:rPr>
              <w:rFonts w:ascii="Arial" w:hAnsi="Arial" w:cs="Arial"/>
              <w:sz w:val="20"/>
              <w:szCs w:val="20"/>
            </w:rPr>
          </w:rPrChange>
        </w:rPr>
        <w:t xml:space="preserve"> and form new patterns of species interactions</w:t>
      </w:r>
      <w:r w:rsidR="009B0785" w:rsidRPr="005D5979">
        <w:rPr>
          <w:rFonts w:ascii="Arial" w:hAnsi="Arial" w:cs="Arial"/>
          <w:strike/>
          <w:sz w:val="20"/>
          <w:szCs w:val="20"/>
          <w:rPrChange w:id="35" w:author="M Leibold" w:date="2023-01-20T13:14:00Z">
            <w:rPr>
              <w:rFonts w:ascii="Arial" w:hAnsi="Arial" w:cs="Arial"/>
              <w:sz w:val="20"/>
              <w:szCs w:val="20"/>
            </w:rPr>
          </w:rPrChange>
        </w:rPr>
        <w:t>.</w:t>
      </w:r>
      <w:r w:rsidR="007D19F0" w:rsidRPr="005D5979">
        <w:rPr>
          <w:rFonts w:ascii="Arial" w:hAnsi="Arial" w:cs="Arial"/>
          <w:strike/>
          <w:sz w:val="20"/>
          <w:szCs w:val="20"/>
          <w:rPrChange w:id="36" w:author="M Leibold" w:date="2023-01-20T13:14:00Z">
            <w:rPr>
              <w:rFonts w:ascii="Arial" w:hAnsi="Arial" w:cs="Arial"/>
              <w:sz w:val="20"/>
              <w:szCs w:val="20"/>
            </w:rPr>
          </w:rPrChange>
        </w:rPr>
        <w:t xml:space="preserve"> </w:t>
      </w:r>
      <w:r w:rsidR="00CA66A7" w:rsidRPr="005D5979">
        <w:rPr>
          <w:rFonts w:ascii="Arial" w:hAnsi="Arial" w:cs="Arial"/>
          <w:strike/>
          <w:sz w:val="20"/>
          <w:szCs w:val="20"/>
          <w:rPrChange w:id="37" w:author="M Leibold" w:date="2023-01-20T13:14:00Z">
            <w:rPr>
              <w:rFonts w:ascii="Arial" w:hAnsi="Arial" w:cs="Arial"/>
              <w:sz w:val="20"/>
              <w:szCs w:val="20"/>
            </w:rPr>
          </w:rPrChange>
        </w:rPr>
        <w:t>As a result, the interaction strength</w:t>
      </w:r>
      <w:r w:rsidR="00630E9F" w:rsidRPr="005D5979">
        <w:rPr>
          <w:rFonts w:ascii="Arial" w:hAnsi="Arial" w:cs="Arial"/>
          <w:strike/>
          <w:sz w:val="20"/>
          <w:szCs w:val="20"/>
          <w:rPrChange w:id="38" w:author="M Leibold" w:date="2023-01-20T13:14:00Z">
            <w:rPr>
              <w:rFonts w:ascii="Arial" w:hAnsi="Arial" w:cs="Arial"/>
              <w:sz w:val="20"/>
              <w:szCs w:val="20"/>
            </w:rPr>
          </w:rPrChange>
        </w:rPr>
        <w:t>s between species</w:t>
      </w:r>
      <w:r w:rsidR="00CA66A7" w:rsidRPr="005D5979">
        <w:rPr>
          <w:rFonts w:ascii="Arial" w:hAnsi="Arial" w:cs="Arial"/>
          <w:strike/>
          <w:sz w:val="20"/>
          <w:szCs w:val="20"/>
          <w:rPrChange w:id="39" w:author="M Leibold" w:date="2023-01-20T13:14:00Z">
            <w:rPr>
              <w:rFonts w:ascii="Arial" w:hAnsi="Arial" w:cs="Arial"/>
              <w:sz w:val="20"/>
              <w:szCs w:val="20"/>
            </w:rPr>
          </w:rPrChange>
        </w:rPr>
        <w:t xml:space="preserve"> </w:t>
      </w:r>
      <w:r w:rsidR="007D451A" w:rsidRPr="005D5979">
        <w:rPr>
          <w:rFonts w:ascii="Arial" w:hAnsi="Arial" w:cs="Arial"/>
          <w:strike/>
          <w:sz w:val="20"/>
          <w:szCs w:val="20"/>
          <w:rPrChange w:id="40" w:author="M Leibold" w:date="2023-01-20T13:14:00Z">
            <w:rPr>
              <w:rFonts w:ascii="Arial" w:hAnsi="Arial" w:cs="Arial"/>
              <w:sz w:val="20"/>
              <w:szCs w:val="20"/>
            </w:rPr>
          </w:rPrChange>
        </w:rPr>
        <w:t>should</w:t>
      </w:r>
      <w:r w:rsidR="00CA66A7" w:rsidRPr="005D5979">
        <w:rPr>
          <w:rFonts w:ascii="Arial" w:hAnsi="Arial" w:cs="Arial"/>
          <w:strike/>
          <w:sz w:val="20"/>
          <w:szCs w:val="20"/>
          <w:rPrChange w:id="41" w:author="M Leibold" w:date="2023-01-20T13:14:00Z">
            <w:rPr>
              <w:rFonts w:ascii="Arial" w:hAnsi="Arial" w:cs="Arial"/>
              <w:sz w:val="20"/>
              <w:szCs w:val="20"/>
            </w:rPr>
          </w:rPrChange>
        </w:rPr>
        <w:t xml:space="preserve"> </w:t>
      </w:r>
      <w:r w:rsidR="00630E9F" w:rsidRPr="005D5979">
        <w:rPr>
          <w:rFonts w:ascii="Arial" w:hAnsi="Arial" w:cs="Arial"/>
          <w:strike/>
          <w:sz w:val="20"/>
          <w:szCs w:val="20"/>
          <w:rPrChange w:id="42" w:author="M Leibold" w:date="2023-01-20T13:14:00Z">
            <w:rPr>
              <w:rFonts w:ascii="Arial" w:hAnsi="Arial" w:cs="Arial"/>
              <w:sz w:val="20"/>
              <w:szCs w:val="20"/>
            </w:rPr>
          </w:rPrChange>
        </w:rPr>
        <w:t>not</w:t>
      </w:r>
      <w:r w:rsidR="00BC5B94" w:rsidRPr="005D5979">
        <w:rPr>
          <w:rFonts w:ascii="Arial" w:hAnsi="Arial" w:cs="Arial"/>
          <w:strike/>
          <w:sz w:val="20"/>
          <w:szCs w:val="20"/>
          <w:rPrChange w:id="43" w:author="M Leibold" w:date="2023-01-20T13:14:00Z">
            <w:rPr>
              <w:rFonts w:ascii="Arial" w:hAnsi="Arial" w:cs="Arial"/>
              <w:sz w:val="20"/>
              <w:szCs w:val="20"/>
            </w:rPr>
          </w:rPrChange>
        </w:rPr>
        <w:t xml:space="preserve"> </w:t>
      </w:r>
      <w:r w:rsidR="007D451A" w:rsidRPr="005D5979">
        <w:rPr>
          <w:rFonts w:ascii="Arial" w:hAnsi="Arial" w:cs="Arial"/>
          <w:strike/>
          <w:sz w:val="20"/>
          <w:szCs w:val="20"/>
          <w:rPrChange w:id="44" w:author="M Leibold" w:date="2023-01-20T13:14:00Z">
            <w:rPr>
              <w:rFonts w:ascii="Arial" w:hAnsi="Arial" w:cs="Arial"/>
              <w:sz w:val="20"/>
              <w:szCs w:val="20"/>
            </w:rPr>
          </w:rPrChange>
        </w:rPr>
        <w:t xml:space="preserve">be treated as </w:t>
      </w:r>
      <w:r w:rsidR="00BC5B94" w:rsidRPr="005D5979">
        <w:rPr>
          <w:rFonts w:ascii="Arial" w:hAnsi="Arial" w:cs="Arial"/>
          <w:strike/>
          <w:sz w:val="20"/>
          <w:szCs w:val="20"/>
          <w:rPrChange w:id="45" w:author="M Leibold" w:date="2023-01-20T13:14:00Z">
            <w:rPr>
              <w:rFonts w:ascii="Arial" w:hAnsi="Arial" w:cs="Arial"/>
              <w:sz w:val="20"/>
              <w:szCs w:val="20"/>
            </w:rPr>
          </w:rPrChange>
        </w:rPr>
        <w:t>constant</w:t>
      </w:r>
      <w:r w:rsidR="007D451A" w:rsidRPr="005D5979">
        <w:rPr>
          <w:rFonts w:ascii="Arial" w:hAnsi="Arial" w:cs="Arial"/>
          <w:strike/>
          <w:sz w:val="20"/>
          <w:szCs w:val="20"/>
          <w:rPrChange w:id="46" w:author="M Leibold" w:date="2023-01-20T13:14:00Z">
            <w:rPr>
              <w:rFonts w:ascii="Arial" w:hAnsi="Arial" w:cs="Arial"/>
              <w:sz w:val="20"/>
              <w:szCs w:val="20"/>
            </w:rPr>
          </w:rPrChange>
        </w:rPr>
        <w:t>. While there are models of</w:t>
      </w:r>
      <w:r w:rsidR="008A2202" w:rsidRPr="005D5979">
        <w:rPr>
          <w:rFonts w:ascii="Arial" w:hAnsi="Arial" w:cs="Arial"/>
          <w:strike/>
          <w:sz w:val="20"/>
          <w:szCs w:val="20"/>
          <w:rPrChange w:id="47" w:author="M Leibold" w:date="2023-01-20T13:14:00Z">
            <w:rPr>
              <w:rFonts w:ascii="Arial" w:hAnsi="Arial" w:cs="Arial"/>
              <w:sz w:val="20"/>
              <w:szCs w:val="20"/>
            </w:rPr>
          </w:rPrChange>
        </w:rPr>
        <w:t xml:space="preserve"> </w:t>
      </w:r>
      <w:r w:rsidR="007D451A" w:rsidRPr="005D5979">
        <w:rPr>
          <w:rFonts w:ascii="Arial" w:hAnsi="Arial" w:cs="Arial"/>
          <w:strike/>
          <w:sz w:val="20"/>
          <w:szCs w:val="20"/>
          <w:rPrChange w:id="48" w:author="M Leibold" w:date="2023-01-20T13:14:00Z">
            <w:rPr>
              <w:rFonts w:ascii="Arial" w:hAnsi="Arial" w:cs="Arial"/>
              <w:sz w:val="20"/>
              <w:szCs w:val="20"/>
            </w:rPr>
          </w:rPrChange>
        </w:rPr>
        <w:t xml:space="preserve">ecosystems that </w:t>
      </w:r>
      <w:r w:rsidR="008A2202" w:rsidRPr="005D5979">
        <w:rPr>
          <w:rFonts w:ascii="Arial" w:hAnsi="Arial" w:cs="Arial"/>
          <w:strike/>
          <w:sz w:val="20"/>
          <w:szCs w:val="20"/>
          <w:rPrChange w:id="49" w:author="M Leibold" w:date="2023-01-20T13:14:00Z">
            <w:rPr>
              <w:rFonts w:ascii="Arial" w:hAnsi="Arial" w:cs="Arial"/>
              <w:sz w:val="20"/>
              <w:szCs w:val="20"/>
            </w:rPr>
          </w:rPrChange>
        </w:rPr>
        <w:t>consider</w:t>
      </w:r>
      <w:r w:rsidR="007D451A" w:rsidRPr="005D5979">
        <w:rPr>
          <w:rFonts w:ascii="Arial" w:hAnsi="Arial" w:cs="Arial"/>
          <w:strike/>
          <w:sz w:val="20"/>
          <w:szCs w:val="20"/>
          <w:rPrChange w:id="50" w:author="M Leibold" w:date="2023-01-20T13:14:00Z">
            <w:rPr>
              <w:rFonts w:ascii="Arial" w:hAnsi="Arial" w:cs="Arial"/>
              <w:sz w:val="20"/>
              <w:szCs w:val="20"/>
            </w:rPr>
          </w:rPrChange>
        </w:rPr>
        <w:t xml:space="preserve"> </w:t>
      </w:r>
      <w:r w:rsidR="008A2202" w:rsidRPr="005D5979">
        <w:rPr>
          <w:rFonts w:ascii="Arial" w:hAnsi="Arial" w:cs="Arial"/>
          <w:strike/>
          <w:sz w:val="20"/>
          <w:szCs w:val="20"/>
          <w:rPrChange w:id="51" w:author="M Leibold" w:date="2023-01-20T13:14:00Z">
            <w:rPr>
              <w:rFonts w:ascii="Arial" w:hAnsi="Arial" w:cs="Arial"/>
              <w:sz w:val="20"/>
              <w:szCs w:val="20"/>
            </w:rPr>
          </w:rPrChange>
        </w:rPr>
        <w:t xml:space="preserve">the dynamics of </w:t>
      </w:r>
      <w:r w:rsidR="00630E9F" w:rsidRPr="005D5979">
        <w:rPr>
          <w:rFonts w:ascii="Arial" w:hAnsi="Arial" w:cs="Arial"/>
          <w:strike/>
          <w:sz w:val="20"/>
          <w:szCs w:val="20"/>
          <w:rPrChange w:id="52" w:author="M Leibold" w:date="2023-01-20T13:14:00Z">
            <w:rPr>
              <w:rFonts w:ascii="Arial" w:hAnsi="Arial" w:cs="Arial"/>
              <w:sz w:val="20"/>
              <w:szCs w:val="20"/>
            </w:rPr>
          </w:rPrChange>
        </w:rPr>
        <w:t>specific</w:t>
      </w:r>
      <w:r w:rsidR="008A2202" w:rsidRPr="005D5979">
        <w:rPr>
          <w:rFonts w:ascii="Arial" w:hAnsi="Arial" w:cs="Arial"/>
          <w:strike/>
          <w:sz w:val="20"/>
          <w:szCs w:val="20"/>
          <w:rPrChange w:id="53" w:author="M Leibold" w:date="2023-01-20T13:14:00Z">
            <w:rPr>
              <w:rFonts w:ascii="Arial" w:hAnsi="Arial" w:cs="Arial"/>
              <w:sz w:val="20"/>
              <w:szCs w:val="20"/>
            </w:rPr>
          </w:rPrChange>
        </w:rPr>
        <w:t xml:space="preserve"> </w:t>
      </w:r>
      <w:r w:rsidR="007D451A" w:rsidRPr="005D5979">
        <w:rPr>
          <w:rFonts w:ascii="Arial" w:hAnsi="Arial" w:cs="Arial"/>
          <w:strike/>
          <w:sz w:val="20"/>
          <w:szCs w:val="20"/>
          <w:rPrChange w:id="54" w:author="M Leibold" w:date="2023-01-20T13:14:00Z">
            <w:rPr>
              <w:rFonts w:ascii="Arial" w:hAnsi="Arial" w:cs="Arial"/>
              <w:sz w:val="20"/>
              <w:szCs w:val="20"/>
            </w:rPr>
          </w:rPrChange>
        </w:rPr>
        <w:t>traits, there is a lack of systematic study o</w:t>
      </w:r>
      <w:r w:rsidR="008A2202" w:rsidRPr="005D5979">
        <w:rPr>
          <w:rFonts w:ascii="Arial" w:hAnsi="Arial" w:cs="Arial"/>
          <w:strike/>
          <w:sz w:val="20"/>
          <w:szCs w:val="20"/>
          <w:rPrChange w:id="55" w:author="M Leibold" w:date="2023-01-20T13:14:00Z">
            <w:rPr>
              <w:rFonts w:ascii="Arial" w:hAnsi="Arial" w:cs="Arial"/>
              <w:sz w:val="20"/>
              <w:szCs w:val="20"/>
            </w:rPr>
          </w:rPrChange>
        </w:rPr>
        <w:t>n</w:t>
      </w:r>
      <w:r w:rsidR="007D451A" w:rsidRPr="005D5979">
        <w:rPr>
          <w:rFonts w:ascii="Arial" w:hAnsi="Arial" w:cs="Arial"/>
          <w:strike/>
          <w:sz w:val="20"/>
          <w:szCs w:val="20"/>
          <w:rPrChange w:id="56" w:author="M Leibold" w:date="2023-01-20T13:14:00Z">
            <w:rPr>
              <w:rFonts w:ascii="Arial" w:hAnsi="Arial" w:cs="Arial"/>
              <w:sz w:val="20"/>
              <w:szCs w:val="20"/>
            </w:rPr>
          </w:rPrChange>
        </w:rPr>
        <w:t xml:space="preserve"> the consequences of </w:t>
      </w:r>
      <w:r w:rsidR="00F3576E" w:rsidRPr="005D5979">
        <w:rPr>
          <w:rFonts w:ascii="Arial" w:hAnsi="Arial" w:cs="Arial"/>
          <w:strike/>
          <w:sz w:val="20"/>
          <w:szCs w:val="20"/>
          <w:rPrChange w:id="57" w:author="M Leibold" w:date="2023-01-20T13:14:00Z">
            <w:rPr>
              <w:rFonts w:ascii="Arial" w:hAnsi="Arial" w:cs="Arial"/>
              <w:sz w:val="20"/>
              <w:szCs w:val="20"/>
            </w:rPr>
          </w:rPrChange>
        </w:rPr>
        <w:t>dynamic</w:t>
      </w:r>
      <w:r w:rsidR="009201D9" w:rsidRPr="005D5979">
        <w:rPr>
          <w:rFonts w:ascii="Arial" w:hAnsi="Arial" w:cs="Arial"/>
          <w:strike/>
          <w:sz w:val="20"/>
          <w:szCs w:val="20"/>
          <w:rPrChange w:id="58" w:author="M Leibold" w:date="2023-01-20T13:14:00Z">
            <w:rPr>
              <w:rFonts w:ascii="Arial" w:hAnsi="Arial" w:cs="Arial"/>
              <w:sz w:val="20"/>
              <w:szCs w:val="20"/>
            </w:rPr>
          </w:rPrChange>
        </w:rPr>
        <w:t xml:space="preserve"> interaction strengths</w:t>
      </w:r>
      <w:r w:rsidR="00616F21" w:rsidRPr="005D5979">
        <w:rPr>
          <w:rFonts w:ascii="Arial" w:hAnsi="Arial" w:cs="Arial"/>
          <w:strike/>
          <w:sz w:val="20"/>
          <w:szCs w:val="20"/>
          <w:rPrChange w:id="59" w:author="M Leibold" w:date="2023-01-20T13:14:00Z">
            <w:rPr>
              <w:rFonts w:ascii="Arial" w:hAnsi="Arial" w:cs="Arial"/>
              <w:sz w:val="20"/>
              <w:szCs w:val="20"/>
            </w:rPr>
          </w:rPrChange>
        </w:rPr>
        <w:t xml:space="preserve">. We propose to study a general framework where </w:t>
      </w:r>
      <w:r w:rsidR="00636F1E" w:rsidRPr="005D5979">
        <w:rPr>
          <w:rFonts w:ascii="Arial" w:hAnsi="Arial" w:cs="Arial"/>
          <w:strike/>
          <w:sz w:val="20"/>
          <w:szCs w:val="20"/>
          <w:rPrChange w:id="60" w:author="M Leibold" w:date="2023-01-20T13:14:00Z">
            <w:rPr>
              <w:rFonts w:ascii="Arial" w:hAnsi="Arial" w:cs="Arial"/>
              <w:sz w:val="20"/>
              <w:szCs w:val="20"/>
            </w:rPr>
          </w:rPrChange>
        </w:rPr>
        <w:t>the interaction</w:t>
      </w:r>
      <w:r w:rsidR="006266B5" w:rsidRPr="005D5979">
        <w:rPr>
          <w:rFonts w:ascii="Arial" w:hAnsi="Arial" w:cs="Arial"/>
          <w:strike/>
          <w:sz w:val="20"/>
          <w:szCs w:val="20"/>
          <w:rPrChange w:id="61" w:author="M Leibold" w:date="2023-01-20T13:14:00Z">
            <w:rPr>
              <w:rFonts w:ascii="Arial" w:hAnsi="Arial" w:cs="Arial"/>
              <w:sz w:val="20"/>
              <w:szCs w:val="20"/>
            </w:rPr>
          </w:rPrChange>
        </w:rPr>
        <w:t xml:space="preserve"> strength</w:t>
      </w:r>
      <w:r w:rsidR="00636F1E" w:rsidRPr="005D5979">
        <w:rPr>
          <w:rFonts w:ascii="Arial" w:hAnsi="Arial" w:cs="Arial"/>
          <w:strike/>
          <w:sz w:val="20"/>
          <w:szCs w:val="20"/>
          <w:rPrChange w:id="62" w:author="M Leibold" w:date="2023-01-20T13:14:00Z">
            <w:rPr>
              <w:rFonts w:ascii="Arial" w:hAnsi="Arial" w:cs="Arial"/>
              <w:sz w:val="20"/>
              <w:szCs w:val="20"/>
            </w:rPr>
          </w:rPrChange>
        </w:rPr>
        <w:t xml:space="preserve">s depend on </w:t>
      </w:r>
      <w:r w:rsidR="00616F21" w:rsidRPr="005D5979">
        <w:rPr>
          <w:rFonts w:ascii="Arial" w:hAnsi="Arial" w:cs="Arial"/>
          <w:strike/>
          <w:sz w:val="20"/>
          <w:szCs w:val="20"/>
          <w:rPrChange w:id="63" w:author="M Leibold" w:date="2023-01-20T13:14:00Z">
            <w:rPr>
              <w:rFonts w:ascii="Arial" w:hAnsi="Arial" w:cs="Arial"/>
              <w:sz w:val="20"/>
              <w:szCs w:val="20"/>
            </w:rPr>
          </w:rPrChange>
        </w:rPr>
        <w:t xml:space="preserve">the distribution of traits </w:t>
      </w:r>
      <w:r w:rsidR="00636F1E" w:rsidRPr="005D5979">
        <w:rPr>
          <w:rFonts w:ascii="Arial" w:hAnsi="Arial" w:cs="Arial"/>
          <w:strike/>
          <w:sz w:val="20"/>
          <w:szCs w:val="20"/>
          <w:rPrChange w:id="64" w:author="M Leibold" w:date="2023-01-20T13:14:00Z">
            <w:rPr>
              <w:rFonts w:ascii="Arial" w:hAnsi="Arial" w:cs="Arial"/>
              <w:sz w:val="20"/>
              <w:szCs w:val="20"/>
            </w:rPr>
          </w:rPrChange>
        </w:rPr>
        <w:t>within</w:t>
      </w:r>
      <w:r w:rsidR="00616F21" w:rsidRPr="005D5979">
        <w:rPr>
          <w:rFonts w:ascii="Arial" w:hAnsi="Arial" w:cs="Arial"/>
          <w:strike/>
          <w:sz w:val="20"/>
          <w:szCs w:val="20"/>
          <w:rPrChange w:id="65" w:author="M Leibold" w:date="2023-01-20T13:14:00Z">
            <w:rPr>
              <w:rFonts w:ascii="Arial" w:hAnsi="Arial" w:cs="Arial"/>
              <w:sz w:val="20"/>
              <w:szCs w:val="20"/>
            </w:rPr>
          </w:rPrChange>
        </w:rPr>
        <w:t xml:space="preserve"> a population</w:t>
      </w:r>
      <w:r w:rsidR="00636F1E" w:rsidRPr="005D5979">
        <w:rPr>
          <w:rFonts w:ascii="Arial" w:hAnsi="Arial" w:cs="Arial"/>
          <w:strike/>
          <w:sz w:val="20"/>
          <w:szCs w:val="20"/>
          <w:rPrChange w:id="66" w:author="M Leibold" w:date="2023-01-20T13:14:00Z">
            <w:rPr>
              <w:rFonts w:ascii="Arial" w:hAnsi="Arial" w:cs="Arial"/>
              <w:sz w:val="20"/>
              <w:szCs w:val="20"/>
            </w:rPr>
          </w:rPrChange>
        </w:rPr>
        <w:t>, and this</w:t>
      </w:r>
      <w:r w:rsidR="007D19F0" w:rsidRPr="005D5979">
        <w:rPr>
          <w:rFonts w:ascii="Arial" w:hAnsi="Arial" w:cs="Arial"/>
          <w:strike/>
          <w:sz w:val="20"/>
          <w:szCs w:val="20"/>
          <w:rPrChange w:id="67" w:author="M Leibold" w:date="2023-01-20T13:14:00Z">
            <w:rPr>
              <w:rFonts w:ascii="Arial" w:hAnsi="Arial" w:cs="Arial"/>
              <w:sz w:val="20"/>
              <w:szCs w:val="20"/>
            </w:rPr>
          </w:rPrChange>
        </w:rPr>
        <w:t xml:space="preserve"> trait distribution may shift under </w:t>
      </w:r>
      <w:r w:rsidR="00E832DA" w:rsidRPr="005D5979">
        <w:rPr>
          <w:rFonts w:ascii="Arial" w:hAnsi="Arial" w:cs="Arial"/>
          <w:strike/>
          <w:sz w:val="20"/>
          <w:szCs w:val="20"/>
          <w:rPrChange w:id="68" w:author="M Leibold" w:date="2023-01-20T13:14:00Z">
            <w:rPr>
              <w:rFonts w:ascii="Arial" w:hAnsi="Arial" w:cs="Arial"/>
              <w:sz w:val="20"/>
              <w:szCs w:val="20"/>
            </w:rPr>
          </w:rPrChange>
        </w:rPr>
        <w:t>the</w:t>
      </w:r>
      <w:r w:rsidR="007D19F0" w:rsidRPr="005D5979">
        <w:rPr>
          <w:rFonts w:ascii="Arial" w:hAnsi="Arial" w:cs="Arial"/>
          <w:strike/>
          <w:sz w:val="20"/>
          <w:szCs w:val="20"/>
          <w:rPrChange w:id="69" w:author="M Leibold" w:date="2023-01-20T13:14:00Z">
            <w:rPr>
              <w:rFonts w:ascii="Arial" w:hAnsi="Arial" w:cs="Arial"/>
              <w:sz w:val="20"/>
              <w:szCs w:val="20"/>
            </w:rPr>
          </w:rPrChange>
        </w:rPr>
        <w:t xml:space="preserve"> influence</w:t>
      </w:r>
      <w:r w:rsidR="00E832DA" w:rsidRPr="005D5979">
        <w:rPr>
          <w:rFonts w:ascii="Arial" w:hAnsi="Arial" w:cs="Arial"/>
          <w:strike/>
          <w:sz w:val="20"/>
          <w:szCs w:val="20"/>
          <w:rPrChange w:id="70" w:author="M Leibold" w:date="2023-01-20T13:14:00Z">
            <w:rPr>
              <w:rFonts w:ascii="Arial" w:hAnsi="Arial" w:cs="Arial"/>
              <w:sz w:val="20"/>
              <w:szCs w:val="20"/>
            </w:rPr>
          </w:rPrChange>
        </w:rPr>
        <w:t xml:space="preserve"> of other species</w:t>
      </w:r>
      <w:r w:rsidR="007D19F0" w:rsidRPr="005D5979">
        <w:rPr>
          <w:rFonts w:ascii="Arial" w:hAnsi="Arial" w:cs="Arial"/>
          <w:strike/>
          <w:sz w:val="20"/>
          <w:szCs w:val="20"/>
          <w:rPrChange w:id="71" w:author="M Leibold" w:date="2023-01-20T13:14:00Z">
            <w:rPr>
              <w:rFonts w:ascii="Arial" w:hAnsi="Arial" w:cs="Arial"/>
              <w:sz w:val="20"/>
              <w:szCs w:val="20"/>
            </w:rPr>
          </w:rPrChange>
        </w:rPr>
        <w:t xml:space="preserve">. </w:t>
      </w:r>
      <w:r w:rsidR="00041BCA" w:rsidRPr="005D5979">
        <w:rPr>
          <w:rFonts w:ascii="Arial" w:hAnsi="Arial" w:cs="Arial"/>
          <w:strike/>
          <w:sz w:val="20"/>
          <w:szCs w:val="20"/>
          <w:rPrChange w:id="72" w:author="M Leibold" w:date="2023-01-20T13:14:00Z">
            <w:rPr>
              <w:rFonts w:ascii="Arial" w:hAnsi="Arial" w:cs="Arial"/>
              <w:sz w:val="20"/>
              <w:szCs w:val="20"/>
            </w:rPr>
          </w:rPrChange>
        </w:rPr>
        <w:t xml:space="preserve">Such </w:t>
      </w:r>
      <w:r w:rsidR="00636F1E" w:rsidRPr="005D5979">
        <w:rPr>
          <w:rFonts w:ascii="Arial" w:hAnsi="Arial" w:cs="Arial"/>
          <w:strike/>
          <w:sz w:val="20"/>
          <w:szCs w:val="20"/>
          <w:rPrChange w:id="73" w:author="M Leibold" w:date="2023-01-20T13:14:00Z">
            <w:rPr>
              <w:rFonts w:ascii="Arial" w:hAnsi="Arial" w:cs="Arial"/>
              <w:sz w:val="20"/>
              <w:szCs w:val="20"/>
            </w:rPr>
          </w:rPrChange>
        </w:rPr>
        <w:t>trait shifts</w:t>
      </w:r>
      <w:r w:rsidR="007D19F0" w:rsidRPr="005D5979">
        <w:rPr>
          <w:rFonts w:ascii="Arial" w:hAnsi="Arial" w:cs="Arial"/>
          <w:strike/>
          <w:sz w:val="20"/>
          <w:szCs w:val="20"/>
          <w:rPrChange w:id="74" w:author="M Leibold" w:date="2023-01-20T13:14:00Z">
            <w:rPr>
              <w:rFonts w:ascii="Arial" w:hAnsi="Arial" w:cs="Arial"/>
              <w:sz w:val="20"/>
              <w:szCs w:val="20"/>
            </w:rPr>
          </w:rPrChange>
        </w:rPr>
        <w:t xml:space="preserve"> effectively </w:t>
      </w:r>
      <w:r w:rsidR="009E098B" w:rsidRPr="005D5979">
        <w:rPr>
          <w:rFonts w:ascii="Arial" w:hAnsi="Arial" w:cs="Arial"/>
          <w:strike/>
          <w:sz w:val="20"/>
          <w:szCs w:val="20"/>
          <w:rPrChange w:id="75" w:author="M Leibold" w:date="2023-01-20T13:14:00Z">
            <w:rPr>
              <w:rFonts w:ascii="Arial" w:hAnsi="Arial" w:cs="Arial"/>
              <w:sz w:val="20"/>
              <w:szCs w:val="20"/>
            </w:rPr>
          </w:rPrChange>
        </w:rPr>
        <w:t>result in</w:t>
      </w:r>
      <w:r w:rsidR="007D19F0" w:rsidRPr="005D5979">
        <w:rPr>
          <w:rFonts w:ascii="Arial" w:hAnsi="Arial" w:cs="Arial"/>
          <w:strike/>
          <w:sz w:val="20"/>
          <w:szCs w:val="20"/>
          <w:rPrChange w:id="76" w:author="M Leibold" w:date="2023-01-20T13:14:00Z">
            <w:rPr>
              <w:rFonts w:ascii="Arial" w:hAnsi="Arial" w:cs="Arial"/>
              <w:sz w:val="20"/>
              <w:szCs w:val="20"/>
            </w:rPr>
          </w:rPrChange>
        </w:rPr>
        <w:t xml:space="preserve"> </w:t>
      </w:r>
      <w:r w:rsidR="00041BCA" w:rsidRPr="005D5979">
        <w:rPr>
          <w:rFonts w:ascii="Arial" w:hAnsi="Arial" w:cs="Arial"/>
          <w:strike/>
          <w:sz w:val="20"/>
          <w:szCs w:val="20"/>
          <w:rPrChange w:id="77" w:author="M Leibold" w:date="2023-01-20T13:14:00Z">
            <w:rPr>
              <w:rFonts w:ascii="Arial" w:hAnsi="Arial" w:cs="Arial"/>
              <w:sz w:val="20"/>
              <w:szCs w:val="20"/>
            </w:rPr>
          </w:rPrChange>
        </w:rPr>
        <w:t xml:space="preserve">the modification of </w:t>
      </w:r>
      <w:r w:rsidR="007D19F0" w:rsidRPr="005D5979">
        <w:rPr>
          <w:rFonts w:ascii="Arial" w:hAnsi="Arial" w:cs="Arial"/>
          <w:strike/>
          <w:sz w:val="20"/>
          <w:szCs w:val="20"/>
          <w:rPrChange w:id="78" w:author="M Leibold" w:date="2023-01-20T13:14:00Z">
            <w:rPr>
              <w:rFonts w:ascii="Arial" w:hAnsi="Arial" w:cs="Arial"/>
              <w:sz w:val="20"/>
              <w:szCs w:val="20"/>
            </w:rPr>
          </w:rPrChange>
        </w:rPr>
        <w:t>interaction strength</w:t>
      </w:r>
      <w:r w:rsidR="008A2202" w:rsidRPr="005D5979">
        <w:rPr>
          <w:rFonts w:ascii="Arial" w:hAnsi="Arial" w:cs="Arial"/>
          <w:strike/>
          <w:sz w:val="20"/>
          <w:szCs w:val="20"/>
          <w:rPrChange w:id="79" w:author="M Leibold" w:date="2023-01-20T13:14:00Z">
            <w:rPr>
              <w:rFonts w:ascii="Arial" w:hAnsi="Arial" w:cs="Arial"/>
              <w:sz w:val="20"/>
              <w:szCs w:val="20"/>
            </w:rPr>
          </w:rPrChange>
        </w:rPr>
        <w:t>s</w:t>
      </w:r>
      <w:r w:rsidR="007D19F0" w:rsidRPr="005D5979">
        <w:rPr>
          <w:rFonts w:ascii="Arial" w:hAnsi="Arial" w:cs="Arial"/>
          <w:strike/>
          <w:sz w:val="20"/>
          <w:szCs w:val="20"/>
          <w:rPrChange w:id="80" w:author="M Leibold" w:date="2023-01-20T13:14:00Z">
            <w:rPr>
              <w:rFonts w:ascii="Arial" w:hAnsi="Arial" w:cs="Arial"/>
              <w:sz w:val="20"/>
              <w:szCs w:val="20"/>
            </w:rPr>
          </w:rPrChange>
        </w:rPr>
        <w:t xml:space="preserve"> between species.</w:t>
      </w:r>
      <w:r w:rsidR="002C0548" w:rsidRPr="005D5979">
        <w:rPr>
          <w:rFonts w:ascii="Arial" w:hAnsi="Arial" w:cs="Arial"/>
          <w:strike/>
          <w:sz w:val="20"/>
          <w:szCs w:val="20"/>
          <w:rPrChange w:id="81" w:author="M Leibold" w:date="2023-01-20T13:14:00Z">
            <w:rPr>
              <w:rFonts w:ascii="Arial" w:hAnsi="Arial" w:cs="Arial"/>
              <w:sz w:val="20"/>
              <w:szCs w:val="20"/>
            </w:rPr>
          </w:rPrChange>
        </w:rPr>
        <w:t xml:space="preserve"> </w:t>
      </w:r>
      <w:r w:rsidR="00333D99" w:rsidRPr="005D5979">
        <w:rPr>
          <w:rFonts w:ascii="Arial" w:hAnsi="Arial" w:cs="Arial"/>
          <w:strike/>
          <w:sz w:val="20"/>
          <w:szCs w:val="20"/>
          <w:rPrChange w:id="82" w:author="M Leibold" w:date="2023-01-20T13:14:00Z">
            <w:rPr>
              <w:rFonts w:ascii="Arial" w:hAnsi="Arial" w:cs="Arial"/>
              <w:sz w:val="20"/>
              <w:szCs w:val="20"/>
            </w:rPr>
          </w:rPrChange>
        </w:rPr>
        <w:t xml:space="preserve">There is a gap in understanding how such </w:t>
      </w:r>
      <w:r w:rsidR="0024640A" w:rsidRPr="005D5979">
        <w:rPr>
          <w:rFonts w:ascii="Arial" w:hAnsi="Arial" w:cs="Arial"/>
          <w:strike/>
          <w:sz w:val="20"/>
          <w:szCs w:val="20"/>
          <w:rPrChange w:id="83" w:author="M Leibold" w:date="2023-01-20T13:14:00Z">
            <w:rPr>
              <w:rFonts w:ascii="Arial" w:hAnsi="Arial" w:cs="Arial"/>
              <w:sz w:val="20"/>
              <w:szCs w:val="20"/>
            </w:rPr>
          </w:rPrChange>
        </w:rPr>
        <w:t>trait-mediated interaction modification</w:t>
      </w:r>
      <w:r w:rsidR="002C0548" w:rsidRPr="005D5979">
        <w:rPr>
          <w:rFonts w:ascii="Arial" w:hAnsi="Arial" w:cs="Arial"/>
          <w:strike/>
          <w:sz w:val="20"/>
          <w:szCs w:val="20"/>
          <w:rPrChange w:id="84" w:author="M Leibold" w:date="2023-01-20T13:14:00Z">
            <w:rPr>
              <w:rFonts w:ascii="Arial" w:hAnsi="Arial" w:cs="Arial"/>
              <w:sz w:val="20"/>
              <w:szCs w:val="20"/>
            </w:rPr>
          </w:rPrChange>
        </w:rPr>
        <w:t xml:space="preserve"> will affect the stability of ecosystems and the persistence of species.</w:t>
      </w:r>
    </w:p>
    <w:p w14:paraId="666879AA" w14:textId="3A701A02" w:rsidR="005D5979" w:rsidRDefault="005D5979" w:rsidP="005413E0">
      <w:pPr>
        <w:widowControl w:val="0"/>
        <w:spacing w:after="120"/>
        <w:rPr>
          <w:rFonts w:ascii="Arial" w:hAnsi="Arial" w:cs="Arial"/>
          <w:sz w:val="20"/>
          <w:szCs w:val="20"/>
        </w:rPr>
      </w:pPr>
      <w:ins w:id="85" w:author="M Leibold" w:date="2023-01-15T09:08:00Z">
        <w:r>
          <w:rPr>
            <w:rFonts w:ascii="Arial" w:hAnsi="Arial" w:cs="Arial"/>
            <w:sz w:val="20"/>
            <w:szCs w:val="20"/>
          </w:rPr>
          <w:t>The stability of ecosystems is affected by both natural and, increasin</w:t>
        </w:r>
      </w:ins>
      <w:ins w:id="86" w:author="M Leibold" w:date="2023-01-15T09:09:00Z">
        <w:r>
          <w:rPr>
            <w:rFonts w:ascii="Arial" w:hAnsi="Arial" w:cs="Arial"/>
            <w:sz w:val="20"/>
            <w:szCs w:val="20"/>
          </w:rPr>
          <w:t xml:space="preserve">gly, human factors that affect the component species directly but also indirectly due to the complex species interactions within the ecosystem.  </w:t>
        </w:r>
      </w:ins>
      <w:ins w:id="87" w:author="M Leibold" w:date="2023-01-15T09:10:00Z">
        <w:r>
          <w:rPr>
            <w:rFonts w:ascii="Arial" w:hAnsi="Arial" w:cs="Arial"/>
            <w:sz w:val="20"/>
            <w:szCs w:val="20"/>
          </w:rPr>
          <w:t>Most theoretical work on these interactions mod</w:t>
        </w:r>
      </w:ins>
      <w:ins w:id="88" w:author="M Leibold" w:date="2023-01-15T09:11:00Z">
        <w:r>
          <w:rPr>
            <w:rFonts w:ascii="Arial" w:hAnsi="Arial" w:cs="Arial"/>
            <w:sz w:val="20"/>
            <w:szCs w:val="20"/>
          </w:rPr>
          <w:t xml:space="preserve">els them as a network of pairwise </w:t>
        </w:r>
      </w:ins>
      <w:ins w:id="89" w:author="M Leibold" w:date="2023-01-15T09:14:00Z">
        <w:r>
          <w:rPr>
            <w:rFonts w:ascii="Arial" w:hAnsi="Arial" w:cs="Arial"/>
            <w:sz w:val="20"/>
            <w:szCs w:val="20"/>
          </w:rPr>
          <w:t xml:space="preserve">species </w:t>
        </w:r>
      </w:ins>
      <w:ins w:id="90" w:author="M Leibold" w:date="2023-01-15T09:11:00Z">
        <w:r>
          <w:rPr>
            <w:rFonts w:ascii="Arial" w:hAnsi="Arial" w:cs="Arial"/>
            <w:sz w:val="20"/>
            <w:szCs w:val="20"/>
          </w:rPr>
          <w:t>interactions that drive variation and covariation in species abundances due to fixed inter</w:t>
        </w:r>
      </w:ins>
      <w:ins w:id="91" w:author="M Leibold" w:date="2023-01-15T09:12:00Z">
        <w:r>
          <w:rPr>
            <w:rFonts w:ascii="Arial" w:hAnsi="Arial" w:cs="Arial"/>
            <w:sz w:val="20"/>
            <w:szCs w:val="20"/>
          </w:rPr>
          <w:t xml:space="preserve">action parameters.  Although this is convenient and has produced </w:t>
        </w:r>
      </w:ins>
      <w:ins w:id="92" w:author="M Leibold" w:date="2023-01-15T09:13:00Z">
        <w:r>
          <w:rPr>
            <w:rFonts w:ascii="Arial" w:hAnsi="Arial" w:cs="Arial"/>
            <w:sz w:val="20"/>
            <w:szCs w:val="20"/>
          </w:rPr>
          <w:t>many important insights</w:t>
        </w:r>
      </w:ins>
      <w:ins w:id="93" w:author="M Leibold" w:date="2023-01-15T09:14:00Z">
        <w:r>
          <w:rPr>
            <w:rFonts w:ascii="Arial" w:hAnsi="Arial" w:cs="Arial"/>
            <w:sz w:val="20"/>
            <w:szCs w:val="20"/>
          </w:rPr>
          <w:t>, it ignores the possible intraspecific variation in how individ</w:t>
        </w:r>
      </w:ins>
      <w:ins w:id="94" w:author="M Leibold" w:date="2023-01-15T09:15:00Z">
        <w:r>
          <w:rPr>
            <w:rFonts w:ascii="Arial" w:hAnsi="Arial" w:cs="Arial"/>
            <w:sz w:val="20"/>
            <w:szCs w:val="20"/>
          </w:rPr>
          <w:t>uals participate in these interactions</w:t>
        </w:r>
      </w:ins>
      <w:ins w:id="95" w:author="M Leibold" w:date="2023-01-20T13:09:00Z">
        <w:r>
          <w:rPr>
            <w:rFonts w:ascii="Arial" w:hAnsi="Arial" w:cs="Arial"/>
            <w:sz w:val="20"/>
            <w:szCs w:val="20"/>
          </w:rPr>
          <w:t xml:space="preserve"> due to variat</w:t>
        </w:r>
      </w:ins>
      <w:ins w:id="96" w:author="M Leibold" w:date="2023-01-20T13:10:00Z">
        <w:r>
          <w:rPr>
            <w:rFonts w:ascii="Arial" w:hAnsi="Arial" w:cs="Arial"/>
            <w:sz w:val="20"/>
            <w:szCs w:val="20"/>
          </w:rPr>
          <w:t>ion in their ecological traits. As such, interactions are not necessarily fixed because they can vary as the trait distributions change</w:t>
        </w:r>
      </w:ins>
      <w:ins w:id="97" w:author="M Leibold" w:date="2023-01-20T13:11:00Z">
        <w:r>
          <w:rPr>
            <w:rFonts w:ascii="Arial" w:hAnsi="Arial" w:cs="Arial"/>
            <w:sz w:val="20"/>
            <w:szCs w:val="20"/>
          </w:rPr>
          <w:t xml:space="preserve"> depending on local community context (environment and/or occupancy by other species)</w:t>
        </w:r>
      </w:ins>
      <w:ins w:id="98" w:author="M Leibold" w:date="2023-01-15T09:15:00Z">
        <w:r>
          <w:rPr>
            <w:rFonts w:ascii="Arial" w:hAnsi="Arial" w:cs="Arial"/>
            <w:sz w:val="20"/>
            <w:szCs w:val="20"/>
          </w:rPr>
          <w:t>.</w:t>
        </w:r>
      </w:ins>
      <w:ins w:id="99" w:author="M Leibold" w:date="2023-01-20T13:11:00Z">
        <w:r>
          <w:rPr>
            <w:rFonts w:ascii="Arial" w:hAnsi="Arial" w:cs="Arial"/>
            <w:sz w:val="20"/>
            <w:szCs w:val="20"/>
          </w:rPr>
          <w:t xml:space="preserve">  Al</w:t>
        </w:r>
      </w:ins>
      <w:ins w:id="100" w:author="M Leibold" w:date="2023-01-20T13:12:00Z">
        <w:r>
          <w:rPr>
            <w:rFonts w:ascii="Arial" w:hAnsi="Arial" w:cs="Arial"/>
            <w:sz w:val="20"/>
            <w:szCs w:val="20"/>
          </w:rPr>
          <w:t xml:space="preserve">though </w:t>
        </w:r>
        <w:proofErr w:type="gramStart"/>
        <w:r>
          <w:rPr>
            <w:rFonts w:ascii="Arial" w:hAnsi="Arial" w:cs="Arial"/>
            <w:sz w:val="20"/>
            <w:szCs w:val="20"/>
          </w:rPr>
          <w:t>a number of</w:t>
        </w:r>
        <w:proofErr w:type="gramEnd"/>
        <w:r>
          <w:rPr>
            <w:rFonts w:ascii="Arial" w:hAnsi="Arial" w:cs="Arial"/>
            <w:sz w:val="20"/>
            <w:szCs w:val="20"/>
          </w:rPr>
          <w:t xml:space="preserve"> examples illustrate the significance of </w:t>
        </w:r>
        <w:proofErr w:type="spellStart"/>
        <w:r>
          <w:rPr>
            <w:rFonts w:ascii="Arial" w:hAnsi="Arial" w:cs="Arial"/>
            <w:sz w:val="20"/>
            <w:szCs w:val="20"/>
          </w:rPr>
          <w:t>thus</w:t>
        </w:r>
        <w:proofErr w:type="spellEnd"/>
        <w:r>
          <w:rPr>
            <w:rFonts w:ascii="Arial" w:hAnsi="Arial" w:cs="Arial"/>
            <w:sz w:val="20"/>
            <w:szCs w:val="20"/>
          </w:rPr>
          <w:t xml:space="preserve"> trait</w:t>
        </w:r>
      </w:ins>
      <w:ins w:id="101" w:author="M Leibold" w:date="2023-01-20T13:13:00Z">
        <w:r>
          <w:rPr>
            <w:rFonts w:ascii="Arial" w:hAnsi="Arial" w:cs="Arial"/>
            <w:sz w:val="20"/>
            <w:szCs w:val="20"/>
          </w:rPr>
          <w:t xml:space="preserve">-mediated changes in species interactions (see below), </w:t>
        </w:r>
      </w:ins>
      <w:ins w:id="102" w:author="M Leibold" w:date="2023-01-20T13:14:00Z">
        <w:r>
          <w:rPr>
            <w:rFonts w:ascii="Arial" w:hAnsi="Arial" w:cs="Arial"/>
            <w:sz w:val="20"/>
            <w:szCs w:val="20"/>
          </w:rPr>
          <w:t>there remains a large gap in understanding how such trait-mediated interaction modification will affect the stability of ecosystems and the persistence of species.</w:t>
        </w:r>
      </w:ins>
    </w:p>
    <w:p w14:paraId="0A10A3D3" w14:textId="74DBF383" w:rsidR="009F765C" w:rsidRDefault="009E098B" w:rsidP="005413E0">
      <w:pPr>
        <w:widowControl w:val="0"/>
        <w:spacing w:after="120"/>
        <w:rPr>
          <w:rFonts w:ascii="Arial" w:hAnsi="Arial" w:cs="Arial"/>
          <w:sz w:val="20"/>
          <w:szCs w:val="20"/>
        </w:rPr>
      </w:pPr>
      <w:r>
        <w:rPr>
          <w:rFonts w:ascii="Arial" w:hAnsi="Arial" w:cs="Arial"/>
          <w:sz w:val="20"/>
          <w:szCs w:val="20"/>
        </w:rPr>
        <w:t xml:space="preserve">Mathematically, </w:t>
      </w:r>
      <w:r w:rsidR="002C0548">
        <w:rPr>
          <w:rFonts w:ascii="Arial" w:hAnsi="Arial" w:cs="Arial"/>
          <w:sz w:val="20"/>
          <w:szCs w:val="20"/>
        </w:rPr>
        <w:t>trait shifts</w:t>
      </w:r>
      <w:r w:rsidR="002C0548" w:rsidRPr="007D19F0">
        <w:rPr>
          <w:rFonts w:ascii="Arial" w:hAnsi="Arial" w:cs="Arial"/>
          <w:sz w:val="20"/>
          <w:szCs w:val="20"/>
        </w:rPr>
        <w:t xml:space="preserve"> give rise to dynamical systems where the interaction strength</w:t>
      </w:r>
      <w:r w:rsidR="002C0548">
        <w:rPr>
          <w:rFonts w:ascii="Arial" w:hAnsi="Arial" w:cs="Arial"/>
          <w:sz w:val="20"/>
          <w:szCs w:val="20"/>
        </w:rPr>
        <w:t>s</w:t>
      </w:r>
      <w:r w:rsidR="002C0548" w:rsidRPr="007D19F0">
        <w:rPr>
          <w:rFonts w:ascii="Arial" w:hAnsi="Arial" w:cs="Arial"/>
          <w:sz w:val="20"/>
          <w:szCs w:val="20"/>
        </w:rPr>
        <w:t xml:space="preserve"> between species can change over time.</w:t>
      </w:r>
      <w:r w:rsidR="002C0548" w:rsidRPr="002C0548">
        <w:rPr>
          <w:rFonts w:ascii="Arial" w:hAnsi="Arial" w:cs="Arial"/>
          <w:sz w:val="20"/>
          <w:szCs w:val="20"/>
        </w:rPr>
        <w:t xml:space="preserve"> </w:t>
      </w:r>
      <w:r w:rsidR="0083727D">
        <w:rPr>
          <w:rFonts w:ascii="Arial" w:hAnsi="Arial" w:cs="Arial"/>
          <w:sz w:val="20"/>
          <w:szCs w:val="20"/>
        </w:rPr>
        <w:t xml:space="preserve">Our preliminary results have shown that these dynamical systems will exhibit new types of behavior, such as </w:t>
      </w:r>
      <w:r w:rsidR="0083727D" w:rsidRPr="0083727D">
        <w:rPr>
          <w:rFonts w:ascii="Arial" w:hAnsi="Arial" w:cs="Arial"/>
          <w:sz w:val="20"/>
          <w:szCs w:val="20"/>
        </w:rPr>
        <w:t xml:space="preserve">the emergence of new attractors, the introduction of new timescales, and the appearance of new dynamics </w:t>
      </w:r>
      <w:r w:rsidR="009F0000">
        <w:rPr>
          <w:rFonts w:ascii="Arial" w:hAnsi="Arial" w:cs="Arial"/>
          <w:sz w:val="20"/>
          <w:szCs w:val="20"/>
        </w:rPr>
        <w:t>(such as</w:t>
      </w:r>
      <w:r w:rsidR="00BA1F26">
        <w:rPr>
          <w:rFonts w:ascii="Arial" w:hAnsi="Arial" w:cs="Arial"/>
          <w:sz w:val="20"/>
          <w:szCs w:val="20"/>
        </w:rPr>
        <w:t xml:space="preserve"> </w:t>
      </w:r>
      <w:r w:rsidR="0083727D" w:rsidRPr="0083727D">
        <w:rPr>
          <w:rFonts w:ascii="Arial" w:hAnsi="Arial" w:cs="Arial"/>
          <w:sz w:val="20"/>
          <w:szCs w:val="20"/>
        </w:rPr>
        <w:t>hybrid systems</w:t>
      </w:r>
      <w:r w:rsidR="006E6BD9">
        <w:rPr>
          <w:rFonts w:ascii="Arial" w:hAnsi="Arial" w:cs="Arial"/>
          <w:sz w:val="20"/>
          <w:szCs w:val="20"/>
        </w:rPr>
        <w:t>, Jackson &amp; Xue 2022</w:t>
      </w:r>
      <w:r w:rsidR="009F0000">
        <w:rPr>
          <w:rFonts w:ascii="Arial" w:hAnsi="Arial" w:cs="Arial"/>
          <w:sz w:val="20"/>
          <w:szCs w:val="20"/>
        </w:rPr>
        <w:t>)</w:t>
      </w:r>
      <w:r w:rsidR="00BA1F26">
        <w:rPr>
          <w:rFonts w:ascii="Arial" w:hAnsi="Arial" w:cs="Arial"/>
          <w:sz w:val="20"/>
          <w:szCs w:val="20"/>
        </w:rPr>
        <w:t>.</w:t>
      </w:r>
      <w:r w:rsidR="0083727D">
        <w:rPr>
          <w:rFonts w:ascii="Arial" w:hAnsi="Arial" w:cs="Arial"/>
          <w:sz w:val="20"/>
          <w:szCs w:val="20"/>
        </w:rPr>
        <w:t xml:space="preserve"> </w:t>
      </w:r>
      <w:r w:rsidR="003E3482">
        <w:rPr>
          <w:rFonts w:ascii="Arial" w:hAnsi="Arial" w:cs="Arial"/>
          <w:sz w:val="20"/>
          <w:szCs w:val="20"/>
        </w:rPr>
        <w:t>Thus,</w:t>
      </w:r>
      <w:r w:rsidR="00456778">
        <w:rPr>
          <w:rFonts w:ascii="Arial" w:hAnsi="Arial" w:cs="Arial"/>
          <w:sz w:val="20"/>
          <w:szCs w:val="20"/>
        </w:rPr>
        <w:t xml:space="preserve"> it is </w:t>
      </w:r>
      <w:r w:rsidR="008D0077">
        <w:rPr>
          <w:rFonts w:ascii="Arial" w:hAnsi="Arial" w:cs="Arial"/>
          <w:sz w:val="20"/>
          <w:szCs w:val="20"/>
        </w:rPr>
        <w:t>of mathematical interest to analyze such special dynamical systems.</w:t>
      </w:r>
      <w:r w:rsidR="00086EA7">
        <w:rPr>
          <w:rFonts w:ascii="Arial" w:hAnsi="Arial" w:cs="Arial"/>
          <w:sz w:val="20"/>
          <w:szCs w:val="20"/>
        </w:rPr>
        <w:t xml:space="preserve"> </w:t>
      </w:r>
      <w:r w:rsidR="00826492">
        <w:rPr>
          <w:rFonts w:ascii="Arial" w:hAnsi="Arial" w:cs="Arial"/>
          <w:sz w:val="20"/>
          <w:szCs w:val="20"/>
        </w:rPr>
        <w:t xml:space="preserve">For simple systems </w:t>
      </w:r>
      <w:r w:rsidR="00676EBC">
        <w:rPr>
          <w:rFonts w:ascii="Arial" w:hAnsi="Arial" w:cs="Arial"/>
          <w:sz w:val="20"/>
          <w:szCs w:val="20"/>
        </w:rPr>
        <w:t xml:space="preserve">with </w:t>
      </w:r>
      <w:r>
        <w:rPr>
          <w:rFonts w:ascii="Arial" w:hAnsi="Arial" w:cs="Arial"/>
          <w:sz w:val="20"/>
          <w:szCs w:val="20"/>
        </w:rPr>
        <w:t xml:space="preserve">a </w:t>
      </w:r>
      <w:r w:rsidR="00676EBC">
        <w:rPr>
          <w:rFonts w:ascii="Arial" w:hAnsi="Arial" w:cs="Arial"/>
          <w:sz w:val="20"/>
          <w:szCs w:val="20"/>
        </w:rPr>
        <w:t>few species</w:t>
      </w:r>
      <w:r w:rsidR="00826492">
        <w:rPr>
          <w:rFonts w:ascii="Arial" w:hAnsi="Arial" w:cs="Arial"/>
          <w:sz w:val="20"/>
          <w:szCs w:val="20"/>
        </w:rPr>
        <w:t xml:space="preserve">, such as three-species competitions, </w:t>
      </w:r>
      <w:r w:rsidR="003E3482">
        <w:rPr>
          <w:rFonts w:ascii="Arial" w:hAnsi="Arial" w:cs="Arial"/>
          <w:sz w:val="20"/>
          <w:szCs w:val="20"/>
        </w:rPr>
        <w:t>previous</w:t>
      </w:r>
      <w:r w:rsidR="00826492">
        <w:rPr>
          <w:rFonts w:ascii="Arial" w:hAnsi="Arial" w:cs="Arial"/>
          <w:sz w:val="20"/>
          <w:szCs w:val="20"/>
        </w:rPr>
        <w:t xml:space="preserve"> </w:t>
      </w:r>
      <w:r w:rsidR="009F0000">
        <w:rPr>
          <w:rFonts w:ascii="Arial" w:hAnsi="Arial" w:cs="Arial"/>
          <w:sz w:val="20"/>
          <w:szCs w:val="20"/>
        </w:rPr>
        <w:t>work has</w:t>
      </w:r>
      <w:r w:rsidR="00826492">
        <w:rPr>
          <w:rFonts w:ascii="Arial" w:hAnsi="Arial" w:cs="Arial"/>
          <w:sz w:val="20"/>
          <w:szCs w:val="20"/>
        </w:rPr>
        <w:t xml:space="preserve"> show</w:t>
      </w:r>
      <w:r w:rsidR="009F0000">
        <w:rPr>
          <w:rFonts w:ascii="Arial" w:hAnsi="Arial" w:cs="Arial"/>
          <w:sz w:val="20"/>
          <w:szCs w:val="20"/>
        </w:rPr>
        <w:t>n</w:t>
      </w:r>
      <w:r w:rsidR="00826492">
        <w:rPr>
          <w:rFonts w:ascii="Arial" w:hAnsi="Arial" w:cs="Arial"/>
          <w:sz w:val="20"/>
          <w:szCs w:val="20"/>
        </w:rPr>
        <w:t xml:space="preserve"> that the</w:t>
      </w:r>
      <w:r w:rsidR="009F0000">
        <w:rPr>
          <w:rFonts w:ascii="Arial" w:hAnsi="Arial" w:cs="Arial"/>
          <w:sz w:val="20"/>
          <w:szCs w:val="20"/>
        </w:rPr>
        <w:t>re</w:t>
      </w:r>
      <w:r w:rsidR="00826492">
        <w:rPr>
          <w:rFonts w:ascii="Arial" w:hAnsi="Arial" w:cs="Arial"/>
          <w:sz w:val="20"/>
          <w:szCs w:val="20"/>
        </w:rPr>
        <w:t xml:space="preserve"> </w:t>
      </w:r>
      <w:r w:rsidR="00E02220">
        <w:rPr>
          <w:rFonts w:ascii="Arial" w:hAnsi="Arial" w:cs="Arial"/>
          <w:sz w:val="20"/>
          <w:szCs w:val="20"/>
        </w:rPr>
        <w:t xml:space="preserve">is </w:t>
      </w:r>
      <w:r w:rsidR="003E3482">
        <w:rPr>
          <w:rFonts w:ascii="Arial" w:hAnsi="Arial" w:cs="Arial"/>
          <w:sz w:val="20"/>
          <w:szCs w:val="20"/>
        </w:rPr>
        <w:t>a limited number of</w:t>
      </w:r>
      <w:r w:rsidR="00E02220">
        <w:rPr>
          <w:rFonts w:ascii="Arial" w:hAnsi="Arial" w:cs="Arial"/>
          <w:sz w:val="20"/>
          <w:szCs w:val="20"/>
        </w:rPr>
        <w:t xml:space="preserve"> </w:t>
      </w:r>
      <w:r w:rsidR="003E3482">
        <w:rPr>
          <w:rFonts w:ascii="Arial" w:hAnsi="Arial" w:cs="Arial"/>
          <w:sz w:val="20"/>
          <w:szCs w:val="20"/>
        </w:rPr>
        <w:t>possible</w:t>
      </w:r>
      <w:r w:rsidR="00E02220">
        <w:rPr>
          <w:rFonts w:ascii="Arial" w:hAnsi="Arial" w:cs="Arial"/>
          <w:sz w:val="20"/>
          <w:szCs w:val="20"/>
        </w:rPr>
        <w:t xml:space="preserve"> </w:t>
      </w:r>
      <w:r w:rsidR="009F0000">
        <w:rPr>
          <w:rFonts w:ascii="Arial" w:hAnsi="Arial" w:cs="Arial"/>
          <w:sz w:val="20"/>
          <w:szCs w:val="20"/>
        </w:rPr>
        <w:t xml:space="preserve">structures for the </w:t>
      </w:r>
      <w:r w:rsidR="00444BBA">
        <w:rPr>
          <w:rFonts w:ascii="Arial" w:hAnsi="Arial" w:cs="Arial"/>
          <w:sz w:val="20"/>
          <w:szCs w:val="20"/>
        </w:rPr>
        <w:t>equilibrium</w:t>
      </w:r>
      <w:r w:rsidR="0063596B">
        <w:rPr>
          <w:rFonts w:ascii="Arial" w:hAnsi="Arial" w:cs="Arial"/>
          <w:sz w:val="20"/>
          <w:szCs w:val="20"/>
        </w:rPr>
        <w:t xml:space="preserve"> (Zeeman 1993)</w:t>
      </w:r>
      <w:r w:rsidR="00E02220">
        <w:rPr>
          <w:rFonts w:ascii="Arial" w:hAnsi="Arial" w:cs="Arial"/>
          <w:sz w:val="20"/>
          <w:szCs w:val="20"/>
        </w:rPr>
        <w:t xml:space="preserve">. </w:t>
      </w:r>
      <w:r w:rsidR="00F6779E">
        <w:rPr>
          <w:rFonts w:ascii="Arial" w:hAnsi="Arial" w:cs="Arial"/>
          <w:sz w:val="20"/>
          <w:szCs w:val="20"/>
        </w:rPr>
        <w:t>In particular</w:t>
      </w:r>
      <w:r w:rsidR="007A137A">
        <w:rPr>
          <w:rFonts w:ascii="Arial" w:hAnsi="Arial" w:cs="Arial"/>
          <w:sz w:val="20"/>
          <w:szCs w:val="20"/>
        </w:rPr>
        <w:t xml:space="preserve">, the </w:t>
      </w:r>
      <w:r w:rsidR="00F6779E">
        <w:rPr>
          <w:rFonts w:ascii="Arial" w:hAnsi="Arial" w:cs="Arial"/>
          <w:sz w:val="20"/>
          <w:szCs w:val="20"/>
        </w:rPr>
        <w:t>existence</w:t>
      </w:r>
      <w:r w:rsidR="007A137A">
        <w:rPr>
          <w:rFonts w:ascii="Arial" w:hAnsi="Arial" w:cs="Arial"/>
          <w:sz w:val="20"/>
          <w:szCs w:val="20"/>
        </w:rPr>
        <w:t xml:space="preserve"> of </w:t>
      </w:r>
      <w:r w:rsidR="00F6779E">
        <w:rPr>
          <w:rFonts w:ascii="Arial" w:hAnsi="Arial" w:cs="Arial"/>
          <w:sz w:val="20"/>
          <w:szCs w:val="20"/>
        </w:rPr>
        <w:t>multi-species</w:t>
      </w:r>
      <w:r w:rsidR="007A137A">
        <w:rPr>
          <w:rFonts w:ascii="Arial" w:hAnsi="Arial" w:cs="Arial"/>
          <w:sz w:val="20"/>
          <w:szCs w:val="20"/>
        </w:rPr>
        <w:t xml:space="preserve"> </w:t>
      </w:r>
      <w:r w:rsidR="00FB7430">
        <w:rPr>
          <w:rFonts w:ascii="Arial" w:hAnsi="Arial" w:cs="Arial"/>
          <w:sz w:val="20"/>
          <w:szCs w:val="20"/>
        </w:rPr>
        <w:t>equilibrium</w:t>
      </w:r>
      <w:r w:rsidR="007A137A">
        <w:rPr>
          <w:rFonts w:ascii="Arial" w:hAnsi="Arial" w:cs="Arial"/>
          <w:sz w:val="20"/>
          <w:szCs w:val="20"/>
        </w:rPr>
        <w:t xml:space="preserve"> </w:t>
      </w:r>
      <w:r w:rsidR="00F6779E">
        <w:rPr>
          <w:rFonts w:ascii="Arial" w:hAnsi="Arial" w:cs="Arial"/>
          <w:sz w:val="20"/>
          <w:szCs w:val="20"/>
        </w:rPr>
        <w:t>is</w:t>
      </w:r>
      <w:r w:rsidR="007A137A">
        <w:rPr>
          <w:rFonts w:ascii="Arial" w:hAnsi="Arial" w:cs="Arial"/>
          <w:sz w:val="20"/>
          <w:szCs w:val="20"/>
        </w:rPr>
        <w:t xml:space="preserve"> </w:t>
      </w:r>
      <w:r w:rsidR="00F6779E">
        <w:rPr>
          <w:rFonts w:ascii="Arial" w:hAnsi="Arial" w:cs="Arial"/>
          <w:sz w:val="20"/>
          <w:szCs w:val="20"/>
        </w:rPr>
        <w:t>determined</w:t>
      </w:r>
      <w:r w:rsidR="007A137A">
        <w:rPr>
          <w:rFonts w:ascii="Arial" w:hAnsi="Arial" w:cs="Arial"/>
          <w:sz w:val="20"/>
          <w:szCs w:val="20"/>
        </w:rPr>
        <w:t xml:space="preserve"> by the qualitative behavior of two-species subsystems. </w:t>
      </w:r>
      <w:r w:rsidR="00E02220">
        <w:rPr>
          <w:rFonts w:ascii="Arial" w:hAnsi="Arial" w:cs="Arial"/>
          <w:sz w:val="20"/>
          <w:szCs w:val="20"/>
        </w:rPr>
        <w:t>However, i</w:t>
      </w:r>
      <w:r w:rsidR="005C47EE">
        <w:rPr>
          <w:rFonts w:ascii="Arial" w:hAnsi="Arial" w:cs="Arial"/>
          <w:sz w:val="20"/>
          <w:szCs w:val="20"/>
        </w:rPr>
        <w:t xml:space="preserve">t has been shown that </w:t>
      </w:r>
      <w:r w:rsidR="00183F39">
        <w:rPr>
          <w:rFonts w:ascii="Arial" w:hAnsi="Arial" w:cs="Arial"/>
          <w:sz w:val="20"/>
          <w:szCs w:val="20"/>
        </w:rPr>
        <w:t xml:space="preserve">these </w:t>
      </w:r>
      <w:r w:rsidR="00F6779E">
        <w:rPr>
          <w:rFonts w:ascii="Arial" w:hAnsi="Arial" w:cs="Arial"/>
          <w:sz w:val="20"/>
          <w:szCs w:val="20"/>
        </w:rPr>
        <w:t>rules</w:t>
      </w:r>
      <w:r w:rsidR="00183F39">
        <w:rPr>
          <w:rFonts w:ascii="Arial" w:hAnsi="Arial" w:cs="Arial"/>
          <w:sz w:val="20"/>
          <w:szCs w:val="20"/>
        </w:rPr>
        <w:t xml:space="preserve"> will be violated if the interaction strength between two species can be modified by </w:t>
      </w:r>
      <w:r w:rsidR="00441329">
        <w:rPr>
          <w:rFonts w:ascii="Arial" w:hAnsi="Arial" w:cs="Arial"/>
          <w:sz w:val="20"/>
          <w:szCs w:val="20"/>
        </w:rPr>
        <w:t>the</w:t>
      </w:r>
      <w:r w:rsidR="00183F39">
        <w:rPr>
          <w:rFonts w:ascii="Arial" w:hAnsi="Arial" w:cs="Arial"/>
          <w:sz w:val="20"/>
          <w:szCs w:val="20"/>
        </w:rPr>
        <w:t xml:space="preserve"> third species, leading to higher-order interactions</w:t>
      </w:r>
      <w:r w:rsidR="0063596B">
        <w:rPr>
          <w:rFonts w:ascii="Arial" w:hAnsi="Arial" w:cs="Arial"/>
          <w:sz w:val="20"/>
          <w:szCs w:val="20"/>
        </w:rPr>
        <w:t xml:space="preserve"> (Friedman et al. 201</w:t>
      </w:r>
      <w:r w:rsidR="00562AD1">
        <w:rPr>
          <w:rFonts w:ascii="Arial" w:hAnsi="Arial" w:cs="Arial"/>
          <w:sz w:val="20"/>
          <w:szCs w:val="20"/>
        </w:rPr>
        <w:t>7</w:t>
      </w:r>
      <w:r w:rsidR="0063596B">
        <w:rPr>
          <w:rFonts w:ascii="Arial" w:hAnsi="Arial" w:cs="Arial"/>
          <w:sz w:val="20"/>
          <w:szCs w:val="20"/>
        </w:rPr>
        <w:t>)</w:t>
      </w:r>
      <w:r w:rsidR="00183F39">
        <w:rPr>
          <w:rFonts w:ascii="Arial" w:hAnsi="Arial" w:cs="Arial"/>
          <w:sz w:val="20"/>
          <w:szCs w:val="20"/>
        </w:rPr>
        <w:t xml:space="preserve">. </w:t>
      </w:r>
      <w:r w:rsidR="002910CE">
        <w:rPr>
          <w:rFonts w:ascii="Arial" w:hAnsi="Arial" w:cs="Arial"/>
          <w:sz w:val="20"/>
          <w:szCs w:val="20"/>
        </w:rPr>
        <w:t>Such interaction modification can result from d</w:t>
      </w:r>
      <w:r w:rsidR="0063596B">
        <w:rPr>
          <w:rFonts w:ascii="Arial" w:hAnsi="Arial" w:cs="Arial"/>
          <w:sz w:val="20"/>
          <w:szCs w:val="20"/>
        </w:rPr>
        <w:t xml:space="preserve">ynamic </w:t>
      </w:r>
      <w:r w:rsidR="00C4532F">
        <w:rPr>
          <w:rFonts w:ascii="Arial" w:hAnsi="Arial" w:cs="Arial"/>
          <w:sz w:val="20"/>
          <w:szCs w:val="20"/>
        </w:rPr>
        <w:t>shifts in population composition</w:t>
      </w:r>
      <w:r w:rsidR="002910CE">
        <w:rPr>
          <w:rFonts w:ascii="Arial" w:hAnsi="Arial" w:cs="Arial"/>
          <w:sz w:val="20"/>
          <w:szCs w:val="20"/>
        </w:rPr>
        <w:t xml:space="preserve">, </w:t>
      </w:r>
      <w:r w:rsidR="00B57430">
        <w:rPr>
          <w:rFonts w:ascii="Arial" w:hAnsi="Arial" w:cs="Arial"/>
          <w:sz w:val="20"/>
          <w:szCs w:val="20"/>
        </w:rPr>
        <w:t>which</w:t>
      </w:r>
      <w:r w:rsidR="005C47EE">
        <w:rPr>
          <w:rFonts w:ascii="Arial" w:hAnsi="Arial" w:cs="Arial"/>
          <w:sz w:val="20"/>
          <w:szCs w:val="20"/>
        </w:rPr>
        <w:t xml:space="preserve"> </w:t>
      </w:r>
      <w:r w:rsidR="00B57430">
        <w:rPr>
          <w:rFonts w:ascii="Arial" w:hAnsi="Arial" w:cs="Arial"/>
          <w:sz w:val="20"/>
          <w:szCs w:val="20"/>
        </w:rPr>
        <w:t>is known to</w:t>
      </w:r>
      <w:r w:rsidR="005C47EE">
        <w:rPr>
          <w:rFonts w:ascii="Arial" w:hAnsi="Arial" w:cs="Arial"/>
          <w:sz w:val="20"/>
          <w:szCs w:val="20"/>
        </w:rPr>
        <w:t xml:space="preserve"> </w:t>
      </w:r>
      <w:r w:rsidR="00B57430">
        <w:rPr>
          <w:rFonts w:ascii="Arial" w:hAnsi="Arial" w:cs="Arial"/>
          <w:sz w:val="20"/>
          <w:szCs w:val="20"/>
        </w:rPr>
        <w:t>cause</w:t>
      </w:r>
      <w:r w:rsidR="005C47EE">
        <w:rPr>
          <w:rFonts w:ascii="Arial" w:hAnsi="Arial" w:cs="Arial"/>
          <w:sz w:val="20"/>
          <w:szCs w:val="20"/>
        </w:rPr>
        <w:t xml:space="preserve"> </w:t>
      </w:r>
      <w:r w:rsidR="008F3A26">
        <w:rPr>
          <w:rFonts w:ascii="Arial" w:hAnsi="Arial" w:cs="Arial"/>
          <w:sz w:val="20"/>
          <w:szCs w:val="20"/>
        </w:rPr>
        <w:t>emergent</w:t>
      </w:r>
      <w:r w:rsidR="005C47EE">
        <w:rPr>
          <w:rFonts w:ascii="Arial" w:hAnsi="Arial" w:cs="Arial"/>
          <w:sz w:val="20"/>
          <w:szCs w:val="20"/>
        </w:rPr>
        <w:t xml:space="preserve"> properties that </w:t>
      </w:r>
      <w:r w:rsidR="002B1A9E">
        <w:rPr>
          <w:rFonts w:ascii="Arial" w:hAnsi="Arial" w:cs="Arial"/>
          <w:sz w:val="20"/>
          <w:szCs w:val="20"/>
        </w:rPr>
        <w:t>are</w:t>
      </w:r>
      <w:r w:rsidR="005C47EE">
        <w:rPr>
          <w:rFonts w:ascii="Arial" w:hAnsi="Arial" w:cs="Arial"/>
          <w:sz w:val="20"/>
          <w:szCs w:val="20"/>
        </w:rPr>
        <w:t xml:space="preserve"> counterintuitive</w:t>
      </w:r>
      <w:r w:rsidR="0063596B">
        <w:rPr>
          <w:rFonts w:ascii="Arial" w:hAnsi="Arial" w:cs="Arial"/>
          <w:sz w:val="20"/>
          <w:szCs w:val="20"/>
        </w:rPr>
        <w:t xml:space="preserve"> (de </w:t>
      </w:r>
      <w:proofErr w:type="spellStart"/>
      <w:r w:rsidR="0063596B">
        <w:rPr>
          <w:rFonts w:ascii="Arial" w:hAnsi="Arial" w:cs="Arial"/>
          <w:sz w:val="20"/>
          <w:szCs w:val="20"/>
        </w:rPr>
        <w:t>Roos</w:t>
      </w:r>
      <w:proofErr w:type="spellEnd"/>
      <w:r w:rsidR="0063596B">
        <w:rPr>
          <w:rFonts w:ascii="Arial" w:hAnsi="Arial" w:cs="Arial"/>
          <w:sz w:val="20"/>
          <w:szCs w:val="20"/>
        </w:rPr>
        <w:t xml:space="preserve"> 2020)</w:t>
      </w:r>
      <w:r w:rsidR="005C47EE">
        <w:rPr>
          <w:rFonts w:ascii="Arial" w:hAnsi="Arial" w:cs="Arial"/>
          <w:sz w:val="20"/>
          <w:szCs w:val="20"/>
        </w:rPr>
        <w:t>.</w:t>
      </w:r>
      <w:r w:rsidR="00722C19">
        <w:rPr>
          <w:rFonts w:ascii="Arial" w:hAnsi="Arial" w:cs="Arial"/>
          <w:sz w:val="20"/>
          <w:szCs w:val="20"/>
        </w:rPr>
        <w:t xml:space="preserve"> I</w:t>
      </w:r>
      <w:r w:rsidR="002B1A9E">
        <w:rPr>
          <w:rFonts w:ascii="Arial" w:hAnsi="Arial" w:cs="Arial"/>
          <w:sz w:val="20"/>
          <w:szCs w:val="20"/>
        </w:rPr>
        <w:t xml:space="preserve">t remains to be studied </w:t>
      </w:r>
      <w:r w:rsidR="007D12C4">
        <w:rPr>
          <w:rFonts w:ascii="Arial" w:hAnsi="Arial" w:cs="Arial"/>
          <w:sz w:val="20"/>
          <w:szCs w:val="20"/>
        </w:rPr>
        <w:t xml:space="preserve">what equilibrium structures are possible </w:t>
      </w:r>
      <w:r w:rsidR="004C1EE0">
        <w:rPr>
          <w:rFonts w:ascii="Arial" w:hAnsi="Arial" w:cs="Arial"/>
          <w:sz w:val="20"/>
          <w:szCs w:val="20"/>
        </w:rPr>
        <w:t xml:space="preserve">when </w:t>
      </w:r>
      <w:r w:rsidR="007D12C4">
        <w:rPr>
          <w:rFonts w:ascii="Arial" w:hAnsi="Arial" w:cs="Arial"/>
          <w:sz w:val="20"/>
          <w:szCs w:val="20"/>
        </w:rPr>
        <w:t xml:space="preserve">dynamic </w:t>
      </w:r>
      <w:r w:rsidR="004C1EE0">
        <w:rPr>
          <w:rFonts w:ascii="Arial" w:hAnsi="Arial" w:cs="Arial"/>
          <w:sz w:val="20"/>
          <w:szCs w:val="20"/>
        </w:rPr>
        <w:t xml:space="preserve">trait </w:t>
      </w:r>
      <w:proofErr w:type="gramStart"/>
      <w:r w:rsidR="00B57430">
        <w:rPr>
          <w:rFonts w:ascii="Arial" w:hAnsi="Arial" w:cs="Arial"/>
          <w:sz w:val="20"/>
          <w:szCs w:val="20"/>
        </w:rPr>
        <w:t>shift</w:t>
      </w:r>
      <w:r w:rsidR="004C1EE0">
        <w:rPr>
          <w:rFonts w:ascii="Arial" w:hAnsi="Arial" w:cs="Arial"/>
          <w:sz w:val="20"/>
          <w:szCs w:val="20"/>
        </w:rPr>
        <w:t>s</w:t>
      </w:r>
      <w:proofErr w:type="gramEnd"/>
      <w:r w:rsidR="004C1EE0">
        <w:rPr>
          <w:rFonts w:ascii="Arial" w:hAnsi="Arial" w:cs="Arial"/>
          <w:sz w:val="20"/>
          <w:szCs w:val="20"/>
        </w:rPr>
        <w:t xml:space="preserve"> </w:t>
      </w:r>
      <w:r w:rsidR="007D12C4">
        <w:rPr>
          <w:rFonts w:ascii="Arial" w:hAnsi="Arial" w:cs="Arial"/>
          <w:sz w:val="20"/>
          <w:szCs w:val="20"/>
        </w:rPr>
        <w:t xml:space="preserve">and the resulting interaction modifications </w:t>
      </w:r>
      <w:r w:rsidR="004C1EE0">
        <w:rPr>
          <w:rFonts w:ascii="Arial" w:hAnsi="Arial" w:cs="Arial"/>
          <w:sz w:val="20"/>
          <w:szCs w:val="20"/>
        </w:rPr>
        <w:t xml:space="preserve">are </w:t>
      </w:r>
      <w:r w:rsidR="00B57430">
        <w:rPr>
          <w:rFonts w:ascii="Arial" w:hAnsi="Arial" w:cs="Arial"/>
          <w:sz w:val="20"/>
          <w:szCs w:val="20"/>
        </w:rPr>
        <w:t>consider</w:t>
      </w:r>
      <w:r w:rsidR="004C1EE0">
        <w:rPr>
          <w:rFonts w:ascii="Arial" w:hAnsi="Arial" w:cs="Arial"/>
          <w:sz w:val="20"/>
          <w:szCs w:val="20"/>
        </w:rPr>
        <w:t>ed</w:t>
      </w:r>
      <w:r w:rsidR="001454BA">
        <w:rPr>
          <w:rFonts w:ascii="Arial" w:hAnsi="Arial" w:cs="Arial"/>
          <w:sz w:val="20"/>
          <w:szCs w:val="20"/>
        </w:rPr>
        <w:t>.</w:t>
      </w:r>
    </w:p>
    <w:p w14:paraId="63A81250" w14:textId="21DB953C" w:rsidR="00086EA7" w:rsidRDefault="00562AD1" w:rsidP="005413E0">
      <w:pPr>
        <w:widowControl w:val="0"/>
        <w:spacing w:after="120"/>
        <w:rPr>
          <w:rFonts w:ascii="Arial" w:hAnsi="Arial" w:cs="Arial"/>
          <w:sz w:val="20"/>
          <w:szCs w:val="20"/>
        </w:rPr>
      </w:pPr>
      <w:r>
        <w:rPr>
          <w:rFonts w:ascii="Arial" w:hAnsi="Arial" w:cs="Arial"/>
          <w:sz w:val="20"/>
          <w:szCs w:val="20"/>
        </w:rPr>
        <w:t xml:space="preserve">The </w:t>
      </w:r>
      <w:r w:rsidR="007C1990">
        <w:rPr>
          <w:rFonts w:ascii="Arial" w:hAnsi="Arial" w:cs="Arial"/>
          <w:sz w:val="20"/>
          <w:szCs w:val="20"/>
        </w:rPr>
        <w:t>main</w:t>
      </w:r>
      <w:r>
        <w:rPr>
          <w:rFonts w:ascii="Arial" w:hAnsi="Arial" w:cs="Arial"/>
          <w:sz w:val="20"/>
          <w:szCs w:val="20"/>
        </w:rPr>
        <w:t xml:space="preserve"> goal of this project i</w:t>
      </w:r>
      <w:r w:rsidR="007C1990">
        <w:rPr>
          <w:rFonts w:ascii="Arial" w:hAnsi="Arial" w:cs="Arial"/>
          <w:sz w:val="20"/>
          <w:szCs w:val="20"/>
        </w:rPr>
        <w:t>s to identify patterns of trait-mediated interaction modification</w:t>
      </w:r>
      <w:r w:rsidR="006D5E71">
        <w:rPr>
          <w:rFonts w:ascii="Arial" w:hAnsi="Arial" w:cs="Arial"/>
          <w:sz w:val="20"/>
          <w:szCs w:val="20"/>
        </w:rPr>
        <w:t xml:space="preserve"> (TMIM)</w:t>
      </w:r>
      <w:r w:rsidR="007C1990">
        <w:rPr>
          <w:rFonts w:ascii="Arial" w:hAnsi="Arial" w:cs="Arial"/>
          <w:sz w:val="20"/>
          <w:szCs w:val="20"/>
        </w:rPr>
        <w:t xml:space="preserve"> that would </w:t>
      </w:r>
      <w:r w:rsidR="000F4E77">
        <w:rPr>
          <w:rFonts w:ascii="Arial" w:hAnsi="Arial" w:cs="Arial"/>
          <w:sz w:val="20"/>
          <w:szCs w:val="20"/>
        </w:rPr>
        <w:t xml:space="preserve">lead to </w:t>
      </w:r>
      <w:r w:rsidR="006D5E71">
        <w:rPr>
          <w:rFonts w:ascii="Arial" w:hAnsi="Arial" w:cs="Arial"/>
          <w:sz w:val="20"/>
          <w:szCs w:val="20"/>
        </w:rPr>
        <w:t>ecological outcomes unpredicted by models without TMIM.</w:t>
      </w:r>
      <w:r w:rsidR="007C1990">
        <w:rPr>
          <w:rFonts w:ascii="Arial" w:hAnsi="Arial" w:cs="Arial"/>
          <w:sz w:val="20"/>
          <w:szCs w:val="20"/>
        </w:rPr>
        <w:t xml:space="preserve"> </w:t>
      </w:r>
      <w:r w:rsidR="00086EA7">
        <w:rPr>
          <w:rFonts w:ascii="Arial" w:hAnsi="Arial" w:cs="Arial"/>
          <w:sz w:val="20"/>
          <w:szCs w:val="20"/>
        </w:rPr>
        <w:t xml:space="preserve">We will </w:t>
      </w:r>
      <w:r w:rsidR="00623CC7">
        <w:rPr>
          <w:rFonts w:ascii="Arial" w:hAnsi="Arial" w:cs="Arial"/>
          <w:sz w:val="20"/>
          <w:szCs w:val="20"/>
        </w:rPr>
        <w:t xml:space="preserve">study </w:t>
      </w:r>
      <w:r w:rsidR="006D5E71">
        <w:rPr>
          <w:rFonts w:ascii="Arial" w:hAnsi="Arial" w:cs="Arial"/>
          <w:sz w:val="20"/>
          <w:szCs w:val="20"/>
        </w:rPr>
        <w:t>TMIM</w:t>
      </w:r>
      <w:r w:rsidR="00623CC7">
        <w:rPr>
          <w:rFonts w:ascii="Arial" w:hAnsi="Arial" w:cs="Arial"/>
          <w:sz w:val="20"/>
          <w:szCs w:val="20"/>
        </w:rPr>
        <w:t xml:space="preserve"> by </w:t>
      </w:r>
      <w:r w:rsidR="001454BA">
        <w:rPr>
          <w:rFonts w:ascii="Arial" w:hAnsi="Arial" w:cs="Arial"/>
          <w:sz w:val="20"/>
          <w:szCs w:val="20"/>
        </w:rPr>
        <w:t xml:space="preserve">both </w:t>
      </w:r>
      <w:r w:rsidR="0059527D">
        <w:rPr>
          <w:rFonts w:ascii="Arial" w:hAnsi="Arial" w:cs="Arial"/>
          <w:sz w:val="20"/>
          <w:szCs w:val="20"/>
        </w:rPr>
        <w:t xml:space="preserve">analyzing </w:t>
      </w:r>
      <w:r w:rsidR="00623CC7">
        <w:rPr>
          <w:rFonts w:ascii="Arial" w:hAnsi="Arial" w:cs="Arial"/>
          <w:sz w:val="20"/>
          <w:szCs w:val="20"/>
        </w:rPr>
        <w:t xml:space="preserve">mathematical models and </w:t>
      </w:r>
      <w:r w:rsidR="001454BA">
        <w:rPr>
          <w:rFonts w:ascii="Arial" w:hAnsi="Arial" w:cs="Arial"/>
          <w:sz w:val="20"/>
          <w:szCs w:val="20"/>
        </w:rPr>
        <w:t>synthesizing</w:t>
      </w:r>
      <w:r w:rsidR="0059527D">
        <w:rPr>
          <w:rFonts w:ascii="Arial" w:hAnsi="Arial" w:cs="Arial"/>
          <w:sz w:val="20"/>
          <w:szCs w:val="20"/>
        </w:rPr>
        <w:t xml:space="preserve"> </w:t>
      </w:r>
      <w:r w:rsidR="00623CC7">
        <w:rPr>
          <w:rFonts w:ascii="Arial" w:hAnsi="Arial" w:cs="Arial"/>
          <w:sz w:val="20"/>
          <w:szCs w:val="20"/>
        </w:rPr>
        <w:t xml:space="preserve">empirical </w:t>
      </w:r>
      <w:r w:rsidR="00F06D3C">
        <w:rPr>
          <w:rFonts w:ascii="Arial" w:hAnsi="Arial" w:cs="Arial"/>
          <w:sz w:val="20"/>
          <w:szCs w:val="20"/>
        </w:rPr>
        <w:t>evidence</w:t>
      </w:r>
      <w:r w:rsidR="00623CC7">
        <w:rPr>
          <w:rFonts w:ascii="Arial" w:hAnsi="Arial" w:cs="Arial"/>
          <w:sz w:val="20"/>
          <w:szCs w:val="20"/>
        </w:rPr>
        <w:t xml:space="preserve">. </w:t>
      </w:r>
      <w:r w:rsidR="0059527D">
        <w:rPr>
          <w:rFonts w:ascii="Arial" w:hAnsi="Arial" w:cs="Arial"/>
          <w:sz w:val="20"/>
          <w:szCs w:val="20"/>
        </w:rPr>
        <w:t xml:space="preserve">Our Specific Aims </w:t>
      </w:r>
      <w:r w:rsidR="00487455">
        <w:rPr>
          <w:rFonts w:ascii="Arial" w:hAnsi="Arial" w:cs="Arial"/>
          <w:sz w:val="20"/>
          <w:szCs w:val="20"/>
        </w:rPr>
        <w:t>include</w:t>
      </w:r>
      <w:r w:rsidR="0059527D">
        <w:rPr>
          <w:rFonts w:ascii="Arial" w:hAnsi="Arial" w:cs="Arial"/>
          <w:sz w:val="20"/>
          <w:szCs w:val="20"/>
        </w:rPr>
        <w:t>:</w:t>
      </w:r>
    </w:p>
    <w:p w14:paraId="4EBF3610" w14:textId="7A7FA464" w:rsidR="0059527D" w:rsidRDefault="00AF59F6" w:rsidP="005413E0">
      <w:pPr>
        <w:pStyle w:val="ListParagraph"/>
        <w:widowControl w:val="0"/>
        <w:numPr>
          <w:ilvl w:val="0"/>
          <w:numId w:val="8"/>
        </w:numPr>
        <w:spacing w:after="120"/>
        <w:rPr>
          <w:rFonts w:ascii="Arial" w:hAnsi="Arial" w:cs="Arial"/>
          <w:sz w:val="20"/>
          <w:szCs w:val="20"/>
        </w:rPr>
      </w:pPr>
      <w:r>
        <w:rPr>
          <w:rFonts w:ascii="Arial" w:hAnsi="Arial" w:cs="Arial"/>
          <w:sz w:val="20"/>
          <w:szCs w:val="20"/>
        </w:rPr>
        <w:t>Constructing</w:t>
      </w:r>
      <w:r w:rsidR="00372773">
        <w:rPr>
          <w:rFonts w:ascii="Arial" w:hAnsi="Arial" w:cs="Arial"/>
          <w:sz w:val="20"/>
          <w:szCs w:val="20"/>
        </w:rPr>
        <w:t xml:space="preserve"> </w:t>
      </w:r>
      <w:r>
        <w:rPr>
          <w:rFonts w:ascii="Arial" w:hAnsi="Arial" w:cs="Arial"/>
          <w:sz w:val="20"/>
          <w:szCs w:val="20"/>
        </w:rPr>
        <w:t xml:space="preserve">network </w:t>
      </w:r>
      <w:r w:rsidR="00372773">
        <w:rPr>
          <w:rFonts w:ascii="Arial" w:hAnsi="Arial" w:cs="Arial"/>
          <w:sz w:val="20"/>
          <w:szCs w:val="20"/>
        </w:rPr>
        <w:t xml:space="preserve">motifs </w:t>
      </w:r>
      <w:r w:rsidR="00652856">
        <w:rPr>
          <w:rFonts w:ascii="Arial" w:hAnsi="Arial" w:cs="Arial"/>
          <w:sz w:val="20"/>
          <w:szCs w:val="20"/>
        </w:rPr>
        <w:t>of TMIM</w:t>
      </w:r>
      <w:r w:rsidR="00372773">
        <w:rPr>
          <w:rFonts w:ascii="Arial" w:hAnsi="Arial" w:cs="Arial"/>
          <w:sz w:val="20"/>
          <w:szCs w:val="20"/>
        </w:rPr>
        <w:t>, outlining the equilibrium structure</w:t>
      </w:r>
      <w:r w:rsidR="00652856">
        <w:rPr>
          <w:rFonts w:ascii="Arial" w:hAnsi="Arial" w:cs="Arial"/>
          <w:sz w:val="20"/>
          <w:szCs w:val="20"/>
        </w:rPr>
        <w:t>s</w:t>
      </w:r>
      <w:r w:rsidR="00372773">
        <w:rPr>
          <w:rFonts w:ascii="Arial" w:hAnsi="Arial" w:cs="Arial"/>
          <w:sz w:val="20"/>
          <w:szCs w:val="20"/>
        </w:rPr>
        <w:t xml:space="preserve"> of the </w:t>
      </w:r>
      <w:r w:rsidR="003D1AB3">
        <w:rPr>
          <w:rFonts w:ascii="Arial" w:hAnsi="Arial" w:cs="Arial"/>
          <w:sz w:val="20"/>
          <w:szCs w:val="20"/>
        </w:rPr>
        <w:t>motifs</w:t>
      </w:r>
      <w:r w:rsidR="00652856">
        <w:rPr>
          <w:rFonts w:ascii="Arial" w:hAnsi="Arial" w:cs="Arial"/>
          <w:sz w:val="20"/>
          <w:szCs w:val="20"/>
        </w:rPr>
        <w:t>,</w:t>
      </w:r>
      <w:r w:rsidR="003D1AB3">
        <w:rPr>
          <w:rFonts w:ascii="Arial" w:hAnsi="Arial" w:cs="Arial"/>
          <w:sz w:val="20"/>
          <w:szCs w:val="20"/>
        </w:rPr>
        <w:t xml:space="preserve"> and identifying </w:t>
      </w:r>
      <w:r>
        <w:rPr>
          <w:rFonts w:ascii="Arial" w:hAnsi="Arial" w:cs="Arial"/>
          <w:sz w:val="20"/>
          <w:szCs w:val="20"/>
        </w:rPr>
        <w:t>conditions</w:t>
      </w:r>
      <w:r w:rsidR="008F3A26">
        <w:rPr>
          <w:rFonts w:ascii="Arial" w:hAnsi="Arial" w:cs="Arial"/>
          <w:sz w:val="20"/>
          <w:szCs w:val="20"/>
        </w:rPr>
        <w:t xml:space="preserve"> that</w:t>
      </w:r>
      <w:r>
        <w:rPr>
          <w:rFonts w:ascii="Arial" w:hAnsi="Arial" w:cs="Arial"/>
          <w:sz w:val="20"/>
          <w:szCs w:val="20"/>
        </w:rPr>
        <w:t xml:space="preserve"> would</w:t>
      </w:r>
      <w:r w:rsidR="008F3A26">
        <w:rPr>
          <w:rFonts w:ascii="Arial" w:hAnsi="Arial" w:cs="Arial"/>
          <w:sz w:val="20"/>
          <w:szCs w:val="20"/>
        </w:rPr>
        <w:t xml:space="preserve"> </w:t>
      </w:r>
      <w:r w:rsidR="00562AD1">
        <w:rPr>
          <w:rFonts w:ascii="Arial" w:hAnsi="Arial" w:cs="Arial"/>
          <w:sz w:val="20"/>
          <w:szCs w:val="20"/>
        </w:rPr>
        <w:t>contradict</w:t>
      </w:r>
      <w:r w:rsidR="008F3A26">
        <w:rPr>
          <w:rFonts w:ascii="Arial" w:hAnsi="Arial" w:cs="Arial"/>
          <w:sz w:val="20"/>
          <w:szCs w:val="20"/>
        </w:rPr>
        <w:t xml:space="preserve"> </w:t>
      </w:r>
      <w:r>
        <w:rPr>
          <w:rFonts w:ascii="Arial" w:hAnsi="Arial" w:cs="Arial"/>
          <w:sz w:val="20"/>
          <w:szCs w:val="20"/>
        </w:rPr>
        <w:t xml:space="preserve">the results </w:t>
      </w:r>
      <w:r w:rsidR="008F3A26">
        <w:rPr>
          <w:rFonts w:ascii="Arial" w:hAnsi="Arial" w:cs="Arial"/>
          <w:sz w:val="20"/>
          <w:szCs w:val="20"/>
        </w:rPr>
        <w:t>from</w:t>
      </w:r>
      <w:r w:rsidR="003D1AB3">
        <w:rPr>
          <w:rFonts w:ascii="Arial" w:hAnsi="Arial" w:cs="Arial"/>
          <w:sz w:val="20"/>
          <w:szCs w:val="20"/>
        </w:rPr>
        <w:t xml:space="preserve"> </w:t>
      </w:r>
      <w:r>
        <w:rPr>
          <w:rFonts w:ascii="Arial" w:hAnsi="Arial" w:cs="Arial"/>
          <w:sz w:val="20"/>
          <w:szCs w:val="20"/>
        </w:rPr>
        <w:t xml:space="preserve">previous </w:t>
      </w:r>
      <w:r w:rsidR="003D1AB3">
        <w:rPr>
          <w:rFonts w:ascii="Arial" w:hAnsi="Arial" w:cs="Arial"/>
          <w:sz w:val="20"/>
          <w:szCs w:val="20"/>
        </w:rPr>
        <w:t>analys</w:t>
      </w:r>
      <w:r w:rsidR="00562AD1">
        <w:rPr>
          <w:rFonts w:ascii="Arial" w:hAnsi="Arial" w:cs="Arial"/>
          <w:sz w:val="20"/>
          <w:szCs w:val="20"/>
        </w:rPr>
        <w:t>e</w:t>
      </w:r>
      <w:r w:rsidR="003D1AB3">
        <w:rPr>
          <w:rFonts w:ascii="Arial" w:hAnsi="Arial" w:cs="Arial"/>
          <w:sz w:val="20"/>
          <w:szCs w:val="20"/>
        </w:rPr>
        <w:t>s</w:t>
      </w:r>
      <w:r w:rsidR="00562AD1">
        <w:rPr>
          <w:rFonts w:ascii="Arial" w:hAnsi="Arial" w:cs="Arial"/>
          <w:sz w:val="20"/>
          <w:szCs w:val="20"/>
        </w:rPr>
        <w:t xml:space="preserve"> </w:t>
      </w:r>
      <w:r w:rsidR="00C31F81">
        <w:rPr>
          <w:rFonts w:ascii="Arial" w:hAnsi="Arial" w:cs="Arial"/>
          <w:sz w:val="20"/>
          <w:szCs w:val="20"/>
        </w:rPr>
        <w:t xml:space="preserve">without trait </w:t>
      </w:r>
      <w:r w:rsidR="00652856">
        <w:rPr>
          <w:rFonts w:ascii="Arial" w:hAnsi="Arial" w:cs="Arial"/>
          <w:sz w:val="20"/>
          <w:szCs w:val="20"/>
        </w:rPr>
        <w:t>shifts</w:t>
      </w:r>
      <w:r w:rsidR="00C31F81">
        <w:rPr>
          <w:rFonts w:ascii="Arial" w:hAnsi="Arial" w:cs="Arial"/>
          <w:sz w:val="20"/>
          <w:szCs w:val="20"/>
        </w:rPr>
        <w:t>.</w:t>
      </w:r>
    </w:p>
    <w:p w14:paraId="559B4AC5" w14:textId="63580EB4" w:rsidR="00C31F81" w:rsidRDefault="00C31F81" w:rsidP="005413E0">
      <w:pPr>
        <w:pStyle w:val="ListParagraph"/>
        <w:widowControl w:val="0"/>
        <w:numPr>
          <w:ilvl w:val="0"/>
          <w:numId w:val="8"/>
        </w:numPr>
        <w:spacing w:after="120"/>
        <w:rPr>
          <w:rFonts w:ascii="Arial" w:hAnsi="Arial" w:cs="Arial"/>
          <w:sz w:val="20"/>
          <w:szCs w:val="20"/>
        </w:rPr>
      </w:pPr>
      <w:r>
        <w:rPr>
          <w:rFonts w:ascii="Arial" w:hAnsi="Arial" w:cs="Arial"/>
          <w:sz w:val="20"/>
          <w:szCs w:val="20"/>
        </w:rPr>
        <w:t xml:space="preserve">Performing a </w:t>
      </w:r>
      <w:r w:rsidR="00213172">
        <w:rPr>
          <w:rFonts w:ascii="Arial" w:hAnsi="Arial" w:cs="Arial"/>
          <w:sz w:val="20"/>
          <w:szCs w:val="20"/>
        </w:rPr>
        <w:t>survey</w:t>
      </w:r>
      <w:r>
        <w:rPr>
          <w:rFonts w:ascii="Arial" w:hAnsi="Arial" w:cs="Arial"/>
          <w:sz w:val="20"/>
          <w:szCs w:val="20"/>
        </w:rPr>
        <w:t xml:space="preserve"> of</w:t>
      </w:r>
      <w:r w:rsidR="00213172">
        <w:rPr>
          <w:rFonts w:ascii="Arial" w:hAnsi="Arial" w:cs="Arial"/>
          <w:sz w:val="20"/>
          <w:szCs w:val="20"/>
        </w:rPr>
        <w:t xml:space="preserve"> empirical studies for</w:t>
      </w:r>
      <w:r>
        <w:rPr>
          <w:rFonts w:ascii="Arial" w:hAnsi="Arial" w:cs="Arial"/>
          <w:sz w:val="20"/>
          <w:szCs w:val="20"/>
        </w:rPr>
        <w:t xml:space="preserve"> known examples of </w:t>
      </w:r>
      <w:r w:rsidR="00213172">
        <w:rPr>
          <w:rFonts w:ascii="Arial" w:hAnsi="Arial" w:cs="Arial"/>
          <w:sz w:val="20"/>
          <w:szCs w:val="20"/>
        </w:rPr>
        <w:t>TMIM,</w:t>
      </w:r>
      <w:r>
        <w:rPr>
          <w:rFonts w:ascii="Arial" w:hAnsi="Arial" w:cs="Arial"/>
          <w:sz w:val="20"/>
          <w:szCs w:val="20"/>
        </w:rPr>
        <w:t xml:space="preserve"> categorizing them according to our list of motifs</w:t>
      </w:r>
      <w:r w:rsidR="00213172">
        <w:rPr>
          <w:rFonts w:ascii="Arial" w:hAnsi="Arial" w:cs="Arial"/>
          <w:sz w:val="20"/>
          <w:szCs w:val="20"/>
        </w:rPr>
        <w:t xml:space="preserve">, and evaluating the evidence </w:t>
      </w:r>
      <w:r w:rsidR="00790EBD">
        <w:rPr>
          <w:rFonts w:ascii="Arial" w:hAnsi="Arial" w:cs="Arial"/>
          <w:sz w:val="20"/>
          <w:szCs w:val="20"/>
        </w:rPr>
        <w:t>for</w:t>
      </w:r>
      <w:r w:rsidR="00213172">
        <w:rPr>
          <w:rFonts w:ascii="Arial" w:hAnsi="Arial" w:cs="Arial"/>
          <w:sz w:val="20"/>
          <w:szCs w:val="20"/>
        </w:rPr>
        <w:t xml:space="preserve"> TMIM in those examples</w:t>
      </w:r>
      <w:r>
        <w:rPr>
          <w:rFonts w:ascii="Arial" w:hAnsi="Arial" w:cs="Arial"/>
          <w:sz w:val="20"/>
          <w:szCs w:val="20"/>
        </w:rPr>
        <w:t>.</w:t>
      </w:r>
    </w:p>
    <w:p w14:paraId="690E7B0A" w14:textId="7F3E39F2" w:rsidR="00C31F81" w:rsidRDefault="00C31F81" w:rsidP="005413E0">
      <w:pPr>
        <w:pStyle w:val="ListParagraph"/>
        <w:widowControl w:val="0"/>
        <w:numPr>
          <w:ilvl w:val="0"/>
          <w:numId w:val="8"/>
        </w:numPr>
        <w:spacing w:after="120"/>
        <w:rPr>
          <w:rFonts w:ascii="Arial" w:hAnsi="Arial" w:cs="Arial"/>
          <w:sz w:val="20"/>
          <w:szCs w:val="20"/>
        </w:rPr>
      </w:pPr>
      <w:r>
        <w:rPr>
          <w:rFonts w:ascii="Arial" w:hAnsi="Arial" w:cs="Arial"/>
          <w:sz w:val="20"/>
          <w:szCs w:val="20"/>
        </w:rPr>
        <w:t>Scaling up the analysis</w:t>
      </w:r>
      <w:r w:rsidR="00790EBD" w:rsidRPr="00790EBD">
        <w:rPr>
          <w:rFonts w:ascii="Arial" w:hAnsi="Arial" w:cs="Arial"/>
          <w:sz w:val="20"/>
          <w:szCs w:val="20"/>
        </w:rPr>
        <w:t xml:space="preserve"> </w:t>
      </w:r>
      <w:r w:rsidR="00790EBD">
        <w:rPr>
          <w:rFonts w:ascii="Arial" w:hAnsi="Arial" w:cs="Arial"/>
          <w:sz w:val="20"/>
          <w:szCs w:val="20"/>
        </w:rPr>
        <w:t>to large networks,</w:t>
      </w:r>
      <w:r>
        <w:rPr>
          <w:rFonts w:ascii="Arial" w:hAnsi="Arial" w:cs="Arial"/>
          <w:sz w:val="20"/>
          <w:szCs w:val="20"/>
        </w:rPr>
        <w:t xml:space="preserve"> construct</w:t>
      </w:r>
      <w:r w:rsidR="00790EBD">
        <w:rPr>
          <w:rFonts w:ascii="Arial" w:hAnsi="Arial" w:cs="Arial"/>
          <w:sz w:val="20"/>
          <w:szCs w:val="20"/>
        </w:rPr>
        <w:t>ing</w:t>
      </w:r>
      <w:r>
        <w:rPr>
          <w:rFonts w:ascii="Arial" w:hAnsi="Arial" w:cs="Arial"/>
          <w:sz w:val="20"/>
          <w:szCs w:val="20"/>
        </w:rPr>
        <w:t xml:space="preserve"> </w:t>
      </w:r>
      <w:r w:rsidR="002B2032">
        <w:rPr>
          <w:rFonts w:ascii="Arial" w:hAnsi="Arial" w:cs="Arial"/>
          <w:sz w:val="20"/>
          <w:szCs w:val="20"/>
        </w:rPr>
        <w:t>“</w:t>
      </w:r>
      <w:r>
        <w:rPr>
          <w:rFonts w:ascii="Arial" w:hAnsi="Arial" w:cs="Arial"/>
          <w:sz w:val="20"/>
          <w:szCs w:val="20"/>
        </w:rPr>
        <w:t>trait-</w:t>
      </w:r>
      <w:r w:rsidR="00F42A90">
        <w:rPr>
          <w:rFonts w:ascii="Arial" w:hAnsi="Arial" w:cs="Arial"/>
          <w:sz w:val="20"/>
          <w:szCs w:val="20"/>
        </w:rPr>
        <w:t>structured</w:t>
      </w:r>
      <w:r>
        <w:rPr>
          <w:rFonts w:ascii="Arial" w:hAnsi="Arial" w:cs="Arial"/>
          <w:sz w:val="20"/>
          <w:szCs w:val="20"/>
        </w:rPr>
        <w:t xml:space="preserve"> models</w:t>
      </w:r>
      <w:r w:rsidR="002B2032">
        <w:rPr>
          <w:rFonts w:ascii="Arial" w:hAnsi="Arial" w:cs="Arial"/>
          <w:sz w:val="20"/>
          <w:szCs w:val="20"/>
        </w:rPr>
        <w:t>”</w:t>
      </w:r>
      <w:r w:rsidR="001F048B">
        <w:rPr>
          <w:rFonts w:ascii="Arial" w:hAnsi="Arial" w:cs="Arial"/>
          <w:sz w:val="20"/>
          <w:szCs w:val="20"/>
        </w:rPr>
        <w:t xml:space="preserve"> </w:t>
      </w:r>
      <w:r w:rsidR="00B977E6">
        <w:rPr>
          <w:rFonts w:ascii="Arial" w:hAnsi="Arial" w:cs="Arial"/>
          <w:sz w:val="20"/>
          <w:szCs w:val="20"/>
        </w:rPr>
        <w:t>using the motifs</w:t>
      </w:r>
      <w:r w:rsidR="001F048B">
        <w:rPr>
          <w:rFonts w:ascii="Arial" w:hAnsi="Arial" w:cs="Arial"/>
          <w:sz w:val="20"/>
          <w:szCs w:val="20"/>
        </w:rPr>
        <w:t xml:space="preserve">, </w:t>
      </w:r>
      <w:r w:rsidR="001F048B">
        <w:rPr>
          <w:rFonts w:ascii="Arial" w:hAnsi="Arial" w:cs="Arial"/>
          <w:sz w:val="20"/>
          <w:szCs w:val="20"/>
        </w:rPr>
        <w:lastRenderedPageBreak/>
        <w:t xml:space="preserve">and analyzing the stability of </w:t>
      </w:r>
      <w:ins w:id="103" w:author="M Leibold" w:date="2023-01-20T13:33:00Z">
        <w:r w:rsidR="005D5979">
          <w:rPr>
            <w:rFonts w:ascii="Arial" w:hAnsi="Arial" w:cs="Arial"/>
            <w:sz w:val="20"/>
            <w:szCs w:val="20"/>
          </w:rPr>
          <w:t xml:space="preserve">highly diverse </w:t>
        </w:r>
      </w:ins>
      <w:r w:rsidR="001F048B">
        <w:rPr>
          <w:rFonts w:ascii="Arial" w:hAnsi="Arial" w:cs="Arial"/>
          <w:sz w:val="20"/>
          <w:szCs w:val="20"/>
        </w:rPr>
        <w:t xml:space="preserve">ecological communities in the presence of </w:t>
      </w:r>
      <w:r w:rsidR="00790EBD">
        <w:rPr>
          <w:rFonts w:ascii="Arial" w:hAnsi="Arial" w:cs="Arial"/>
          <w:sz w:val="20"/>
          <w:szCs w:val="20"/>
        </w:rPr>
        <w:t>TMIM</w:t>
      </w:r>
      <w:r w:rsidR="001F048B">
        <w:rPr>
          <w:rFonts w:ascii="Arial" w:hAnsi="Arial" w:cs="Arial"/>
          <w:sz w:val="20"/>
          <w:szCs w:val="20"/>
        </w:rPr>
        <w:t>.</w:t>
      </w:r>
    </w:p>
    <w:p w14:paraId="16130F75" w14:textId="199C51EE" w:rsidR="009F765C" w:rsidRDefault="00333D99" w:rsidP="005413E0">
      <w:pPr>
        <w:widowControl w:val="0"/>
        <w:spacing w:after="120"/>
        <w:rPr>
          <w:rFonts w:ascii="Arial" w:hAnsi="Arial" w:cs="Arial"/>
          <w:b/>
          <w:bCs/>
          <w:sz w:val="20"/>
          <w:szCs w:val="20"/>
        </w:rPr>
      </w:pPr>
      <w:r>
        <w:rPr>
          <w:rFonts w:ascii="Arial" w:hAnsi="Arial" w:cs="Arial"/>
          <w:sz w:val="20"/>
          <w:szCs w:val="20"/>
        </w:rPr>
        <w:t xml:space="preserve">Our </w:t>
      </w:r>
      <w:r w:rsidR="0024640A">
        <w:rPr>
          <w:rFonts w:ascii="Arial" w:hAnsi="Arial" w:cs="Arial"/>
          <w:sz w:val="20"/>
          <w:szCs w:val="20"/>
        </w:rPr>
        <w:t xml:space="preserve">work will </w:t>
      </w:r>
      <w:r w:rsidR="005D2E50">
        <w:rPr>
          <w:rFonts w:ascii="Arial" w:hAnsi="Arial" w:cs="Arial"/>
          <w:sz w:val="20"/>
          <w:szCs w:val="20"/>
        </w:rPr>
        <w:t>generate a</w:t>
      </w:r>
      <w:r w:rsidR="0024640A">
        <w:rPr>
          <w:rFonts w:ascii="Arial" w:hAnsi="Arial" w:cs="Arial"/>
          <w:sz w:val="20"/>
          <w:szCs w:val="20"/>
        </w:rPr>
        <w:t xml:space="preserve"> </w:t>
      </w:r>
      <w:r w:rsidR="005D2E50">
        <w:rPr>
          <w:rFonts w:ascii="Arial" w:hAnsi="Arial" w:cs="Arial"/>
          <w:sz w:val="20"/>
          <w:szCs w:val="20"/>
        </w:rPr>
        <w:t>framework to</w:t>
      </w:r>
      <w:r w:rsidR="0024640A">
        <w:rPr>
          <w:rFonts w:ascii="Arial" w:hAnsi="Arial" w:cs="Arial"/>
          <w:sz w:val="20"/>
          <w:szCs w:val="20"/>
        </w:rPr>
        <w:t xml:space="preserve"> </w:t>
      </w:r>
      <w:r w:rsidR="005D2E50">
        <w:rPr>
          <w:rFonts w:ascii="Arial" w:hAnsi="Arial" w:cs="Arial"/>
          <w:sz w:val="20"/>
          <w:szCs w:val="20"/>
        </w:rPr>
        <w:t xml:space="preserve">systematically </w:t>
      </w:r>
      <w:r w:rsidR="0024640A">
        <w:rPr>
          <w:rFonts w:ascii="Arial" w:hAnsi="Arial" w:cs="Arial"/>
          <w:sz w:val="20"/>
          <w:szCs w:val="20"/>
        </w:rPr>
        <w:t xml:space="preserve">categorize </w:t>
      </w:r>
      <w:r w:rsidR="005D2E50">
        <w:rPr>
          <w:rFonts w:ascii="Arial" w:hAnsi="Arial" w:cs="Arial"/>
          <w:sz w:val="20"/>
          <w:szCs w:val="20"/>
        </w:rPr>
        <w:t xml:space="preserve">network structures of species interactions in the presence of </w:t>
      </w:r>
      <w:r w:rsidR="00D76734">
        <w:rPr>
          <w:rFonts w:ascii="Arial" w:hAnsi="Arial" w:cs="Arial"/>
          <w:sz w:val="20"/>
          <w:szCs w:val="20"/>
        </w:rPr>
        <w:t>TMIM</w:t>
      </w:r>
      <w:r w:rsidR="0029313B">
        <w:rPr>
          <w:rFonts w:ascii="Arial" w:hAnsi="Arial" w:cs="Arial"/>
          <w:sz w:val="20"/>
          <w:szCs w:val="20"/>
        </w:rPr>
        <w:t xml:space="preserve">. Given this framework, we will be able to </w:t>
      </w:r>
      <w:r w:rsidR="00C137D0">
        <w:rPr>
          <w:rFonts w:ascii="Arial" w:hAnsi="Arial" w:cs="Arial"/>
          <w:sz w:val="20"/>
          <w:szCs w:val="20"/>
        </w:rPr>
        <w:t>collect</w:t>
      </w:r>
      <w:r w:rsidR="0029313B">
        <w:rPr>
          <w:rFonts w:ascii="Arial" w:hAnsi="Arial" w:cs="Arial"/>
          <w:sz w:val="20"/>
          <w:szCs w:val="20"/>
        </w:rPr>
        <w:t xml:space="preserve"> </w:t>
      </w:r>
      <w:r w:rsidR="00302363">
        <w:rPr>
          <w:rFonts w:ascii="Arial" w:hAnsi="Arial" w:cs="Arial"/>
          <w:sz w:val="20"/>
          <w:szCs w:val="20"/>
        </w:rPr>
        <w:t xml:space="preserve">evidence from </w:t>
      </w:r>
      <w:r w:rsidR="0029313B">
        <w:rPr>
          <w:rFonts w:ascii="Arial" w:hAnsi="Arial" w:cs="Arial"/>
          <w:sz w:val="20"/>
          <w:szCs w:val="20"/>
        </w:rPr>
        <w:t xml:space="preserve">empirical studies to </w:t>
      </w:r>
      <w:r w:rsidR="00302363">
        <w:rPr>
          <w:rFonts w:ascii="Arial" w:hAnsi="Arial" w:cs="Arial"/>
          <w:sz w:val="20"/>
          <w:szCs w:val="20"/>
        </w:rPr>
        <w:t xml:space="preserve">gauge the </w:t>
      </w:r>
      <w:r w:rsidR="00AC6C9A">
        <w:rPr>
          <w:rFonts w:ascii="Arial" w:hAnsi="Arial" w:cs="Arial"/>
          <w:sz w:val="20"/>
          <w:szCs w:val="20"/>
        </w:rPr>
        <w:t>prevalence</w:t>
      </w:r>
      <w:r w:rsidR="0029313B">
        <w:rPr>
          <w:rFonts w:ascii="Arial" w:hAnsi="Arial" w:cs="Arial"/>
          <w:sz w:val="20"/>
          <w:szCs w:val="20"/>
        </w:rPr>
        <w:t xml:space="preserve"> </w:t>
      </w:r>
      <w:r w:rsidR="00AC6C9A">
        <w:rPr>
          <w:rFonts w:ascii="Arial" w:hAnsi="Arial" w:cs="Arial"/>
          <w:sz w:val="20"/>
          <w:szCs w:val="20"/>
        </w:rPr>
        <w:t>of</w:t>
      </w:r>
      <w:r w:rsidR="0029313B">
        <w:rPr>
          <w:rFonts w:ascii="Arial" w:hAnsi="Arial" w:cs="Arial"/>
          <w:sz w:val="20"/>
          <w:szCs w:val="20"/>
        </w:rPr>
        <w:t xml:space="preserve"> each </w:t>
      </w:r>
      <w:r w:rsidR="00302363">
        <w:rPr>
          <w:rFonts w:ascii="Arial" w:hAnsi="Arial" w:cs="Arial"/>
          <w:sz w:val="20"/>
          <w:szCs w:val="20"/>
        </w:rPr>
        <w:t>network motif. Our analysis of large</w:t>
      </w:r>
      <w:r w:rsidR="009910D8">
        <w:rPr>
          <w:rFonts w:ascii="Arial" w:hAnsi="Arial" w:cs="Arial"/>
          <w:sz w:val="20"/>
          <w:szCs w:val="20"/>
        </w:rPr>
        <w:t xml:space="preserve"> ecological networks</w:t>
      </w:r>
      <w:r w:rsidR="006C6FD0">
        <w:rPr>
          <w:rFonts w:ascii="Arial" w:hAnsi="Arial" w:cs="Arial"/>
          <w:sz w:val="20"/>
          <w:szCs w:val="20"/>
        </w:rPr>
        <w:t xml:space="preserve"> will help </w:t>
      </w:r>
      <w:r>
        <w:rPr>
          <w:rFonts w:ascii="Arial" w:hAnsi="Arial" w:cs="Arial"/>
          <w:sz w:val="20"/>
          <w:szCs w:val="20"/>
        </w:rPr>
        <w:t>elucidate how intraspecific trai</w:t>
      </w:r>
      <w:r w:rsidR="006C6FD0">
        <w:rPr>
          <w:rFonts w:ascii="Arial" w:hAnsi="Arial" w:cs="Arial"/>
          <w:sz w:val="20"/>
          <w:szCs w:val="20"/>
        </w:rPr>
        <w:t>t variations</w:t>
      </w:r>
      <w:r>
        <w:rPr>
          <w:rFonts w:ascii="Arial" w:hAnsi="Arial" w:cs="Arial"/>
          <w:sz w:val="20"/>
          <w:szCs w:val="20"/>
        </w:rPr>
        <w:t xml:space="preserve"> and </w:t>
      </w:r>
      <w:r w:rsidR="00AC6C9A">
        <w:rPr>
          <w:rFonts w:ascii="Arial" w:hAnsi="Arial" w:cs="Arial"/>
          <w:sz w:val="20"/>
          <w:szCs w:val="20"/>
        </w:rPr>
        <w:t xml:space="preserve">their </w:t>
      </w:r>
      <w:r>
        <w:rPr>
          <w:rFonts w:ascii="Arial" w:hAnsi="Arial" w:cs="Arial"/>
          <w:sz w:val="20"/>
          <w:szCs w:val="20"/>
        </w:rPr>
        <w:t>dynamic</w:t>
      </w:r>
      <w:r w:rsidR="00AC6C9A">
        <w:rPr>
          <w:rFonts w:ascii="Arial" w:hAnsi="Arial" w:cs="Arial"/>
          <w:sz w:val="20"/>
          <w:szCs w:val="20"/>
        </w:rPr>
        <w:t>s</w:t>
      </w:r>
      <w:r>
        <w:rPr>
          <w:rFonts w:ascii="Arial" w:hAnsi="Arial" w:cs="Arial"/>
          <w:sz w:val="20"/>
          <w:szCs w:val="20"/>
        </w:rPr>
        <w:t xml:space="preserve"> will affect the stability of ecosystems and the persistence of species</w:t>
      </w:r>
      <w:ins w:id="104" w:author="M Leibold" w:date="2023-01-20T13:33:00Z">
        <w:r w:rsidR="005D5979">
          <w:rPr>
            <w:rFonts w:ascii="Arial" w:hAnsi="Arial" w:cs="Arial"/>
            <w:sz w:val="20"/>
            <w:szCs w:val="20"/>
          </w:rPr>
          <w:t>, and possibly identify shortcomings in our theoretical approach</w:t>
        </w:r>
      </w:ins>
      <w:r>
        <w:rPr>
          <w:rFonts w:ascii="Arial" w:hAnsi="Arial" w:cs="Arial"/>
          <w:sz w:val="20"/>
          <w:szCs w:val="20"/>
        </w:rPr>
        <w:t>.</w:t>
      </w:r>
      <w:r w:rsidR="00E66F41">
        <w:rPr>
          <w:rFonts w:ascii="Arial" w:hAnsi="Arial" w:cs="Arial"/>
          <w:sz w:val="20"/>
          <w:szCs w:val="20"/>
        </w:rPr>
        <w:t xml:space="preserve"> By incorporating trait </w:t>
      </w:r>
      <w:r w:rsidR="009910D8">
        <w:rPr>
          <w:rFonts w:ascii="Arial" w:hAnsi="Arial" w:cs="Arial"/>
          <w:sz w:val="20"/>
          <w:szCs w:val="20"/>
        </w:rPr>
        <w:t>structure of populations</w:t>
      </w:r>
      <w:r w:rsidR="00E66F41">
        <w:rPr>
          <w:rFonts w:ascii="Arial" w:hAnsi="Arial" w:cs="Arial"/>
          <w:sz w:val="20"/>
          <w:szCs w:val="20"/>
        </w:rPr>
        <w:t xml:space="preserve"> in modeling ecological communities, our approach will </w:t>
      </w:r>
      <w:r w:rsidR="00AC6C9A">
        <w:rPr>
          <w:rFonts w:ascii="Arial" w:hAnsi="Arial" w:cs="Arial"/>
          <w:sz w:val="20"/>
          <w:szCs w:val="20"/>
        </w:rPr>
        <w:t>enable</w:t>
      </w:r>
      <w:r w:rsidR="00E66F41">
        <w:rPr>
          <w:rFonts w:ascii="Arial" w:hAnsi="Arial" w:cs="Arial"/>
          <w:sz w:val="20"/>
          <w:szCs w:val="20"/>
        </w:rPr>
        <w:t xml:space="preserve"> </w:t>
      </w:r>
      <w:r w:rsidR="00BD3F3C">
        <w:rPr>
          <w:rFonts w:ascii="Arial" w:hAnsi="Arial" w:cs="Arial"/>
          <w:sz w:val="20"/>
          <w:szCs w:val="20"/>
        </w:rPr>
        <w:t>improve</w:t>
      </w:r>
      <w:r w:rsidR="00AC6C9A">
        <w:rPr>
          <w:rFonts w:ascii="Arial" w:hAnsi="Arial" w:cs="Arial"/>
          <w:sz w:val="20"/>
          <w:szCs w:val="20"/>
        </w:rPr>
        <w:t>d</w:t>
      </w:r>
      <w:r w:rsidR="00BD3F3C">
        <w:rPr>
          <w:rFonts w:ascii="Arial" w:hAnsi="Arial" w:cs="Arial"/>
          <w:sz w:val="20"/>
          <w:szCs w:val="20"/>
        </w:rPr>
        <w:t xml:space="preserve"> predict</w:t>
      </w:r>
      <w:r w:rsidR="00AC6C9A">
        <w:rPr>
          <w:rFonts w:ascii="Arial" w:hAnsi="Arial" w:cs="Arial"/>
          <w:sz w:val="20"/>
          <w:szCs w:val="20"/>
        </w:rPr>
        <w:t>ion on</w:t>
      </w:r>
      <w:r w:rsidR="00BD3F3C">
        <w:rPr>
          <w:rFonts w:ascii="Arial" w:hAnsi="Arial" w:cs="Arial"/>
          <w:sz w:val="20"/>
          <w:szCs w:val="20"/>
        </w:rPr>
        <w:t xml:space="preserve"> the outcome of community assembly or restructuring</w:t>
      </w:r>
      <w:r w:rsidR="004E46F2">
        <w:rPr>
          <w:rFonts w:ascii="Arial" w:hAnsi="Arial" w:cs="Arial"/>
          <w:sz w:val="20"/>
          <w:szCs w:val="20"/>
        </w:rPr>
        <w:t>, such as due to invasive species</w:t>
      </w:r>
      <w:ins w:id="105" w:author="M Leibold" w:date="2023-01-20T13:34:00Z">
        <w:r w:rsidR="005D5979">
          <w:rPr>
            <w:rFonts w:ascii="Arial" w:hAnsi="Arial" w:cs="Arial"/>
            <w:sz w:val="20"/>
            <w:szCs w:val="20"/>
          </w:rPr>
          <w:t>, extinctions, and habitat,</w:t>
        </w:r>
      </w:ins>
      <w:r w:rsidR="004E46F2">
        <w:rPr>
          <w:rFonts w:ascii="Arial" w:hAnsi="Arial" w:cs="Arial"/>
          <w:sz w:val="20"/>
          <w:szCs w:val="20"/>
        </w:rPr>
        <w:t xml:space="preserve"> or climate change. The project will train a postdoc</w:t>
      </w:r>
      <w:r w:rsidR="00AC6C9A">
        <w:rPr>
          <w:rFonts w:ascii="Arial" w:hAnsi="Arial" w:cs="Arial"/>
          <w:sz w:val="20"/>
          <w:szCs w:val="20"/>
        </w:rPr>
        <w:t xml:space="preserve"> and a graduate student</w:t>
      </w:r>
      <w:r w:rsidR="004E46F2">
        <w:rPr>
          <w:rFonts w:ascii="Arial" w:hAnsi="Arial" w:cs="Arial"/>
          <w:sz w:val="20"/>
          <w:szCs w:val="20"/>
        </w:rPr>
        <w:t xml:space="preserve"> in </w:t>
      </w:r>
      <w:r w:rsidR="00AC6C9A">
        <w:rPr>
          <w:rFonts w:ascii="Arial" w:hAnsi="Arial" w:cs="Arial"/>
          <w:sz w:val="20"/>
          <w:szCs w:val="20"/>
        </w:rPr>
        <w:t>the</w:t>
      </w:r>
      <w:r w:rsidR="004E46F2">
        <w:rPr>
          <w:rFonts w:ascii="Arial" w:hAnsi="Arial" w:cs="Arial"/>
          <w:sz w:val="20"/>
          <w:szCs w:val="20"/>
        </w:rPr>
        <w:t xml:space="preserve"> interdisciplinary </w:t>
      </w:r>
      <w:r w:rsidR="00060FC6">
        <w:rPr>
          <w:rFonts w:ascii="Arial" w:hAnsi="Arial" w:cs="Arial"/>
          <w:sz w:val="20"/>
          <w:szCs w:val="20"/>
        </w:rPr>
        <w:t>area</w:t>
      </w:r>
      <w:r w:rsidR="004E46F2">
        <w:rPr>
          <w:rFonts w:ascii="Arial" w:hAnsi="Arial" w:cs="Arial"/>
          <w:sz w:val="20"/>
          <w:szCs w:val="20"/>
        </w:rPr>
        <w:t xml:space="preserve"> between mathematics and ecology</w:t>
      </w:r>
      <w:r w:rsidR="00DD6227">
        <w:rPr>
          <w:rFonts w:ascii="Arial" w:hAnsi="Arial" w:cs="Arial"/>
          <w:sz w:val="20"/>
          <w:szCs w:val="20"/>
        </w:rPr>
        <w:t xml:space="preserve">. As part of the broader impacts, we will </w:t>
      </w:r>
      <w:r w:rsidR="00DD5BE5">
        <w:rPr>
          <w:rFonts w:ascii="Arial" w:hAnsi="Arial" w:cs="Arial"/>
          <w:sz w:val="20"/>
          <w:szCs w:val="20"/>
        </w:rPr>
        <w:t xml:space="preserve">create </w:t>
      </w:r>
      <w:r w:rsidR="00DD6227" w:rsidRPr="00DD6227">
        <w:rPr>
          <w:rFonts w:ascii="Arial" w:hAnsi="Arial" w:cs="Arial"/>
          <w:sz w:val="20"/>
          <w:szCs w:val="20"/>
        </w:rPr>
        <w:t xml:space="preserve">an experimental kit for use in </w:t>
      </w:r>
      <w:r w:rsidR="009910D8">
        <w:rPr>
          <w:rFonts w:ascii="Arial" w:hAnsi="Arial" w:cs="Arial"/>
          <w:sz w:val="20"/>
          <w:szCs w:val="20"/>
        </w:rPr>
        <w:t xml:space="preserve">K-12 </w:t>
      </w:r>
      <w:r w:rsidR="00DD6227" w:rsidRPr="00DD6227">
        <w:rPr>
          <w:rFonts w:ascii="Arial" w:hAnsi="Arial" w:cs="Arial"/>
          <w:sz w:val="20"/>
          <w:szCs w:val="20"/>
        </w:rPr>
        <w:t>classrooms that teach</w:t>
      </w:r>
      <w:r w:rsidR="002B21AB">
        <w:rPr>
          <w:rFonts w:ascii="Arial" w:hAnsi="Arial" w:cs="Arial"/>
          <w:sz w:val="20"/>
          <w:szCs w:val="20"/>
        </w:rPr>
        <w:t xml:space="preserve">es </w:t>
      </w:r>
      <w:r w:rsidR="009910D8">
        <w:rPr>
          <w:rFonts w:ascii="Arial" w:hAnsi="Arial" w:cs="Arial"/>
          <w:sz w:val="20"/>
          <w:szCs w:val="20"/>
        </w:rPr>
        <w:t>important</w:t>
      </w:r>
      <w:r w:rsidR="00DD6227" w:rsidRPr="00DD6227">
        <w:rPr>
          <w:rFonts w:ascii="Arial" w:hAnsi="Arial" w:cs="Arial"/>
          <w:sz w:val="20"/>
          <w:szCs w:val="20"/>
        </w:rPr>
        <w:t xml:space="preserve"> ecological </w:t>
      </w:r>
      <w:proofErr w:type="gramStart"/>
      <w:r w:rsidR="00DD6227" w:rsidRPr="00DD6227">
        <w:rPr>
          <w:rFonts w:ascii="Arial" w:hAnsi="Arial" w:cs="Arial"/>
          <w:sz w:val="20"/>
          <w:szCs w:val="20"/>
        </w:rPr>
        <w:t>concepts</w:t>
      </w:r>
      <w:r w:rsidR="002B21AB">
        <w:rPr>
          <w:rFonts w:ascii="Arial" w:hAnsi="Arial" w:cs="Arial"/>
          <w:sz w:val="20"/>
          <w:szCs w:val="20"/>
        </w:rPr>
        <w:t>, and</w:t>
      </w:r>
      <w:proofErr w:type="gramEnd"/>
      <w:r w:rsidR="002B21AB">
        <w:rPr>
          <w:rFonts w:ascii="Arial" w:hAnsi="Arial" w:cs="Arial"/>
          <w:sz w:val="20"/>
          <w:szCs w:val="20"/>
        </w:rPr>
        <w:t xml:space="preserve"> will </w:t>
      </w:r>
      <w:r w:rsidR="00EC539F">
        <w:rPr>
          <w:rFonts w:ascii="Arial" w:hAnsi="Arial" w:cs="Arial"/>
          <w:sz w:val="20"/>
          <w:szCs w:val="20"/>
        </w:rPr>
        <w:t xml:space="preserve">organize a workshop for teachers’ development to </w:t>
      </w:r>
      <w:r w:rsidR="002B21AB">
        <w:rPr>
          <w:rFonts w:ascii="Arial" w:hAnsi="Arial" w:cs="Arial"/>
          <w:sz w:val="20"/>
          <w:szCs w:val="20"/>
        </w:rPr>
        <w:t>demonstrate</w:t>
      </w:r>
      <w:r w:rsidR="00EC539F">
        <w:rPr>
          <w:rFonts w:ascii="Arial" w:hAnsi="Arial" w:cs="Arial"/>
          <w:sz w:val="20"/>
          <w:szCs w:val="20"/>
        </w:rPr>
        <w:t xml:space="preserve"> the kit</w:t>
      </w:r>
      <w:r w:rsidR="00DD6227" w:rsidRPr="00DD6227">
        <w:rPr>
          <w:rFonts w:ascii="Arial" w:hAnsi="Arial" w:cs="Arial"/>
          <w:sz w:val="20"/>
          <w:szCs w:val="20"/>
        </w:rPr>
        <w:t>.</w:t>
      </w:r>
    </w:p>
    <w:p w14:paraId="3DFD3917" w14:textId="3683F701" w:rsidR="00E0172E" w:rsidRPr="00F30358" w:rsidRDefault="005C551D" w:rsidP="005413E0">
      <w:pPr>
        <w:widowControl w:val="0"/>
        <w:spacing w:before="240" w:after="120"/>
        <w:rPr>
          <w:rFonts w:ascii="Arial" w:hAnsi="Arial" w:cs="Arial"/>
          <w:b/>
          <w:bCs/>
          <w:sz w:val="20"/>
          <w:szCs w:val="20"/>
        </w:rPr>
      </w:pPr>
      <w:r w:rsidRPr="00F30358">
        <w:rPr>
          <w:rFonts w:ascii="Arial" w:hAnsi="Arial" w:cs="Arial"/>
          <w:b/>
          <w:bCs/>
          <w:sz w:val="20"/>
          <w:szCs w:val="20"/>
        </w:rPr>
        <w:t>BACKGROUND</w:t>
      </w:r>
      <w:r>
        <w:rPr>
          <w:rFonts w:ascii="Arial" w:hAnsi="Arial" w:cs="Arial"/>
          <w:b/>
          <w:bCs/>
          <w:sz w:val="20"/>
          <w:szCs w:val="20"/>
        </w:rPr>
        <w:t xml:space="preserve"> AND SIGNIFICANCE</w:t>
      </w:r>
    </w:p>
    <w:p w14:paraId="61412600" w14:textId="739D5264" w:rsidR="00E0172E" w:rsidRPr="00E0172E" w:rsidRDefault="00E0172E" w:rsidP="005413E0">
      <w:pPr>
        <w:widowControl w:val="0"/>
        <w:rPr>
          <w:rFonts w:ascii="Arial" w:hAnsi="Arial" w:cs="Arial"/>
          <w:sz w:val="20"/>
          <w:szCs w:val="20"/>
          <w:u w:val="single"/>
        </w:rPr>
      </w:pPr>
      <w:r w:rsidRPr="00E0172E">
        <w:rPr>
          <w:rFonts w:ascii="Arial" w:hAnsi="Arial" w:cs="Arial"/>
          <w:sz w:val="20"/>
          <w:szCs w:val="20"/>
          <w:u w:val="single"/>
        </w:rPr>
        <w:t>Trait</w:t>
      </w:r>
      <w:r w:rsidR="00883F92" w:rsidRPr="00E0172E">
        <w:rPr>
          <w:rFonts w:ascii="Arial" w:hAnsi="Arial" w:cs="Arial"/>
          <w:sz w:val="20"/>
          <w:szCs w:val="20"/>
          <w:u w:val="single"/>
        </w:rPr>
        <w:t>-Mediated Interaction Modification</w:t>
      </w:r>
      <w:r w:rsidR="00883F92">
        <w:rPr>
          <w:rFonts w:ascii="Arial" w:hAnsi="Arial" w:cs="Arial"/>
          <w:sz w:val="20"/>
          <w:szCs w:val="20"/>
          <w:u w:val="single"/>
        </w:rPr>
        <w:t xml:space="preserve"> in Ecology</w:t>
      </w:r>
      <w:r w:rsidR="00883F92" w:rsidRPr="00E0172E">
        <w:rPr>
          <w:rFonts w:ascii="Arial" w:hAnsi="Arial" w:cs="Arial"/>
          <w:sz w:val="20"/>
          <w:szCs w:val="20"/>
          <w:u w:val="single"/>
        </w:rPr>
        <w:t>:</w:t>
      </w:r>
    </w:p>
    <w:p w14:paraId="3F3DEA2A" w14:textId="3AF055EA" w:rsidR="009F13E7" w:rsidRPr="00AC6C9A" w:rsidRDefault="009E1EB0" w:rsidP="005413E0">
      <w:pPr>
        <w:widowControl w:val="0"/>
        <w:rPr>
          <w:rFonts w:ascii="Arial" w:hAnsi="Arial" w:cs="Arial"/>
          <w:sz w:val="20"/>
          <w:szCs w:val="20"/>
        </w:rPr>
      </w:pPr>
      <w:r w:rsidRPr="00182ECD">
        <w:rPr>
          <w:rFonts w:ascii="Arial" w:hAnsi="Arial" w:cs="Arial"/>
          <w:sz w:val="20"/>
          <w:szCs w:val="20"/>
        </w:rPr>
        <w:t xml:space="preserve">An ecosystem is formed by interactions among many organisms. </w:t>
      </w:r>
      <w:r w:rsidRPr="00182ECD">
        <w:rPr>
          <w:rFonts w:ascii="Arial" w:eastAsia="Calibri" w:hAnsi="Arial" w:cs="Arial"/>
          <w:sz w:val="20"/>
          <w:szCs w:val="20"/>
          <w:lang w:eastAsia="en-US"/>
        </w:rPr>
        <w:t>In the burgeoning literature on analyses of communities as networks of interactions among multiple species (</w:t>
      </w:r>
      <w:proofErr w:type="gramStart"/>
      <w:r w:rsidRPr="00182ECD">
        <w:rPr>
          <w:rFonts w:ascii="Arial" w:eastAsia="Calibri" w:hAnsi="Arial" w:cs="Arial"/>
          <w:sz w:val="20"/>
          <w:szCs w:val="20"/>
          <w:lang w:eastAsia="en-US"/>
        </w:rPr>
        <w:t>e.</w:t>
      </w:r>
      <w:commentRangeStart w:id="106"/>
      <w:r w:rsidRPr="00182ECD">
        <w:rPr>
          <w:rFonts w:ascii="Arial" w:eastAsia="Calibri" w:hAnsi="Arial" w:cs="Arial"/>
          <w:sz w:val="20"/>
          <w:szCs w:val="20"/>
          <w:lang w:eastAsia="en-US"/>
        </w:rPr>
        <w:t>g</w:t>
      </w:r>
      <w:commentRangeEnd w:id="106"/>
      <w:proofErr w:type="gramEnd"/>
      <w:r w:rsidR="005D5979">
        <w:rPr>
          <w:rStyle w:val="CommentReference"/>
        </w:rPr>
        <w:commentReference w:id="106"/>
      </w:r>
      <w:r w:rsidRPr="00182ECD">
        <w:rPr>
          <w:rFonts w:ascii="Arial" w:eastAsia="Calibri" w:hAnsi="Arial" w:cs="Arial"/>
          <w:sz w:val="20"/>
          <w:szCs w:val="20"/>
          <w:lang w:eastAsia="en-US"/>
        </w:rPr>
        <w:t>.</w:t>
      </w:r>
      <w:r w:rsidR="00A20695" w:rsidRPr="00182ECD">
        <w:rPr>
          <w:rFonts w:ascii="Arial" w:eastAsia="Calibri" w:hAnsi="Arial" w:cs="Arial"/>
          <w:sz w:val="20"/>
          <w:szCs w:val="20"/>
          <w:lang w:eastAsia="en-US"/>
        </w:rPr>
        <w:t>,</w:t>
      </w:r>
      <w:r w:rsidRPr="00182ECD">
        <w:rPr>
          <w:rFonts w:ascii="Arial" w:eastAsia="Calibri" w:hAnsi="Arial" w:cs="Arial"/>
          <w:sz w:val="20"/>
          <w:szCs w:val="20"/>
          <w:lang w:eastAsia="en-US"/>
        </w:rPr>
        <w:t xml:space="preserve"> </w:t>
      </w:r>
      <w:sdt>
        <w:sdtPr>
          <w:rPr>
            <w:rFonts w:ascii="Arial" w:eastAsia="Calibri" w:hAnsi="Arial" w:cs="Arial"/>
            <w:sz w:val="20"/>
            <w:szCs w:val="20"/>
            <w:lang w:eastAsia="en-US"/>
          </w:rPr>
          <w:tag w:val="MENDELEY_CITATION_v3_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"/>
          <w:id w:val="-2004189072"/>
          <w:placeholder>
            <w:docPart w:val="DefaultPlaceholder_-1854013440"/>
          </w:placeholder>
        </w:sdtPr>
        <w:sdtContent>
          <w:r w:rsidR="00F30358" w:rsidRPr="00182ECD">
            <w:rPr>
              <w:rFonts w:ascii="Arial" w:eastAsia="Calibri" w:hAnsi="Arial" w:cs="Arial"/>
              <w:sz w:val="20"/>
              <w:szCs w:val="20"/>
              <w:lang w:eastAsia="en-US"/>
            </w:rPr>
            <w:t>Delmas et al., 2019</w:t>
          </w:r>
        </w:sdtContent>
      </w:sdt>
      <w:r w:rsidRPr="00182ECD">
        <w:rPr>
          <w:rFonts w:ascii="Arial" w:eastAsia="Calibri" w:hAnsi="Arial" w:cs="Arial"/>
          <w:sz w:val="20"/>
          <w:szCs w:val="20"/>
          <w:lang w:eastAsia="en-US"/>
        </w:rPr>
        <w:t>,</w:t>
      </w:r>
      <w:r w:rsidR="00E85E31" w:rsidRPr="00182ECD">
        <w:rPr>
          <w:rFonts w:ascii="Arial" w:eastAsia="Calibri" w:hAnsi="Arial" w:cs="Arial"/>
          <w:sz w:val="20"/>
          <w:szCs w:val="20"/>
          <w:lang w:eastAsia="en-US"/>
        </w:rPr>
        <w:t xml:space="preserve"> </w:t>
      </w:r>
      <w:sdt>
        <w:sdtPr>
          <w:rPr>
            <w:rFonts w:ascii="Arial" w:eastAsia="Calibri" w:hAnsi="Arial" w:cs="Arial"/>
            <w:sz w:val="20"/>
            <w:szCs w:val="20"/>
            <w:lang w:eastAsia="en-US"/>
          </w:rPr>
          <w:tag w:val="MENDELEY_CITATION_v3_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"/>
          <w:id w:val="1982498968"/>
          <w:placeholder>
            <w:docPart w:val="DefaultPlaceholder_-1854013440"/>
          </w:placeholder>
        </w:sdtPr>
        <w:sdtContent>
          <w:r w:rsidR="00F30358" w:rsidRPr="00182ECD">
            <w:rPr>
              <w:rFonts w:ascii="Arial" w:eastAsia="Times New Roman" w:hAnsi="Arial" w:cs="Arial"/>
              <w:sz w:val="20"/>
              <w:szCs w:val="20"/>
            </w:rPr>
            <w:t>Dale &amp; Fortin, 2021</w:t>
          </w:r>
        </w:sdtContent>
      </w:sdt>
      <w:r w:rsidRPr="00182ECD">
        <w:rPr>
          <w:rFonts w:ascii="Arial" w:eastAsia="Calibri" w:hAnsi="Arial" w:cs="Arial"/>
          <w:sz w:val="20"/>
          <w:szCs w:val="20"/>
          <w:lang w:eastAsia="en-US"/>
        </w:rPr>
        <w:t xml:space="preserve">, </w:t>
      </w:r>
      <w:sdt>
        <w:sdtPr>
          <w:rPr>
            <w:rFonts w:ascii="Arial" w:eastAsia="Calibri" w:hAnsi="Arial" w:cs="Arial"/>
            <w:sz w:val="20"/>
            <w:szCs w:val="20"/>
            <w:lang w:eastAsia="en-US"/>
          </w:rPr>
          <w:tag w:val="MENDELEY_CITATION_v3_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"/>
          <w:id w:val="2016034243"/>
          <w:placeholder>
            <w:docPart w:val="DefaultPlaceholder_-1854013440"/>
          </w:placeholder>
        </w:sdtPr>
        <w:sdtContent>
          <w:proofErr w:type="spellStart"/>
          <w:r w:rsidR="00F30358" w:rsidRPr="00182ECD">
            <w:rPr>
              <w:rFonts w:ascii="Arial" w:eastAsia="Calibri" w:hAnsi="Arial" w:cs="Arial"/>
              <w:sz w:val="20"/>
              <w:szCs w:val="20"/>
              <w:lang w:eastAsia="en-US"/>
            </w:rPr>
            <w:t>Dormann</w:t>
          </w:r>
          <w:proofErr w:type="spellEnd"/>
          <w:r w:rsidR="00F30358" w:rsidRPr="00182ECD">
            <w:rPr>
              <w:rFonts w:ascii="Arial" w:eastAsia="Calibri" w:hAnsi="Arial" w:cs="Arial"/>
              <w:sz w:val="20"/>
              <w:szCs w:val="20"/>
              <w:lang w:eastAsia="en-US"/>
            </w:rPr>
            <w:t xml:space="preserve"> et al., 2017</w:t>
          </w:r>
        </w:sdtContent>
      </w:sdt>
      <w:r w:rsidRPr="00182ECD">
        <w:rPr>
          <w:rFonts w:ascii="Arial" w:eastAsia="Calibri" w:hAnsi="Arial" w:cs="Arial"/>
          <w:sz w:val="20"/>
          <w:szCs w:val="20"/>
          <w:lang w:eastAsia="en-US"/>
        </w:rPr>
        <w:t xml:space="preserve">, </w:t>
      </w:r>
      <w:sdt>
        <w:sdtPr>
          <w:rPr>
            <w:rFonts w:ascii="Arial" w:eastAsia="Calibri" w:hAnsi="Arial" w:cs="Arial"/>
            <w:sz w:val="20"/>
            <w:szCs w:val="20"/>
            <w:lang w:eastAsia="en-US"/>
          </w:rPr>
          <w:tag w:val="MENDELEY_CITATION_v3_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"/>
          <w:id w:val="83349101"/>
          <w:placeholder>
            <w:docPart w:val="DefaultPlaceholder_-1854013440"/>
          </w:placeholder>
        </w:sdtPr>
        <w:sdtContent>
          <w:proofErr w:type="spellStart"/>
          <w:r w:rsidR="00F30358" w:rsidRPr="00182ECD">
            <w:rPr>
              <w:rFonts w:ascii="Arial" w:eastAsia="Calibri" w:hAnsi="Arial" w:cs="Arial"/>
              <w:sz w:val="20"/>
              <w:szCs w:val="20"/>
              <w:lang w:eastAsia="en-US"/>
            </w:rPr>
            <w:t>Guimarães</w:t>
          </w:r>
          <w:proofErr w:type="spellEnd"/>
          <w:r w:rsidR="00F30358" w:rsidRPr="00182ECD">
            <w:rPr>
              <w:rFonts w:ascii="Arial" w:eastAsia="Calibri" w:hAnsi="Arial" w:cs="Arial"/>
              <w:sz w:val="20"/>
              <w:szCs w:val="20"/>
              <w:lang w:eastAsia="en-US"/>
            </w:rPr>
            <w:t>, 2020</w:t>
          </w:r>
        </w:sdtContent>
      </w:sdt>
      <w:r w:rsidRPr="00182ECD">
        <w:rPr>
          <w:rFonts w:ascii="Arial" w:eastAsia="Calibri" w:hAnsi="Arial" w:cs="Arial"/>
          <w:sz w:val="20"/>
          <w:szCs w:val="20"/>
          <w:lang w:eastAsia="en-US"/>
        </w:rPr>
        <w:t>)</w:t>
      </w:r>
      <w:r w:rsidR="00A20695" w:rsidRPr="00182ECD">
        <w:rPr>
          <w:rFonts w:ascii="Arial" w:eastAsia="Calibri" w:hAnsi="Arial" w:cs="Arial"/>
          <w:sz w:val="20"/>
          <w:szCs w:val="20"/>
          <w:lang w:eastAsia="en-US"/>
        </w:rPr>
        <w:t>,</w:t>
      </w:r>
      <w:r w:rsidRPr="00182ECD">
        <w:rPr>
          <w:rFonts w:ascii="Arial" w:hAnsi="Arial" w:cs="Arial"/>
          <w:sz w:val="20"/>
          <w:szCs w:val="20"/>
        </w:rPr>
        <w:t xml:space="preserve"> interactions </w:t>
      </w:r>
      <w:r w:rsidR="00A20695" w:rsidRPr="00182ECD">
        <w:rPr>
          <w:rFonts w:ascii="Arial" w:hAnsi="Arial" w:cs="Arial"/>
          <w:sz w:val="20"/>
          <w:szCs w:val="20"/>
        </w:rPr>
        <w:t xml:space="preserve">as </w:t>
      </w:r>
      <w:r w:rsidRPr="00182ECD">
        <w:rPr>
          <w:rFonts w:ascii="Arial" w:hAnsi="Arial" w:cs="Arial"/>
          <w:sz w:val="20"/>
          <w:szCs w:val="20"/>
        </w:rPr>
        <w:t xml:space="preserve">represented by links in networks are typically considered to depend only on species abundances and given species traits, irrespective of context, and the network pattern of these interactions </w:t>
      </w:r>
      <w:r w:rsidR="002D0FA2" w:rsidRPr="00182ECD">
        <w:rPr>
          <w:rFonts w:ascii="Arial" w:hAnsi="Arial" w:cs="Arial"/>
          <w:sz w:val="20"/>
          <w:szCs w:val="20"/>
        </w:rPr>
        <w:t>is</w:t>
      </w:r>
      <w:r w:rsidRPr="00182ECD">
        <w:rPr>
          <w:rFonts w:ascii="Arial" w:hAnsi="Arial" w:cs="Arial"/>
          <w:sz w:val="20"/>
          <w:szCs w:val="20"/>
        </w:rPr>
        <w:t xml:space="preserve"> fixed. This picture is unfortunately too simplistic, as the trait of an organism is not only determined by its genotype, but also its environment, including abiotic factors and other organisms it encounters.</w:t>
      </w:r>
      <w:r w:rsidR="00BE014A" w:rsidRPr="00182ECD">
        <w:rPr>
          <w:rFonts w:ascii="Arial" w:hAnsi="Arial" w:cs="Arial"/>
          <w:sz w:val="20"/>
          <w:szCs w:val="20"/>
        </w:rPr>
        <w:t xml:space="preserve"> </w:t>
      </w:r>
      <w:r w:rsidR="0017175F" w:rsidRPr="00182ECD">
        <w:rPr>
          <w:rFonts w:ascii="Arial" w:hAnsi="Arial" w:cs="Arial"/>
          <w:sz w:val="20"/>
          <w:szCs w:val="20"/>
        </w:rPr>
        <w:t>Such p</w:t>
      </w:r>
      <w:r w:rsidR="007E4653" w:rsidRPr="00182ECD">
        <w:rPr>
          <w:rFonts w:ascii="Arial" w:hAnsi="Arial" w:cs="Arial"/>
          <w:sz w:val="20"/>
          <w:szCs w:val="20"/>
        </w:rPr>
        <w:t>henotypic plasticity</w:t>
      </w:r>
      <w:r w:rsidR="0017175F" w:rsidRPr="00182ECD">
        <w:rPr>
          <w:rFonts w:ascii="Arial" w:hAnsi="Arial" w:cs="Arial"/>
          <w:sz w:val="20"/>
          <w:szCs w:val="20"/>
        </w:rPr>
        <w:t xml:space="preserve"> </w:t>
      </w:r>
      <w:r w:rsidR="009C0B23" w:rsidRPr="00182ECD">
        <w:rPr>
          <w:rFonts w:ascii="Arial" w:eastAsia="Calibri" w:hAnsi="Arial" w:cs="Arial"/>
          <w:sz w:val="20"/>
          <w:szCs w:val="20"/>
          <w:lang w:eastAsia="en-US"/>
        </w:rPr>
        <w:t>is expected when there are reliable cues about an environment varying over time or space (</w:t>
      </w:r>
      <w:proofErr w:type="spellStart"/>
      <w:sdt>
        <w:sdtPr>
          <w:rPr>
            <w:rFonts w:ascii="Arial" w:eastAsia="Calibri" w:hAnsi="Arial" w:cs="Arial"/>
            <w:sz w:val="20"/>
            <w:szCs w:val="20"/>
            <w:lang w:eastAsia="en-US"/>
          </w:rPr>
          <w:tag w:val="MENDELEY_CITATION_v3_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"/>
          <w:id w:val="-1568957308"/>
          <w:placeholder>
            <w:docPart w:val="DefaultPlaceholder_-1854013440"/>
          </w:placeholder>
        </w:sdtPr>
        <w:sdtContent>
          <w:r w:rsidR="00F30358" w:rsidRPr="00182ECD">
            <w:rPr>
              <w:rFonts w:ascii="Arial" w:eastAsia="Calibri" w:hAnsi="Arial" w:cs="Arial"/>
              <w:sz w:val="20"/>
              <w:szCs w:val="20"/>
              <w:lang w:eastAsia="en-US"/>
            </w:rPr>
            <w:t>Scheiner</w:t>
          </w:r>
          <w:proofErr w:type="spellEnd"/>
          <w:r w:rsidR="00F30358" w:rsidRPr="00182ECD">
            <w:rPr>
              <w:rFonts w:ascii="Arial" w:eastAsia="Calibri" w:hAnsi="Arial" w:cs="Arial"/>
              <w:sz w:val="20"/>
              <w:szCs w:val="20"/>
              <w:lang w:eastAsia="en-US"/>
            </w:rPr>
            <w:t>, 1993</w:t>
          </w:r>
        </w:sdtContent>
      </w:sdt>
      <w:r w:rsidR="009C0B23" w:rsidRPr="00182ECD">
        <w:rPr>
          <w:rFonts w:ascii="Arial" w:eastAsia="Calibri" w:hAnsi="Arial" w:cs="Arial"/>
          <w:sz w:val="20"/>
          <w:szCs w:val="20"/>
          <w:lang w:eastAsia="en-US"/>
        </w:rPr>
        <w:t xml:space="preserve">, </w:t>
      </w:r>
      <w:sdt>
        <w:sdtPr>
          <w:rPr>
            <w:rFonts w:ascii="Arial" w:eastAsia="Calibri" w:hAnsi="Arial" w:cs="Arial"/>
            <w:sz w:val="20"/>
            <w:szCs w:val="20"/>
            <w:lang w:eastAsia="en-US"/>
          </w:rPr>
          <w:tag w:val="MENDELEY_CITATION_v3_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"/>
          <w:id w:val="648639570"/>
          <w:placeholder>
            <w:docPart w:val="DefaultPlaceholder_-1854013440"/>
          </w:placeholder>
        </w:sdtPr>
        <w:sdtContent>
          <w:r w:rsidR="00F30358" w:rsidRPr="00182ECD">
            <w:rPr>
              <w:rFonts w:ascii="Arial" w:eastAsia="Calibri" w:hAnsi="Arial" w:cs="Arial"/>
              <w:sz w:val="20"/>
              <w:szCs w:val="20"/>
              <w:lang w:eastAsia="en-US"/>
            </w:rPr>
            <w:t>Schmidt et al., 2010</w:t>
          </w:r>
        </w:sdtContent>
      </w:sdt>
      <w:r w:rsidR="009C0B23" w:rsidRPr="00182ECD">
        <w:rPr>
          <w:rFonts w:ascii="Arial" w:eastAsia="Calibri" w:hAnsi="Arial" w:cs="Arial"/>
          <w:sz w:val="20"/>
          <w:szCs w:val="20"/>
          <w:lang w:eastAsia="en-US"/>
        </w:rPr>
        <w:t>)</w:t>
      </w:r>
      <w:r w:rsidR="001F1BD6" w:rsidRPr="00182ECD">
        <w:rPr>
          <w:rFonts w:ascii="Arial" w:hAnsi="Arial" w:cs="Arial"/>
          <w:sz w:val="20"/>
          <w:szCs w:val="20"/>
        </w:rPr>
        <w:t>.</w:t>
      </w:r>
      <w:r w:rsidR="006B0E55" w:rsidRPr="00182ECD">
        <w:rPr>
          <w:rFonts w:ascii="Arial" w:hAnsi="Arial" w:cs="Arial"/>
          <w:sz w:val="20"/>
          <w:szCs w:val="20"/>
        </w:rPr>
        <w:t xml:space="preserve"> </w:t>
      </w:r>
      <w:r w:rsidR="002912E3" w:rsidRPr="00182ECD">
        <w:rPr>
          <w:rFonts w:ascii="Arial" w:eastAsia="Calibri" w:hAnsi="Arial" w:cs="Arial"/>
          <w:sz w:val="20"/>
          <w:szCs w:val="20"/>
          <w:lang w:eastAsia="en-US"/>
        </w:rPr>
        <w:t>Evolutionary ecologists have long argued that plasticity can lead to shifts in interspecific interactions (</w:t>
      </w:r>
      <w:sdt>
        <w:sdtPr>
          <w:rPr>
            <w:rFonts w:ascii="Arial" w:eastAsia="Calibri" w:hAnsi="Arial" w:cs="Arial"/>
            <w:sz w:val="20"/>
            <w:szCs w:val="20"/>
            <w:lang w:eastAsia="en-US"/>
          </w:rPr>
          <w:tag w:val="MENDELEY_CITATION_v3_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"/>
          <w:id w:val="-188985088"/>
          <w:placeholder>
            <w:docPart w:val="DefaultPlaceholder_-1854013440"/>
          </w:placeholder>
        </w:sdtPr>
        <w:sdtContent>
          <w:r w:rsidR="00F30358" w:rsidRPr="00182ECD">
            <w:rPr>
              <w:rFonts w:ascii="Arial" w:eastAsia="Calibri" w:hAnsi="Arial" w:cs="Arial"/>
              <w:sz w:val="20"/>
              <w:szCs w:val="20"/>
              <w:lang w:eastAsia="en-US"/>
            </w:rPr>
            <w:t>Agrawal, 2001</w:t>
          </w:r>
        </w:sdtContent>
      </w:sdt>
      <w:r w:rsidR="001C1C0E" w:rsidRPr="00182ECD">
        <w:rPr>
          <w:rFonts w:ascii="Arial" w:eastAsia="Calibri" w:hAnsi="Arial" w:cs="Arial"/>
          <w:sz w:val="20"/>
          <w:szCs w:val="20"/>
          <w:lang w:eastAsia="en-US"/>
        </w:rPr>
        <w:t xml:space="preserve">, </w:t>
      </w:r>
      <w:sdt>
        <w:sdtPr>
          <w:rPr>
            <w:rFonts w:ascii="Arial" w:eastAsia="Calibri" w:hAnsi="Arial" w:cs="Arial"/>
            <w:sz w:val="20"/>
            <w:szCs w:val="20"/>
            <w:lang w:eastAsia="en-US"/>
          </w:rPr>
          <w:tag w:val="MENDELEY_CITATION_v3_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"/>
          <w:id w:val="416907771"/>
          <w:placeholder>
            <w:docPart w:val="DefaultPlaceholder_-1854013440"/>
          </w:placeholder>
        </w:sdtPr>
        <w:sdtContent>
          <w:proofErr w:type="spellStart"/>
          <w:r w:rsidR="00F30358" w:rsidRPr="00182ECD">
            <w:rPr>
              <w:rFonts w:ascii="Arial" w:eastAsia="Calibri" w:hAnsi="Arial" w:cs="Arial"/>
              <w:sz w:val="20"/>
              <w:szCs w:val="20"/>
              <w:lang w:eastAsia="en-US"/>
            </w:rPr>
            <w:t>Scheiner</w:t>
          </w:r>
          <w:proofErr w:type="spellEnd"/>
          <w:r w:rsidR="00F30358" w:rsidRPr="00182ECD">
            <w:rPr>
              <w:rFonts w:ascii="Arial" w:eastAsia="Calibri" w:hAnsi="Arial" w:cs="Arial"/>
              <w:sz w:val="20"/>
              <w:szCs w:val="20"/>
              <w:lang w:eastAsia="en-US"/>
            </w:rPr>
            <w:t xml:space="preserve"> et al., 2015</w:t>
          </w:r>
        </w:sdtContent>
      </w:sdt>
      <w:r w:rsidR="002912E3" w:rsidRPr="00182ECD">
        <w:rPr>
          <w:rFonts w:ascii="Arial" w:eastAsia="Calibri" w:hAnsi="Arial" w:cs="Arial"/>
          <w:sz w:val="20"/>
          <w:szCs w:val="20"/>
          <w:lang w:eastAsia="en-US"/>
        </w:rPr>
        <w:t xml:space="preserve">). </w:t>
      </w:r>
      <w:sdt>
        <w:sdtPr>
          <w:rPr>
            <w:rFonts w:ascii="Arial" w:eastAsia="Calibri" w:hAnsi="Arial" w:cs="Arial"/>
            <w:sz w:val="20"/>
            <w:szCs w:val="20"/>
            <w:lang w:eastAsia="en-US"/>
          </w:rPr>
          <w:tag w:val="MENDELEY_CITATION_v3_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"/>
          <w:id w:val="-1682810959"/>
          <w:placeholder>
            <w:docPart w:val="DefaultPlaceholder_-1854013440"/>
          </w:placeholder>
        </w:sdtPr>
        <w:sdtContent>
          <w:r w:rsidR="00F30358" w:rsidRPr="00182ECD">
            <w:rPr>
              <w:rFonts w:ascii="Arial" w:eastAsia="Times New Roman" w:hAnsi="Arial" w:cs="Arial"/>
              <w:sz w:val="20"/>
              <w:szCs w:val="20"/>
            </w:rPr>
            <w:t xml:space="preserve">Berg &amp; </w:t>
          </w:r>
          <w:proofErr w:type="spellStart"/>
          <w:r w:rsidR="00F30358" w:rsidRPr="00182ECD">
            <w:rPr>
              <w:rFonts w:ascii="Arial" w:eastAsia="Times New Roman" w:hAnsi="Arial" w:cs="Arial"/>
              <w:sz w:val="20"/>
              <w:szCs w:val="20"/>
            </w:rPr>
            <w:t>Ellers</w:t>
          </w:r>
          <w:proofErr w:type="spellEnd"/>
          <w:r w:rsidR="00F30358" w:rsidRPr="00182ECD">
            <w:rPr>
              <w:rFonts w:ascii="Arial" w:eastAsia="Times New Roman" w:hAnsi="Arial" w:cs="Arial"/>
              <w:sz w:val="20"/>
              <w:szCs w:val="20"/>
            </w:rPr>
            <w:t xml:space="preserve"> (2010)</w:t>
          </w:r>
        </w:sdtContent>
      </w:sdt>
      <w:r w:rsidR="002912E3" w:rsidRPr="00182ECD">
        <w:rPr>
          <w:rFonts w:ascii="Arial" w:eastAsia="Calibri" w:hAnsi="Arial" w:cs="Arial"/>
          <w:sz w:val="20"/>
          <w:szCs w:val="20"/>
          <w:lang w:eastAsia="en-US"/>
        </w:rPr>
        <w:t xml:space="preserve"> argued that plastic responses in a focal species might make it superior in competition with other, non-plastic species, precluding coexistence; </w:t>
      </w:r>
      <w:sdt>
        <w:sdtPr>
          <w:rPr>
            <w:rFonts w:ascii="Arial" w:eastAsia="Calibri" w:hAnsi="Arial" w:cs="Arial"/>
            <w:sz w:val="20"/>
            <w:szCs w:val="20"/>
            <w:lang w:eastAsia="en-US"/>
          </w:rPr>
          <w:tag w:val="MENDELEY_CITATION_v3_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"/>
          <w:id w:val="1447884450"/>
          <w:placeholder>
            <w:docPart w:val="DefaultPlaceholder_-1854013440"/>
          </w:placeholder>
        </w:sdtPr>
        <w:sdtContent>
          <w:r w:rsidR="00F30358" w:rsidRPr="00182ECD">
            <w:rPr>
              <w:rFonts w:ascii="Arial" w:eastAsia="Calibri" w:hAnsi="Arial" w:cs="Arial"/>
              <w:sz w:val="20"/>
              <w:szCs w:val="20"/>
              <w:lang w:eastAsia="en-US"/>
            </w:rPr>
            <w:t>Callaway et al. (2003)</w:t>
          </w:r>
        </w:sdtContent>
      </w:sdt>
      <w:r w:rsidR="002912E3" w:rsidRPr="00182ECD">
        <w:rPr>
          <w:rFonts w:ascii="Arial" w:eastAsia="Calibri" w:hAnsi="Arial" w:cs="Arial"/>
          <w:sz w:val="20"/>
          <w:szCs w:val="20"/>
          <w:lang w:eastAsia="en-US"/>
        </w:rPr>
        <w:t xml:space="preserve"> by contrast argue</w:t>
      </w:r>
      <w:r w:rsidR="00A20695" w:rsidRPr="00182ECD">
        <w:rPr>
          <w:rFonts w:ascii="Arial" w:eastAsia="Calibri" w:hAnsi="Arial" w:cs="Arial"/>
          <w:sz w:val="20"/>
          <w:szCs w:val="20"/>
          <w:lang w:eastAsia="en-US"/>
        </w:rPr>
        <w:t>d</w:t>
      </w:r>
      <w:r w:rsidR="002912E3" w:rsidRPr="00182ECD">
        <w:rPr>
          <w:rFonts w:ascii="Arial" w:eastAsia="Calibri" w:hAnsi="Arial" w:cs="Arial"/>
          <w:sz w:val="20"/>
          <w:szCs w:val="20"/>
          <w:lang w:eastAsia="en-US"/>
        </w:rPr>
        <w:t xml:space="preserve"> that plasticity in plants tailored to specific neighbor species can facilitate coexistence, for instance via shift in rooting zones. </w:t>
      </w:r>
      <w:sdt>
        <w:sdtPr>
          <w:rPr>
            <w:rFonts w:ascii="Arial" w:eastAsia="Calibri" w:hAnsi="Arial" w:cs="Arial"/>
            <w:sz w:val="20"/>
            <w:szCs w:val="20"/>
            <w:lang w:eastAsia="en-US"/>
          </w:rPr>
          <w:tag w:val="MENDELEY_CITATION_v3_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"/>
          <w:id w:val="-766849872"/>
          <w:placeholder>
            <w:docPart w:val="DefaultPlaceholder_-1854013440"/>
          </w:placeholder>
        </w:sdtPr>
        <w:sdtContent>
          <w:r w:rsidR="00F30358" w:rsidRPr="00182ECD">
            <w:rPr>
              <w:rFonts w:ascii="Arial" w:eastAsia="Times New Roman" w:hAnsi="Arial" w:cs="Arial"/>
              <w:sz w:val="20"/>
              <w:szCs w:val="20"/>
            </w:rPr>
            <w:t>Turcotte &amp; Levine (2016)</w:t>
          </w:r>
        </w:sdtContent>
      </w:sdt>
      <w:r w:rsidR="002912E3" w:rsidRPr="00182ECD">
        <w:rPr>
          <w:rFonts w:ascii="Arial" w:eastAsia="Calibri" w:hAnsi="Arial" w:cs="Arial"/>
          <w:sz w:val="20"/>
          <w:szCs w:val="20"/>
          <w:lang w:eastAsia="en-US"/>
        </w:rPr>
        <w:t xml:space="preserve"> suggest</w:t>
      </w:r>
      <w:r w:rsidR="00A20695" w:rsidRPr="00182ECD">
        <w:rPr>
          <w:rFonts w:ascii="Arial" w:eastAsia="Calibri" w:hAnsi="Arial" w:cs="Arial"/>
          <w:sz w:val="20"/>
          <w:szCs w:val="20"/>
          <w:lang w:eastAsia="en-US"/>
        </w:rPr>
        <w:t>ed</w:t>
      </w:r>
      <w:r w:rsidR="002912E3" w:rsidRPr="00182ECD">
        <w:rPr>
          <w:rFonts w:ascii="Arial" w:eastAsia="Calibri" w:hAnsi="Arial" w:cs="Arial"/>
          <w:sz w:val="20"/>
          <w:szCs w:val="20"/>
          <w:lang w:eastAsia="en-US"/>
        </w:rPr>
        <w:t xml:space="preserve"> that “no study [currently quantifies</w:t>
      </w:r>
      <w:r w:rsidR="00DA3AFC" w:rsidRPr="00182ECD">
        <w:rPr>
          <w:rFonts w:ascii="Arial" w:eastAsia="Calibri" w:hAnsi="Arial" w:cs="Arial"/>
          <w:sz w:val="20"/>
          <w:szCs w:val="20"/>
          <w:lang w:eastAsia="en-US"/>
        </w:rPr>
        <w:t>]</w:t>
      </w:r>
      <w:r w:rsidR="002912E3" w:rsidRPr="00182ECD">
        <w:rPr>
          <w:rFonts w:ascii="Arial" w:eastAsia="Calibri" w:hAnsi="Arial" w:cs="Arial"/>
          <w:sz w:val="20"/>
          <w:szCs w:val="20"/>
          <w:lang w:eastAsia="en-US"/>
        </w:rPr>
        <w:t xml:space="preserve"> the net effect of plasticity on species coexistence</w:t>
      </w:r>
      <w:r w:rsidR="00E25373" w:rsidRPr="00182ECD">
        <w:rPr>
          <w:rFonts w:ascii="Arial" w:eastAsia="Calibri" w:hAnsi="Arial" w:cs="Arial"/>
          <w:sz w:val="20"/>
          <w:szCs w:val="20"/>
          <w:lang w:eastAsia="en-US"/>
        </w:rPr>
        <w:t>.”</w:t>
      </w:r>
      <w:r w:rsidR="00AC6C9A">
        <w:rPr>
          <w:rFonts w:ascii="Arial" w:hAnsi="Arial" w:cs="Arial"/>
          <w:sz w:val="20"/>
          <w:szCs w:val="20"/>
        </w:rPr>
        <w:t xml:space="preserve"> </w:t>
      </w:r>
      <w:r w:rsidR="00E434BA" w:rsidRPr="00182ECD">
        <w:rPr>
          <w:rFonts w:ascii="Arial" w:hAnsi="Arial" w:cs="Arial"/>
          <w:sz w:val="20"/>
          <w:szCs w:val="20"/>
        </w:rPr>
        <w:t>One consequence of plastic responses is that it can generate individual variation within populations. This can result from responses to heterogeneous micro-environments, or stochastic cellular processes. Existing theoretical studies have given contrary expectations about the consequences of such</w:t>
      </w:r>
      <w:r w:rsidR="00851B3F">
        <w:rPr>
          <w:rFonts w:ascii="Arial" w:hAnsi="Arial" w:cs="Arial"/>
          <w:sz w:val="20"/>
          <w:szCs w:val="20"/>
        </w:rPr>
        <w:t xml:space="preserve"> intraspecific trait</w:t>
      </w:r>
      <w:r w:rsidR="00E434BA" w:rsidRPr="00182ECD">
        <w:rPr>
          <w:rFonts w:ascii="Arial" w:hAnsi="Arial" w:cs="Arial"/>
          <w:sz w:val="20"/>
          <w:szCs w:val="20"/>
        </w:rPr>
        <w:t xml:space="preserve"> variation. On the one hand, given nonlinear averaging, species coexistence may be made more difficult </w:t>
      </w:r>
      <w:sdt>
        <w:sdtPr>
          <w:rPr>
            <w:rFonts w:ascii="Arial" w:hAnsi="Arial" w:cs="Arial"/>
            <w:sz w:val="20"/>
            <w:szCs w:val="20"/>
          </w:rPr>
          <w:tag w:val="MENDELEY_CITATION_v3_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"/>
          <w:id w:val="1751467968"/>
          <w:placeholder>
            <w:docPart w:val="DefaultPlaceholder_-1854013440"/>
          </w:placeholder>
        </w:sdtPr>
        <w:sdtContent>
          <w:r w:rsidR="00F30358" w:rsidRPr="00182ECD">
            <w:rPr>
              <w:rFonts w:ascii="Arial" w:hAnsi="Arial" w:cs="Arial"/>
              <w:sz w:val="20"/>
              <w:szCs w:val="20"/>
            </w:rPr>
            <w:t>(Hart et al., 2016)</w:t>
          </w:r>
        </w:sdtContent>
      </w:sdt>
      <w:r w:rsidR="00E434BA" w:rsidRPr="00182ECD">
        <w:rPr>
          <w:rFonts w:ascii="Arial" w:hAnsi="Arial" w:cs="Arial"/>
          <w:sz w:val="20"/>
          <w:szCs w:val="20"/>
        </w:rPr>
        <w:t xml:space="preserve">; on the other hand, moderately heritable phenotypic variation appears to stabilize </w:t>
      </w:r>
      <w:proofErr w:type="spellStart"/>
      <w:r w:rsidR="00E434BA" w:rsidRPr="00182ECD">
        <w:rPr>
          <w:rFonts w:ascii="Arial" w:hAnsi="Arial" w:cs="Arial"/>
          <w:sz w:val="20"/>
          <w:szCs w:val="20"/>
        </w:rPr>
        <w:t>Lotka</w:t>
      </w:r>
      <w:proofErr w:type="spellEnd"/>
      <w:r w:rsidR="00E434BA" w:rsidRPr="00182ECD">
        <w:rPr>
          <w:rFonts w:ascii="Arial" w:hAnsi="Arial" w:cs="Arial"/>
          <w:sz w:val="20"/>
          <w:szCs w:val="20"/>
        </w:rPr>
        <w:t xml:space="preserve">-Volterra dynamics </w:t>
      </w:r>
      <w:sdt>
        <w:sdtPr>
          <w:rPr>
            <w:rFonts w:ascii="Arial" w:hAnsi="Arial" w:cs="Arial"/>
            <w:sz w:val="20"/>
            <w:szCs w:val="20"/>
          </w:rPr>
          <w:tag w:val="MENDELEY_CITATION_v3_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"/>
          <w:id w:val="93369763"/>
          <w:placeholder>
            <w:docPart w:val="DefaultPlaceholder_-1854013440"/>
          </w:placeholder>
        </w:sdtPr>
        <w:sdtContent>
          <w:r w:rsidR="00F30358" w:rsidRPr="00182ECD">
            <w:rPr>
              <w:rFonts w:ascii="Arial" w:hAnsi="Arial" w:cs="Arial"/>
              <w:sz w:val="20"/>
              <w:szCs w:val="20"/>
            </w:rPr>
            <w:t>(Maynard et al., 2019)</w:t>
          </w:r>
        </w:sdtContent>
      </w:sdt>
      <w:r w:rsidR="00E434BA" w:rsidRPr="00182ECD">
        <w:rPr>
          <w:rFonts w:ascii="Arial" w:hAnsi="Arial" w:cs="Arial"/>
          <w:sz w:val="20"/>
          <w:szCs w:val="20"/>
        </w:rPr>
        <w:t>.</w:t>
      </w:r>
    </w:p>
    <w:p w14:paraId="090213ED" w14:textId="77A079B6" w:rsidR="00B91FB7" w:rsidRPr="00AC6C9A" w:rsidRDefault="001C1C0E" w:rsidP="00AC6C9A">
      <w:pPr>
        <w:widowControl w:val="0"/>
        <w:spacing w:after="120"/>
        <w:rPr>
          <w:rFonts w:ascii="Arial" w:eastAsia="Calibri" w:hAnsi="Arial" w:cs="Arial"/>
          <w:sz w:val="20"/>
          <w:szCs w:val="20"/>
          <w:lang w:eastAsia="en-US"/>
        </w:rPr>
      </w:pPr>
      <w:r w:rsidRPr="00182ECD">
        <w:rPr>
          <w:rFonts w:ascii="Arial" w:eastAsia="Calibri" w:hAnsi="Arial" w:cs="Arial"/>
          <w:sz w:val="20"/>
          <w:szCs w:val="20"/>
          <w:lang w:eastAsia="en-US"/>
        </w:rPr>
        <w:t xml:space="preserve">A realistic biological complexity that is left out of most </w:t>
      </w:r>
      <w:r w:rsidR="00CD18AB" w:rsidRPr="00182ECD">
        <w:rPr>
          <w:rFonts w:ascii="Arial" w:eastAsia="Calibri" w:hAnsi="Arial" w:cs="Arial"/>
          <w:sz w:val="20"/>
          <w:szCs w:val="20"/>
          <w:lang w:eastAsia="en-US"/>
        </w:rPr>
        <w:t xml:space="preserve">such </w:t>
      </w:r>
      <w:r w:rsidRPr="00182ECD">
        <w:rPr>
          <w:rFonts w:ascii="Arial" w:eastAsia="Calibri" w:hAnsi="Arial" w:cs="Arial"/>
          <w:sz w:val="20"/>
          <w:szCs w:val="20"/>
          <w:lang w:eastAsia="en-US"/>
        </w:rPr>
        <w:t xml:space="preserve">analyses is that an interaction between </w:t>
      </w:r>
      <w:r w:rsidR="00313CCD" w:rsidRPr="00182ECD">
        <w:rPr>
          <w:rFonts w:ascii="Arial" w:eastAsia="Calibri" w:hAnsi="Arial" w:cs="Arial"/>
          <w:sz w:val="20"/>
          <w:szCs w:val="20"/>
          <w:lang w:eastAsia="en-US"/>
        </w:rPr>
        <w:t xml:space="preserve">two </w:t>
      </w:r>
      <w:r w:rsidRPr="00182ECD">
        <w:rPr>
          <w:rFonts w:ascii="Arial" w:eastAsia="Calibri" w:hAnsi="Arial" w:cs="Arial"/>
          <w:sz w:val="20"/>
          <w:szCs w:val="20"/>
          <w:lang w:eastAsia="en-US"/>
        </w:rPr>
        <w:t xml:space="preserve">species comprising a link in the network can be strongly influenced by the presence and activity of additional species (e.g., </w:t>
      </w:r>
      <w:sdt>
        <w:sdtPr>
          <w:rPr>
            <w:rFonts w:ascii="Arial" w:eastAsia="Calibri" w:hAnsi="Arial" w:cs="Arial"/>
            <w:sz w:val="20"/>
            <w:szCs w:val="20"/>
            <w:lang w:eastAsia="en-US"/>
          </w:rPr>
          <w:tag w:val="MENDELEY_CITATION_v3_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"/>
          <w:id w:val="405119240"/>
          <w:placeholder>
            <w:docPart w:val="DefaultPlaceholder_-1854013440"/>
          </w:placeholder>
        </w:sdtPr>
        <w:sdtContent>
          <w:proofErr w:type="spellStart"/>
          <w:r w:rsidR="00F30358" w:rsidRPr="00182ECD">
            <w:rPr>
              <w:rFonts w:ascii="Arial" w:eastAsia="Times New Roman" w:hAnsi="Arial" w:cs="Arial"/>
              <w:sz w:val="20"/>
              <w:szCs w:val="20"/>
            </w:rPr>
            <w:t>Golubski</w:t>
          </w:r>
          <w:proofErr w:type="spellEnd"/>
          <w:r w:rsidR="00F30358" w:rsidRPr="00182ECD">
            <w:rPr>
              <w:rFonts w:ascii="Arial" w:eastAsia="Times New Roman" w:hAnsi="Arial" w:cs="Arial"/>
              <w:sz w:val="20"/>
              <w:szCs w:val="20"/>
            </w:rPr>
            <w:t xml:space="preserve"> &amp; Abrams, 2011</w:t>
          </w:r>
        </w:sdtContent>
      </w:sdt>
      <w:r w:rsidRPr="00182ECD">
        <w:rPr>
          <w:rFonts w:ascii="Arial" w:eastAsia="Calibri" w:hAnsi="Arial" w:cs="Arial"/>
          <w:sz w:val="20"/>
          <w:szCs w:val="20"/>
          <w:lang w:eastAsia="en-US"/>
        </w:rPr>
        <w:t>). Ecologists are becoming increasingly aware that network analyses need to account for such effects, often under the rubric of trait-mediated indirect interactions (</w:t>
      </w:r>
      <w:proofErr w:type="spellStart"/>
      <w:sdt>
        <w:sdtPr>
          <w:rPr>
            <w:rFonts w:ascii="Arial" w:eastAsia="Calibri" w:hAnsi="Arial" w:cs="Arial"/>
            <w:sz w:val="20"/>
            <w:szCs w:val="20"/>
            <w:lang w:eastAsia="en-US"/>
          </w:rPr>
          <w:tag w:val="MENDELEY_CITATION_v3_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"/>
          <w:id w:val="484747076"/>
          <w:placeholder>
            <w:docPart w:val="DefaultPlaceholder_-1854013440"/>
          </w:placeholder>
        </w:sdtPr>
        <w:sdtContent>
          <w:r w:rsidR="00F30358" w:rsidRPr="00182ECD">
            <w:rPr>
              <w:rFonts w:ascii="Arial" w:eastAsia="Calibri" w:hAnsi="Arial" w:cs="Arial"/>
              <w:sz w:val="20"/>
              <w:szCs w:val="20"/>
              <w:lang w:eastAsia="en-US"/>
            </w:rPr>
            <w:t>Ohgushi</w:t>
          </w:r>
          <w:proofErr w:type="spellEnd"/>
          <w:r w:rsidR="00F30358" w:rsidRPr="00182ECD">
            <w:rPr>
              <w:rFonts w:ascii="Arial" w:eastAsia="Calibri" w:hAnsi="Arial" w:cs="Arial"/>
              <w:sz w:val="20"/>
              <w:szCs w:val="20"/>
              <w:lang w:eastAsia="en-US"/>
            </w:rPr>
            <w:t xml:space="preserve"> et al., 2012</w:t>
          </w:r>
        </w:sdtContent>
      </w:sdt>
      <w:r w:rsidR="00D156AB" w:rsidRPr="00182ECD">
        <w:rPr>
          <w:rFonts w:ascii="Arial" w:eastAsia="Calibri" w:hAnsi="Arial" w:cs="Arial"/>
          <w:sz w:val="20"/>
          <w:szCs w:val="20"/>
          <w:lang w:eastAsia="en-US"/>
        </w:rPr>
        <w:t xml:space="preserve">, </w:t>
      </w:r>
      <w:sdt>
        <w:sdtPr>
          <w:rPr>
            <w:rFonts w:ascii="Arial" w:eastAsia="Calibri" w:hAnsi="Arial" w:cs="Arial"/>
            <w:sz w:val="20"/>
            <w:szCs w:val="20"/>
            <w:lang w:eastAsia="en-US"/>
          </w:rPr>
          <w:tag w:val="MENDELEY_CITATION_v3_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"/>
          <w:id w:val="960297870"/>
          <w:placeholder>
            <w:docPart w:val="DefaultPlaceholder_-1854013440"/>
          </w:placeholder>
        </w:sdtPr>
        <w:sdtContent>
          <w:r w:rsidR="00F30358" w:rsidRPr="00182ECD">
            <w:rPr>
              <w:rFonts w:ascii="Arial" w:eastAsia="Calibri" w:hAnsi="Arial" w:cs="Arial"/>
              <w:sz w:val="20"/>
              <w:szCs w:val="20"/>
              <w:lang w:eastAsia="en-US"/>
            </w:rPr>
            <w:t>García-</w:t>
          </w:r>
          <w:proofErr w:type="spellStart"/>
          <w:r w:rsidR="00F30358" w:rsidRPr="00182ECD">
            <w:rPr>
              <w:rFonts w:ascii="Arial" w:eastAsia="Calibri" w:hAnsi="Arial" w:cs="Arial"/>
              <w:sz w:val="20"/>
              <w:szCs w:val="20"/>
              <w:lang w:eastAsia="en-US"/>
            </w:rPr>
            <w:t>Callejas</w:t>
          </w:r>
          <w:proofErr w:type="spellEnd"/>
          <w:r w:rsidR="00F30358" w:rsidRPr="00182ECD">
            <w:rPr>
              <w:rFonts w:ascii="Arial" w:eastAsia="Calibri" w:hAnsi="Arial" w:cs="Arial"/>
              <w:sz w:val="20"/>
              <w:szCs w:val="20"/>
              <w:lang w:eastAsia="en-US"/>
            </w:rPr>
            <w:t xml:space="preserve"> et al., 2018</w:t>
          </w:r>
        </w:sdtContent>
      </w:sdt>
      <w:r w:rsidRPr="00182ECD">
        <w:rPr>
          <w:rFonts w:ascii="Arial" w:eastAsia="Calibri" w:hAnsi="Arial" w:cs="Arial"/>
          <w:sz w:val="20"/>
          <w:szCs w:val="20"/>
          <w:lang w:eastAsia="en-US"/>
        </w:rPr>
        <w:t xml:space="preserve">). </w:t>
      </w:r>
      <w:sdt>
        <w:sdtPr>
          <w:rPr>
            <w:rFonts w:ascii="Arial" w:eastAsia="Calibri" w:hAnsi="Arial" w:cs="Arial"/>
            <w:sz w:val="20"/>
            <w:szCs w:val="20"/>
            <w:lang w:eastAsia="en-US"/>
          </w:rPr>
          <w:tag w:val="MENDELEY_CITATION_v3_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"/>
          <w:id w:val="2027831164"/>
          <w:placeholder>
            <w:docPart w:val="DefaultPlaceholder_-1854013440"/>
          </w:placeholder>
        </w:sdtPr>
        <w:sdtContent>
          <w:r w:rsidR="00F30358" w:rsidRPr="00182ECD">
            <w:rPr>
              <w:rFonts w:ascii="Arial" w:eastAsia="Calibri" w:hAnsi="Arial" w:cs="Arial"/>
              <w:sz w:val="20"/>
              <w:szCs w:val="20"/>
              <w:lang w:eastAsia="en-US"/>
            </w:rPr>
            <w:t>(Terry et al., 2017, 2020)</w:t>
          </w:r>
        </w:sdtContent>
      </w:sdt>
      <w:r w:rsidRPr="00182ECD">
        <w:rPr>
          <w:rFonts w:ascii="Arial" w:eastAsia="Calibri" w:hAnsi="Arial" w:cs="Arial"/>
          <w:sz w:val="20"/>
          <w:szCs w:val="20"/>
          <w:lang w:eastAsia="en-US"/>
        </w:rPr>
        <w:t xml:space="preserve"> argue</w:t>
      </w:r>
      <w:r w:rsidR="00762024" w:rsidRPr="00182ECD">
        <w:rPr>
          <w:rFonts w:ascii="Arial" w:eastAsia="Calibri" w:hAnsi="Arial" w:cs="Arial"/>
          <w:sz w:val="20"/>
          <w:szCs w:val="20"/>
          <w:lang w:eastAsia="en-US"/>
        </w:rPr>
        <w:t>d</w:t>
      </w:r>
      <w:r w:rsidRPr="00182ECD">
        <w:rPr>
          <w:rFonts w:ascii="Arial" w:eastAsia="Calibri" w:hAnsi="Arial" w:cs="Arial"/>
          <w:sz w:val="20"/>
          <w:szCs w:val="20"/>
          <w:lang w:eastAsia="en-US"/>
        </w:rPr>
        <w:t xml:space="preserve"> that incorporating non-trophic interactions explicitly into functional responses and other mechanistic components of population models (</w:t>
      </w:r>
      <w:r w:rsidR="0019711C" w:rsidRPr="00182ECD">
        <w:rPr>
          <w:rFonts w:ascii="Arial" w:eastAsia="Calibri" w:hAnsi="Arial" w:cs="Arial"/>
          <w:sz w:val="20"/>
          <w:szCs w:val="20"/>
          <w:lang w:eastAsia="en-US"/>
        </w:rPr>
        <w:t xml:space="preserve">as in </w:t>
      </w:r>
      <w:sdt>
        <w:sdtPr>
          <w:rPr>
            <w:rFonts w:ascii="Arial" w:eastAsia="Calibri" w:hAnsi="Arial" w:cs="Arial"/>
            <w:sz w:val="20"/>
            <w:szCs w:val="20"/>
            <w:lang w:eastAsia="en-US"/>
          </w:rPr>
          <w:tag w:val="MENDELEY_CITATION_v3_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"/>
          <w:id w:val="-1442294365"/>
          <w:placeholder>
            <w:docPart w:val="DefaultPlaceholder_-1854013440"/>
          </w:placeholder>
        </w:sdtPr>
        <w:sdtContent>
          <w:r w:rsidR="00F30358" w:rsidRPr="00182ECD">
            <w:rPr>
              <w:rFonts w:ascii="Arial" w:eastAsia="Times New Roman" w:hAnsi="Arial" w:cs="Arial"/>
              <w:sz w:val="20"/>
              <w:szCs w:val="20"/>
            </w:rPr>
            <w:t>Holt &amp; Barfield, 2013</w:t>
          </w:r>
        </w:sdtContent>
      </w:sdt>
      <w:r w:rsidRPr="00182ECD">
        <w:rPr>
          <w:rFonts w:ascii="Arial" w:eastAsia="Calibri" w:hAnsi="Arial" w:cs="Arial"/>
          <w:sz w:val="20"/>
          <w:szCs w:val="20"/>
          <w:lang w:eastAsia="en-US"/>
        </w:rPr>
        <w:t>) permit one to ask fresh questions about how ecological complexity influences ecosystem stability.</w:t>
      </w:r>
      <w:r w:rsidR="00AC6C9A">
        <w:rPr>
          <w:rFonts w:ascii="Arial" w:eastAsia="Calibri" w:hAnsi="Arial" w:cs="Arial"/>
          <w:sz w:val="20"/>
          <w:szCs w:val="20"/>
          <w:lang w:eastAsia="en-US"/>
        </w:rPr>
        <w:t xml:space="preserve"> </w:t>
      </w:r>
      <w:r w:rsidR="00AC6C9A">
        <w:rPr>
          <w:rFonts w:ascii="Arial" w:hAnsi="Arial" w:cs="Arial"/>
          <w:sz w:val="20"/>
          <w:szCs w:val="20"/>
        </w:rPr>
        <w:t>I</w:t>
      </w:r>
      <w:r w:rsidR="00B91FB7" w:rsidRPr="00AC6C9A">
        <w:rPr>
          <w:rFonts w:ascii="Arial" w:hAnsi="Arial" w:cs="Arial"/>
          <w:sz w:val="20"/>
          <w:szCs w:val="20"/>
        </w:rPr>
        <w:t>nteraction modification</w:t>
      </w:r>
      <w:r w:rsidR="00AC6C9A">
        <w:rPr>
          <w:rFonts w:ascii="Arial" w:hAnsi="Arial" w:cs="Arial"/>
          <w:sz w:val="20"/>
          <w:szCs w:val="20"/>
        </w:rPr>
        <w:t xml:space="preserve">, such as when </w:t>
      </w:r>
      <w:r w:rsidR="00C75E11" w:rsidRPr="00AC6C9A">
        <w:rPr>
          <w:rFonts w:ascii="Arial" w:hAnsi="Arial" w:cs="Arial"/>
          <w:sz w:val="20"/>
          <w:szCs w:val="20"/>
        </w:rPr>
        <w:t xml:space="preserve">one species induces a trait </w:t>
      </w:r>
      <w:r w:rsidR="00C75E11">
        <w:rPr>
          <w:rFonts w:ascii="Arial" w:hAnsi="Arial" w:cs="Arial"/>
          <w:sz w:val="20"/>
          <w:szCs w:val="20"/>
        </w:rPr>
        <w:t>shift</w:t>
      </w:r>
      <w:r w:rsidR="00C75E11" w:rsidRPr="00AC6C9A">
        <w:rPr>
          <w:rFonts w:ascii="Arial" w:hAnsi="Arial" w:cs="Arial"/>
          <w:sz w:val="20"/>
          <w:szCs w:val="20"/>
        </w:rPr>
        <w:t xml:space="preserve"> in </w:t>
      </w:r>
      <w:r w:rsidR="00C75E11">
        <w:rPr>
          <w:rFonts w:ascii="Arial" w:hAnsi="Arial" w:cs="Arial"/>
          <w:sz w:val="20"/>
          <w:szCs w:val="20"/>
        </w:rPr>
        <w:t>a second</w:t>
      </w:r>
      <w:r w:rsidR="00C75E11" w:rsidRPr="00AC6C9A">
        <w:rPr>
          <w:rFonts w:ascii="Arial" w:hAnsi="Arial" w:cs="Arial"/>
          <w:sz w:val="20"/>
          <w:szCs w:val="20"/>
        </w:rPr>
        <w:t xml:space="preserve"> species</w:t>
      </w:r>
      <w:r w:rsidR="00C75E11">
        <w:rPr>
          <w:rFonts w:ascii="Arial" w:hAnsi="Arial" w:cs="Arial"/>
          <w:sz w:val="20"/>
          <w:szCs w:val="20"/>
        </w:rPr>
        <w:t xml:space="preserve"> that</w:t>
      </w:r>
      <w:r w:rsidR="00C75E11" w:rsidRPr="00AC6C9A">
        <w:rPr>
          <w:rFonts w:ascii="Arial" w:hAnsi="Arial" w:cs="Arial"/>
          <w:sz w:val="20"/>
          <w:szCs w:val="20"/>
        </w:rPr>
        <w:t xml:space="preserve"> affects how </w:t>
      </w:r>
      <w:r w:rsidR="00C75E11">
        <w:rPr>
          <w:rFonts w:ascii="Arial" w:hAnsi="Arial" w:cs="Arial"/>
          <w:sz w:val="20"/>
          <w:szCs w:val="20"/>
        </w:rPr>
        <w:t>it</w:t>
      </w:r>
      <w:r w:rsidR="00C75E11" w:rsidRPr="00AC6C9A">
        <w:rPr>
          <w:rFonts w:ascii="Arial" w:hAnsi="Arial" w:cs="Arial"/>
          <w:sz w:val="20"/>
          <w:szCs w:val="20"/>
        </w:rPr>
        <w:t xml:space="preserve"> interacts with a third species</w:t>
      </w:r>
      <w:r w:rsidR="00C75E11">
        <w:rPr>
          <w:rFonts w:ascii="Arial" w:hAnsi="Arial" w:cs="Arial"/>
          <w:sz w:val="20"/>
          <w:szCs w:val="20"/>
        </w:rPr>
        <w:t>,</w:t>
      </w:r>
      <w:r w:rsidR="00B91FB7" w:rsidRPr="00AC6C9A">
        <w:rPr>
          <w:rFonts w:ascii="Arial" w:hAnsi="Arial" w:cs="Arial"/>
          <w:sz w:val="20"/>
          <w:szCs w:val="20"/>
        </w:rPr>
        <w:t xml:space="preserve"> </w:t>
      </w:r>
      <w:r w:rsidR="00AC6C9A">
        <w:rPr>
          <w:rFonts w:ascii="Arial" w:hAnsi="Arial" w:cs="Arial"/>
          <w:sz w:val="20"/>
          <w:szCs w:val="20"/>
        </w:rPr>
        <w:t xml:space="preserve">can </w:t>
      </w:r>
      <w:r w:rsidR="00B91FB7" w:rsidRPr="00AC6C9A">
        <w:rPr>
          <w:rFonts w:ascii="Arial" w:hAnsi="Arial" w:cs="Arial"/>
          <w:sz w:val="20"/>
          <w:szCs w:val="20"/>
        </w:rPr>
        <w:t>lead to higher-order interaction</w:t>
      </w:r>
      <w:r w:rsidR="00AC6C9A">
        <w:rPr>
          <w:rFonts w:ascii="Arial" w:hAnsi="Arial" w:cs="Arial"/>
          <w:sz w:val="20"/>
          <w:szCs w:val="20"/>
        </w:rPr>
        <w:t>s</w:t>
      </w:r>
      <w:r w:rsidR="00B91FB7" w:rsidRPr="00AC6C9A">
        <w:rPr>
          <w:rFonts w:ascii="Arial" w:hAnsi="Arial" w:cs="Arial"/>
          <w:sz w:val="20"/>
          <w:szCs w:val="20"/>
        </w:rPr>
        <w:t xml:space="preserve"> involving all three species. It has been argued that higher-order interactions are common in ecosystems </w:t>
      </w:r>
      <w:sdt>
        <w:sdtPr>
          <w:rPr>
            <w:rFonts w:ascii="Arial" w:hAnsi="Arial" w:cs="Arial"/>
            <w:sz w:val="20"/>
            <w:szCs w:val="20"/>
          </w:rPr>
          <w:tag w:val="MENDELEY_CITATION_v3_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"/>
          <w:id w:val="997083331"/>
          <w:placeholder>
            <w:docPart w:val="BBF3B402E19E4DCDA49F147EA59E7A64"/>
          </w:placeholder>
        </w:sdtPr>
        <w:sdtContent>
          <w:r w:rsidR="00B91FB7" w:rsidRPr="00AC6C9A">
            <w:rPr>
              <w:rFonts w:ascii="Arial" w:eastAsia="Times New Roman" w:hAnsi="Arial" w:cs="Arial"/>
              <w:sz w:val="20"/>
              <w:szCs w:val="20"/>
            </w:rPr>
            <w:t>(Mayfield &amp; Stouffer, 2017)</w:t>
          </w:r>
        </w:sdtContent>
      </w:sdt>
      <w:r w:rsidR="00B91FB7" w:rsidRPr="00AC6C9A">
        <w:rPr>
          <w:rFonts w:ascii="Arial" w:hAnsi="Arial" w:cs="Arial"/>
          <w:sz w:val="20"/>
          <w:szCs w:val="20"/>
        </w:rPr>
        <w:t xml:space="preserve">, yet there have not been good models for the mechanistic basis of such interactions </w:t>
      </w:r>
      <w:sdt>
        <w:sdtPr>
          <w:rPr>
            <w:rFonts w:ascii="Arial" w:hAnsi="Arial" w:cs="Arial"/>
            <w:sz w:val="20"/>
            <w:szCs w:val="20"/>
          </w:rPr>
          <w:tag w:val="MENDELEY_CITATION_v3_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"/>
          <w:id w:val="-965040193"/>
          <w:placeholder>
            <w:docPart w:val="BBF3B402E19E4DCDA49F147EA59E7A64"/>
          </w:placeholder>
        </w:sdtPr>
        <w:sdtContent>
          <w:r w:rsidR="00B91FB7" w:rsidRPr="00AC6C9A">
            <w:rPr>
              <w:rFonts w:ascii="Arial" w:hAnsi="Arial" w:cs="Arial"/>
              <w:sz w:val="20"/>
              <w:szCs w:val="20"/>
            </w:rPr>
            <w:t>(Levine et al., 2017)</w:t>
          </w:r>
        </w:sdtContent>
      </w:sdt>
      <w:r w:rsidR="00B91FB7" w:rsidRPr="00AC6C9A">
        <w:rPr>
          <w:rFonts w:ascii="Arial" w:hAnsi="Arial" w:cs="Arial"/>
          <w:sz w:val="20"/>
          <w:szCs w:val="20"/>
        </w:rPr>
        <w:t xml:space="preserve">. To </w:t>
      </w:r>
      <w:r w:rsidR="004C1D59">
        <w:rPr>
          <w:rFonts w:ascii="Arial" w:hAnsi="Arial" w:cs="Arial"/>
          <w:sz w:val="20"/>
          <w:szCs w:val="20"/>
        </w:rPr>
        <w:t xml:space="preserve">make theoretical advances, </w:t>
      </w:r>
      <w:r w:rsidR="00B91FB7" w:rsidRPr="00AC6C9A">
        <w:rPr>
          <w:rFonts w:ascii="Arial" w:hAnsi="Arial" w:cs="Arial"/>
          <w:sz w:val="20"/>
          <w:szCs w:val="20"/>
        </w:rPr>
        <w:t xml:space="preserve">we will </w:t>
      </w:r>
      <w:r w:rsidR="004C1D59">
        <w:rPr>
          <w:rFonts w:ascii="Arial" w:hAnsi="Arial" w:cs="Arial"/>
          <w:sz w:val="20"/>
          <w:szCs w:val="20"/>
        </w:rPr>
        <w:t xml:space="preserve">use </w:t>
      </w:r>
      <w:r w:rsidR="00B91FB7" w:rsidRPr="00AC6C9A">
        <w:rPr>
          <w:rFonts w:ascii="Arial" w:hAnsi="Arial" w:cs="Arial"/>
          <w:sz w:val="20"/>
          <w:szCs w:val="20"/>
        </w:rPr>
        <w:t xml:space="preserve">simplified models of </w:t>
      </w:r>
      <w:r w:rsidR="00741EEA">
        <w:rPr>
          <w:rFonts w:ascii="Arial" w:hAnsi="Arial" w:cs="Arial"/>
          <w:sz w:val="20"/>
          <w:szCs w:val="20"/>
        </w:rPr>
        <w:t>TMIM</w:t>
      </w:r>
      <w:r w:rsidR="00B91FB7" w:rsidRPr="00AC6C9A">
        <w:rPr>
          <w:rFonts w:ascii="Arial" w:hAnsi="Arial" w:cs="Arial"/>
          <w:sz w:val="20"/>
          <w:szCs w:val="20"/>
        </w:rPr>
        <w:t xml:space="preserve"> </w:t>
      </w:r>
      <w:r w:rsidR="004C1D59">
        <w:rPr>
          <w:rFonts w:ascii="Arial" w:hAnsi="Arial" w:cs="Arial"/>
          <w:sz w:val="20"/>
          <w:szCs w:val="20"/>
        </w:rPr>
        <w:t>to study</w:t>
      </w:r>
      <w:r w:rsidR="00B91FB7" w:rsidRPr="00AC6C9A">
        <w:rPr>
          <w:rFonts w:ascii="Arial" w:hAnsi="Arial" w:cs="Arial"/>
          <w:sz w:val="20"/>
          <w:szCs w:val="20"/>
        </w:rPr>
        <w:t xml:space="preserve"> </w:t>
      </w:r>
      <w:r w:rsidR="00741EEA">
        <w:rPr>
          <w:rFonts w:ascii="Arial" w:hAnsi="Arial" w:cs="Arial"/>
          <w:sz w:val="20"/>
          <w:szCs w:val="20"/>
        </w:rPr>
        <w:t xml:space="preserve">such </w:t>
      </w:r>
      <w:r w:rsidR="00B91FB7" w:rsidRPr="00AC6C9A">
        <w:rPr>
          <w:rFonts w:ascii="Arial" w:hAnsi="Arial" w:cs="Arial"/>
          <w:sz w:val="20"/>
          <w:szCs w:val="20"/>
        </w:rPr>
        <w:t>higher-order interactions.</w:t>
      </w:r>
    </w:p>
    <w:p w14:paraId="5F136A17" w14:textId="7ADB91D4" w:rsidR="00E0172E" w:rsidRPr="00883F92" w:rsidRDefault="00E0172E" w:rsidP="005413E0">
      <w:pPr>
        <w:widowControl w:val="0"/>
        <w:spacing w:after="120"/>
        <w:rPr>
          <w:rFonts w:ascii="Arial" w:eastAsia="Calibri" w:hAnsi="Arial" w:cs="Arial"/>
          <w:sz w:val="20"/>
          <w:szCs w:val="20"/>
          <w:u w:val="single"/>
          <w:lang w:eastAsia="en-US"/>
        </w:rPr>
      </w:pPr>
      <w:r w:rsidRPr="00883F92">
        <w:rPr>
          <w:rFonts w:ascii="Arial" w:eastAsia="Calibri" w:hAnsi="Arial" w:cs="Arial"/>
          <w:sz w:val="20"/>
          <w:szCs w:val="20"/>
          <w:u w:val="single"/>
          <w:lang w:eastAsia="en-US"/>
        </w:rPr>
        <w:t xml:space="preserve">Mathematical </w:t>
      </w:r>
      <w:r w:rsidR="00883F92" w:rsidRPr="00883F92">
        <w:rPr>
          <w:rFonts w:ascii="Arial" w:eastAsia="Calibri" w:hAnsi="Arial" w:cs="Arial"/>
          <w:sz w:val="20"/>
          <w:szCs w:val="20"/>
          <w:u w:val="single"/>
          <w:lang w:eastAsia="en-US"/>
        </w:rPr>
        <w:t xml:space="preserve">Results on </w:t>
      </w:r>
      <w:r w:rsidR="00883F92">
        <w:rPr>
          <w:rFonts w:ascii="Arial" w:eastAsia="Calibri" w:hAnsi="Arial" w:cs="Arial"/>
          <w:sz w:val="20"/>
          <w:szCs w:val="20"/>
          <w:u w:val="single"/>
          <w:lang w:eastAsia="en-US"/>
        </w:rPr>
        <w:t>t</w:t>
      </w:r>
      <w:r w:rsidR="00883F92" w:rsidRPr="00883F92">
        <w:rPr>
          <w:rFonts w:ascii="Arial" w:eastAsia="Calibri" w:hAnsi="Arial" w:cs="Arial"/>
          <w:sz w:val="20"/>
          <w:szCs w:val="20"/>
          <w:u w:val="single"/>
          <w:lang w:eastAsia="en-US"/>
        </w:rPr>
        <w:t xml:space="preserve">he Stability </w:t>
      </w:r>
      <w:r w:rsidR="00883F92">
        <w:rPr>
          <w:rFonts w:ascii="Arial" w:eastAsia="Calibri" w:hAnsi="Arial" w:cs="Arial"/>
          <w:sz w:val="20"/>
          <w:szCs w:val="20"/>
          <w:u w:val="single"/>
          <w:lang w:eastAsia="en-US"/>
        </w:rPr>
        <w:t>o</w:t>
      </w:r>
      <w:r w:rsidR="00883F92" w:rsidRPr="00883F92">
        <w:rPr>
          <w:rFonts w:ascii="Arial" w:eastAsia="Calibri" w:hAnsi="Arial" w:cs="Arial"/>
          <w:sz w:val="20"/>
          <w:szCs w:val="20"/>
          <w:u w:val="single"/>
          <w:lang w:eastAsia="en-US"/>
        </w:rPr>
        <w:t>f Ecosystems:</w:t>
      </w:r>
    </w:p>
    <w:p w14:paraId="0F9AF5C3" w14:textId="706BA80F" w:rsidR="000820EC" w:rsidRDefault="00D54AB7" w:rsidP="005413E0">
      <w:pPr>
        <w:widowControl w:val="0"/>
        <w:spacing w:after="120"/>
        <w:rPr>
          <w:rFonts w:ascii="Arial" w:eastAsia="Calibri" w:hAnsi="Arial" w:cs="Arial"/>
          <w:sz w:val="20"/>
          <w:szCs w:val="20"/>
          <w:lang w:eastAsia="en-US"/>
        </w:rPr>
      </w:pPr>
      <w:r>
        <w:rPr>
          <w:rFonts w:ascii="Arial" w:eastAsia="Calibri" w:hAnsi="Arial" w:cs="Arial"/>
          <w:sz w:val="20"/>
          <w:szCs w:val="20"/>
          <w:lang w:eastAsia="en-US"/>
        </w:rPr>
        <w:lastRenderedPageBreak/>
        <w:t xml:space="preserve">The stability of ecosystems has been traditionally studied using </w:t>
      </w:r>
      <w:proofErr w:type="spellStart"/>
      <w:r>
        <w:rPr>
          <w:rFonts w:ascii="Arial" w:eastAsia="Calibri" w:hAnsi="Arial" w:cs="Arial"/>
          <w:sz w:val="20"/>
          <w:szCs w:val="20"/>
          <w:lang w:eastAsia="en-US"/>
        </w:rPr>
        <w:t>Lotka</w:t>
      </w:r>
      <w:proofErr w:type="spellEnd"/>
      <w:r>
        <w:rPr>
          <w:rFonts w:ascii="Arial" w:eastAsia="Calibri" w:hAnsi="Arial" w:cs="Arial"/>
          <w:sz w:val="20"/>
          <w:szCs w:val="20"/>
          <w:lang w:eastAsia="en-US"/>
        </w:rPr>
        <w:t xml:space="preserve">-Volterra-type models. </w:t>
      </w:r>
      <w:r w:rsidR="00EB0246">
        <w:rPr>
          <w:rFonts w:ascii="Arial" w:eastAsia="Calibri" w:hAnsi="Arial" w:cs="Arial"/>
          <w:sz w:val="20"/>
          <w:szCs w:val="20"/>
          <w:lang w:eastAsia="en-US"/>
        </w:rPr>
        <w:t>Many</w:t>
      </w:r>
      <w:r w:rsidR="00CF47BB">
        <w:rPr>
          <w:rFonts w:ascii="Arial" w:eastAsia="Calibri" w:hAnsi="Arial" w:cs="Arial"/>
          <w:sz w:val="20"/>
          <w:szCs w:val="20"/>
          <w:lang w:eastAsia="en-US"/>
        </w:rPr>
        <w:t xml:space="preserve"> </w:t>
      </w:r>
      <w:r w:rsidR="00EB0246">
        <w:rPr>
          <w:rFonts w:ascii="Arial" w:eastAsia="Calibri" w:hAnsi="Arial" w:cs="Arial"/>
          <w:sz w:val="20"/>
          <w:szCs w:val="20"/>
          <w:lang w:eastAsia="en-US"/>
        </w:rPr>
        <w:t xml:space="preserve">patterns </w:t>
      </w:r>
      <w:r w:rsidR="00CF47BB">
        <w:rPr>
          <w:rFonts w:ascii="Arial" w:eastAsia="Calibri" w:hAnsi="Arial" w:cs="Arial"/>
          <w:sz w:val="20"/>
          <w:szCs w:val="20"/>
          <w:lang w:eastAsia="en-US"/>
        </w:rPr>
        <w:t xml:space="preserve">of species interactions have been </w:t>
      </w:r>
      <w:r w:rsidR="00EB0246">
        <w:rPr>
          <w:rFonts w:ascii="Arial" w:eastAsia="Calibri" w:hAnsi="Arial" w:cs="Arial"/>
          <w:sz w:val="20"/>
          <w:szCs w:val="20"/>
          <w:lang w:eastAsia="en-US"/>
        </w:rPr>
        <w:t>studied</w:t>
      </w:r>
      <w:r w:rsidR="00CF47BB">
        <w:rPr>
          <w:rFonts w:ascii="Arial" w:eastAsia="Calibri" w:hAnsi="Arial" w:cs="Arial"/>
          <w:sz w:val="20"/>
          <w:szCs w:val="20"/>
          <w:lang w:eastAsia="en-US"/>
        </w:rPr>
        <w:t>, such as exploitative competition</w:t>
      </w:r>
      <w:r w:rsidR="00EB142A">
        <w:rPr>
          <w:rFonts w:ascii="Arial" w:eastAsia="Calibri" w:hAnsi="Arial" w:cs="Arial"/>
          <w:sz w:val="20"/>
          <w:szCs w:val="20"/>
          <w:lang w:eastAsia="en-US"/>
        </w:rPr>
        <w:t xml:space="preserve"> (two predators sharing one prey)</w:t>
      </w:r>
      <w:r w:rsidR="00CF47BB">
        <w:rPr>
          <w:rFonts w:ascii="Arial" w:eastAsia="Calibri" w:hAnsi="Arial" w:cs="Arial"/>
          <w:sz w:val="20"/>
          <w:szCs w:val="20"/>
          <w:lang w:eastAsia="en-US"/>
        </w:rPr>
        <w:t>, apparent competition</w:t>
      </w:r>
      <w:r w:rsidR="00EB142A">
        <w:rPr>
          <w:rFonts w:ascii="Arial" w:eastAsia="Calibri" w:hAnsi="Arial" w:cs="Arial"/>
          <w:sz w:val="20"/>
          <w:szCs w:val="20"/>
          <w:lang w:eastAsia="en-US"/>
        </w:rPr>
        <w:t xml:space="preserve"> (two prey having the same predator)</w:t>
      </w:r>
      <w:r w:rsidR="006B0238">
        <w:rPr>
          <w:rFonts w:ascii="Arial" w:eastAsia="Calibri" w:hAnsi="Arial" w:cs="Arial"/>
          <w:sz w:val="20"/>
          <w:szCs w:val="20"/>
          <w:lang w:eastAsia="en-US"/>
        </w:rPr>
        <w:t>, trophic cascade</w:t>
      </w:r>
      <w:r w:rsidR="00EB142A">
        <w:rPr>
          <w:rFonts w:ascii="Arial" w:eastAsia="Calibri" w:hAnsi="Arial" w:cs="Arial"/>
          <w:sz w:val="20"/>
          <w:szCs w:val="20"/>
          <w:lang w:eastAsia="en-US"/>
        </w:rPr>
        <w:t xml:space="preserve"> (food chain)</w:t>
      </w:r>
      <w:r w:rsidR="006B0238">
        <w:rPr>
          <w:rFonts w:ascii="Arial" w:eastAsia="Calibri" w:hAnsi="Arial" w:cs="Arial"/>
          <w:sz w:val="20"/>
          <w:szCs w:val="20"/>
          <w:lang w:eastAsia="en-US"/>
        </w:rPr>
        <w:t>, and mutual competitions</w:t>
      </w:r>
      <w:r w:rsidR="008739D9">
        <w:rPr>
          <w:rFonts w:ascii="Arial" w:eastAsia="Calibri" w:hAnsi="Arial" w:cs="Arial"/>
          <w:sz w:val="20"/>
          <w:szCs w:val="20"/>
          <w:lang w:eastAsia="en-US"/>
        </w:rPr>
        <w:t xml:space="preserve"> (Fig.4)</w:t>
      </w:r>
      <w:r w:rsidR="006B0238">
        <w:rPr>
          <w:rFonts w:ascii="Arial" w:eastAsia="Calibri" w:hAnsi="Arial" w:cs="Arial"/>
          <w:sz w:val="20"/>
          <w:szCs w:val="20"/>
          <w:lang w:eastAsia="en-US"/>
        </w:rPr>
        <w:t xml:space="preserve">. </w:t>
      </w:r>
      <w:r w:rsidR="001939AC">
        <w:rPr>
          <w:rFonts w:ascii="Arial" w:eastAsia="Calibri" w:hAnsi="Arial" w:cs="Arial"/>
          <w:sz w:val="20"/>
          <w:szCs w:val="20"/>
          <w:lang w:eastAsia="en-US"/>
        </w:rPr>
        <w:t>As a dynamical system, e</w:t>
      </w:r>
      <w:r w:rsidR="003145AC">
        <w:rPr>
          <w:rFonts w:ascii="Arial" w:eastAsia="Calibri" w:hAnsi="Arial" w:cs="Arial"/>
          <w:sz w:val="20"/>
          <w:szCs w:val="20"/>
          <w:lang w:eastAsia="en-US"/>
        </w:rPr>
        <w:t xml:space="preserve">ach </w:t>
      </w:r>
      <w:r w:rsidR="00EB142A">
        <w:rPr>
          <w:rFonts w:ascii="Arial" w:eastAsia="Calibri" w:hAnsi="Arial" w:cs="Arial"/>
          <w:sz w:val="20"/>
          <w:szCs w:val="20"/>
          <w:lang w:eastAsia="en-US"/>
        </w:rPr>
        <w:t>interaction pattern</w:t>
      </w:r>
      <w:r w:rsidR="003145AC">
        <w:rPr>
          <w:rFonts w:ascii="Arial" w:eastAsia="Calibri" w:hAnsi="Arial" w:cs="Arial"/>
          <w:sz w:val="20"/>
          <w:szCs w:val="20"/>
          <w:lang w:eastAsia="en-US"/>
        </w:rPr>
        <w:t xml:space="preserve"> </w:t>
      </w:r>
      <w:r w:rsidR="001939AC">
        <w:rPr>
          <w:rFonts w:ascii="Arial" w:eastAsia="Calibri" w:hAnsi="Arial" w:cs="Arial"/>
          <w:sz w:val="20"/>
          <w:szCs w:val="20"/>
          <w:lang w:eastAsia="en-US"/>
        </w:rPr>
        <w:t xml:space="preserve">results in certain types of equilibria that are characteristic of the </w:t>
      </w:r>
      <w:r w:rsidR="00EB142A">
        <w:rPr>
          <w:rFonts w:ascii="Arial" w:eastAsia="Calibri" w:hAnsi="Arial" w:cs="Arial"/>
          <w:sz w:val="20"/>
          <w:szCs w:val="20"/>
          <w:lang w:eastAsia="en-US"/>
        </w:rPr>
        <w:t>pattern</w:t>
      </w:r>
      <w:r w:rsidR="001939AC">
        <w:rPr>
          <w:rFonts w:ascii="Arial" w:eastAsia="Calibri" w:hAnsi="Arial" w:cs="Arial"/>
          <w:sz w:val="20"/>
          <w:szCs w:val="20"/>
          <w:lang w:eastAsia="en-US"/>
        </w:rPr>
        <w:t xml:space="preserve">. For example, in exploitative competition, the two predators cannot </w:t>
      </w:r>
      <w:r w:rsidR="00C2358F">
        <w:rPr>
          <w:rFonts w:ascii="Arial" w:eastAsia="Calibri" w:hAnsi="Arial" w:cs="Arial"/>
          <w:sz w:val="20"/>
          <w:szCs w:val="20"/>
          <w:lang w:eastAsia="en-US"/>
        </w:rPr>
        <w:t xml:space="preserve">coexist because </w:t>
      </w:r>
      <w:r w:rsidR="00F13C18">
        <w:rPr>
          <w:rFonts w:ascii="Arial" w:eastAsia="Calibri" w:hAnsi="Arial" w:cs="Arial"/>
          <w:sz w:val="20"/>
          <w:szCs w:val="20"/>
          <w:lang w:eastAsia="en-US"/>
        </w:rPr>
        <w:t xml:space="preserve">generically </w:t>
      </w:r>
      <w:r w:rsidR="00C2358F">
        <w:rPr>
          <w:rFonts w:ascii="Arial" w:eastAsia="Calibri" w:hAnsi="Arial" w:cs="Arial"/>
          <w:sz w:val="20"/>
          <w:szCs w:val="20"/>
          <w:lang w:eastAsia="en-US"/>
        </w:rPr>
        <w:t xml:space="preserve">the </w:t>
      </w:r>
      <w:r w:rsidR="00F13C18">
        <w:rPr>
          <w:rFonts w:ascii="Arial" w:eastAsia="Calibri" w:hAnsi="Arial" w:cs="Arial"/>
          <w:sz w:val="20"/>
          <w:szCs w:val="20"/>
          <w:lang w:eastAsia="en-US"/>
        </w:rPr>
        <w:t xml:space="preserve">stable </w:t>
      </w:r>
      <w:r w:rsidR="00C2358F">
        <w:rPr>
          <w:rFonts w:ascii="Arial" w:eastAsia="Calibri" w:hAnsi="Arial" w:cs="Arial"/>
          <w:sz w:val="20"/>
          <w:szCs w:val="20"/>
          <w:lang w:eastAsia="en-US"/>
        </w:rPr>
        <w:t xml:space="preserve">equilibria are </w:t>
      </w:r>
      <w:r w:rsidR="00E4209D">
        <w:rPr>
          <w:rFonts w:ascii="Arial" w:eastAsia="Calibri" w:hAnsi="Arial" w:cs="Arial"/>
          <w:sz w:val="20"/>
          <w:szCs w:val="20"/>
          <w:lang w:eastAsia="en-US"/>
        </w:rPr>
        <w:t>those where</w:t>
      </w:r>
      <w:r w:rsidR="00C2358F">
        <w:rPr>
          <w:rFonts w:ascii="Arial" w:eastAsia="Calibri" w:hAnsi="Arial" w:cs="Arial"/>
          <w:sz w:val="20"/>
          <w:szCs w:val="20"/>
          <w:lang w:eastAsia="en-US"/>
        </w:rPr>
        <w:t xml:space="preserve"> the density of at least one predator goes to zero (</w:t>
      </w:r>
      <w:proofErr w:type="spellStart"/>
      <w:r w:rsidR="00C2358F">
        <w:rPr>
          <w:rFonts w:ascii="Arial" w:eastAsia="Calibri" w:hAnsi="Arial" w:cs="Arial"/>
          <w:sz w:val="20"/>
          <w:szCs w:val="20"/>
          <w:lang w:eastAsia="en-US"/>
        </w:rPr>
        <w:t>Fig.X</w:t>
      </w:r>
      <w:proofErr w:type="spellEnd"/>
      <w:r w:rsidR="00C2358F">
        <w:rPr>
          <w:rFonts w:ascii="Arial" w:eastAsia="Calibri" w:hAnsi="Arial" w:cs="Arial"/>
          <w:sz w:val="20"/>
          <w:szCs w:val="20"/>
          <w:lang w:eastAsia="en-US"/>
        </w:rPr>
        <w:t>).</w:t>
      </w:r>
      <w:r w:rsidR="00E4209D">
        <w:rPr>
          <w:rFonts w:ascii="Arial" w:eastAsia="Calibri" w:hAnsi="Arial" w:cs="Arial"/>
          <w:sz w:val="20"/>
          <w:szCs w:val="20"/>
          <w:lang w:eastAsia="en-US"/>
        </w:rPr>
        <w:t xml:space="preserve"> In general, the structure of the equilibri</w:t>
      </w:r>
      <w:r w:rsidR="00F13C18">
        <w:rPr>
          <w:rFonts w:ascii="Arial" w:eastAsia="Calibri" w:hAnsi="Arial" w:cs="Arial"/>
          <w:sz w:val="20"/>
          <w:szCs w:val="20"/>
          <w:lang w:eastAsia="en-US"/>
        </w:rPr>
        <w:t>a</w:t>
      </w:r>
      <w:r w:rsidR="00E4209D">
        <w:rPr>
          <w:rFonts w:ascii="Arial" w:eastAsia="Calibri" w:hAnsi="Arial" w:cs="Arial"/>
          <w:sz w:val="20"/>
          <w:szCs w:val="20"/>
          <w:lang w:eastAsia="en-US"/>
        </w:rPr>
        <w:t xml:space="preserve"> depends on the value of the interaction strengths. </w:t>
      </w:r>
      <w:r w:rsidR="00F13C18">
        <w:rPr>
          <w:rFonts w:ascii="Arial" w:eastAsia="Calibri" w:hAnsi="Arial" w:cs="Arial"/>
          <w:sz w:val="20"/>
          <w:szCs w:val="20"/>
          <w:lang w:eastAsia="en-US"/>
        </w:rPr>
        <w:t>Nevertheless, strong mathematical conditions have been found that constrain the possible types of stable equilibria.</w:t>
      </w:r>
      <w:r w:rsidR="000820EC">
        <w:rPr>
          <w:rFonts w:ascii="Arial" w:eastAsia="Calibri" w:hAnsi="Arial" w:cs="Arial"/>
          <w:sz w:val="20"/>
          <w:szCs w:val="20"/>
          <w:lang w:eastAsia="en-US"/>
        </w:rPr>
        <w:t xml:space="preserve"> In particular, (Zeeman 1993) studied competitive 3-species </w:t>
      </w:r>
      <w:proofErr w:type="spellStart"/>
      <w:r w:rsidR="000820EC">
        <w:rPr>
          <w:rFonts w:ascii="Arial" w:eastAsia="Calibri" w:hAnsi="Arial" w:cs="Arial"/>
          <w:sz w:val="20"/>
          <w:szCs w:val="20"/>
          <w:lang w:eastAsia="en-US"/>
        </w:rPr>
        <w:t>Lotka</w:t>
      </w:r>
      <w:proofErr w:type="spellEnd"/>
      <w:r w:rsidR="000820EC">
        <w:rPr>
          <w:rFonts w:ascii="Arial" w:eastAsia="Calibri" w:hAnsi="Arial" w:cs="Arial"/>
          <w:sz w:val="20"/>
          <w:szCs w:val="20"/>
          <w:lang w:eastAsia="en-US"/>
        </w:rPr>
        <w:t xml:space="preserve">-Volterra systems and derived a list of 33 </w:t>
      </w:r>
      <w:r w:rsidR="003D02E8">
        <w:rPr>
          <w:rFonts w:ascii="Arial" w:eastAsia="Calibri" w:hAnsi="Arial" w:cs="Arial"/>
          <w:sz w:val="20"/>
          <w:szCs w:val="20"/>
          <w:lang w:eastAsia="en-US"/>
        </w:rPr>
        <w:t>classes of stable equilibria (</w:t>
      </w:r>
      <w:proofErr w:type="spellStart"/>
      <w:r w:rsidR="003D02E8">
        <w:rPr>
          <w:rFonts w:ascii="Arial" w:eastAsia="Calibri" w:hAnsi="Arial" w:cs="Arial"/>
          <w:sz w:val="20"/>
          <w:szCs w:val="20"/>
          <w:lang w:eastAsia="en-US"/>
        </w:rPr>
        <w:t>Fig.X</w:t>
      </w:r>
      <w:proofErr w:type="spellEnd"/>
      <w:r w:rsidR="003D02E8">
        <w:rPr>
          <w:rFonts w:ascii="Arial" w:eastAsia="Calibri" w:hAnsi="Arial" w:cs="Arial"/>
          <w:sz w:val="20"/>
          <w:szCs w:val="20"/>
          <w:lang w:eastAsia="en-US"/>
        </w:rPr>
        <w:t>). Importantly, the existence of an interior equilibrium</w:t>
      </w:r>
      <w:r w:rsidR="009C245C">
        <w:rPr>
          <w:rFonts w:ascii="Arial" w:eastAsia="Calibri" w:hAnsi="Arial" w:cs="Arial"/>
          <w:sz w:val="20"/>
          <w:szCs w:val="20"/>
          <w:lang w:eastAsia="en-US"/>
        </w:rPr>
        <w:t xml:space="preserve"> with all 3 species</w:t>
      </w:r>
      <w:r w:rsidR="003C206B">
        <w:rPr>
          <w:rFonts w:ascii="Arial" w:eastAsia="Calibri" w:hAnsi="Arial" w:cs="Arial"/>
          <w:sz w:val="20"/>
          <w:szCs w:val="20"/>
          <w:lang w:eastAsia="en-US"/>
        </w:rPr>
        <w:t xml:space="preserve"> present</w:t>
      </w:r>
      <w:r w:rsidR="003D02E8">
        <w:rPr>
          <w:rFonts w:ascii="Arial" w:eastAsia="Calibri" w:hAnsi="Arial" w:cs="Arial"/>
          <w:sz w:val="20"/>
          <w:szCs w:val="20"/>
          <w:lang w:eastAsia="en-US"/>
        </w:rPr>
        <w:t xml:space="preserve"> is largely determined by the behavior of 2-species subsystems, i.e., the </w:t>
      </w:r>
      <w:r w:rsidR="009C245C">
        <w:rPr>
          <w:rFonts w:ascii="Arial" w:eastAsia="Calibri" w:hAnsi="Arial" w:cs="Arial"/>
          <w:sz w:val="20"/>
          <w:szCs w:val="20"/>
          <w:lang w:eastAsia="en-US"/>
        </w:rPr>
        <w:t>edge configurations. These rules are robust for different values of interaction strengths</w:t>
      </w:r>
      <w:r w:rsidR="00522FB5">
        <w:rPr>
          <w:rFonts w:ascii="Arial" w:eastAsia="Calibri" w:hAnsi="Arial" w:cs="Arial"/>
          <w:sz w:val="20"/>
          <w:szCs w:val="20"/>
          <w:lang w:eastAsia="en-US"/>
        </w:rPr>
        <w:t>, as they are derived using topological analysis irrespective of the parameter values.</w:t>
      </w:r>
      <w:r w:rsidR="005413E0">
        <w:rPr>
          <w:rFonts w:ascii="Arial" w:eastAsia="Calibri" w:hAnsi="Arial" w:cs="Arial"/>
          <w:sz w:val="20"/>
          <w:szCs w:val="20"/>
          <w:lang w:eastAsia="en-US"/>
        </w:rPr>
        <w:t xml:space="preserve"> </w:t>
      </w:r>
      <w:r w:rsidR="00B11D65">
        <w:rPr>
          <w:rFonts w:ascii="Arial" w:eastAsia="Calibri" w:hAnsi="Arial" w:cs="Arial"/>
          <w:noProof/>
          <w:sz w:val="20"/>
          <w:szCs w:val="20"/>
          <w:lang w:eastAsia="en-US"/>
        </w:rPr>
        <w:drawing>
          <wp:anchor distT="0" distB="0" distL="114300" distR="114300" simplePos="0" relativeHeight="251654144" behindDoc="1" locked="0" layoutInCell="1" allowOverlap="0" wp14:anchorId="3E27BD9C" wp14:editId="1E4600F2">
            <wp:simplePos x="0" y="0"/>
            <wp:positionH relativeFrom="column">
              <wp:align>center</wp:align>
            </wp:positionH>
            <wp:positionV relativeFrom="page">
              <wp:posOffset>914400</wp:posOffset>
            </wp:positionV>
            <wp:extent cx="5939028" cy="3959352"/>
            <wp:effectExtent l="0" t="0" r="5080" b="3175"/>
            <wp:wrapSquare wrapText="bothSides"/>
            <wp:docPr id="8" name="Picture 8"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028" cy="3959352"/>
                    </a:xfrm>
                    <a:prstGeom prst="rect">
                      <a:avLst/>
                    </a:prstGeom>
                  </pic:spPr>
                </pic:pic>
              </a:graphicData>
            </a:graphic>
            <wp14:sizeRelV relativeFrom="margin">
              <wp14:pctHeight>0</wp14:pctHeight>
            </wp14:sizeRelV>
          </wp:anchor>
        </w:drawing>
      </w:r>
      <w:r w:rsidR="005413E0">
        <w:rPr>
          <w:rFonts w:ascii="Arial" w:eastAsia="Calibri" w:hAnsi="Arial" w:cs="Arial"/>
          <w:sz w:val="20"/>
          <w:szCs w:val="20"/>
          <w:lang w:eastAsia="en-US"/>
        </w:rPr>
        <w:t xml:space="preserve">These analyses have been </w:t>
      </w:r>
      <w:r w:rsidR="00DD2471">
        <w:rPr>
          <w:rFonts w:ascii="Arial" w:eastAsia="Calibri" w:hAnsi="Arial" w:cs="Arial"/>
          <w:sz w:val="20"/>
          <w:szCs w:val="20"/>
          <w:lang w:eastAsia="en-US"/>
        </w:rPr>
        <w:t>extended</w:t>
      </w:r>
      <w:r w:rsidR="005413E0">
        <w:rPr>
          <w:rFonts w:ascii="Arial" w:eastAsia="Calibri" w:hAnsi="Arial" w:cs="Arial"/>
          <w:sz w:val="20"/>
          <w:szCs w:val="20"/>
          <w:lang w:eastAsia="en-US"/>
        </w:rPr>
        <w:t xml:space="preserve"> to </w:t>
      </w:r>
      <w:r w:rsidR="00DD2471">
        <w:rPr>
          <w:rFonts w:ascii="Arial" w:eastAsia="Calibri" w:hAnsi="Arial" w:cs="Arial"/>
          <w:sz w:val="20"/>
          <w:szCs w:val="20"/>
          <w:lang w:eastAsia="en-US"/>
        </w:rPr>
        <w:t>more</w:t>
      </w:r>
      <w:r w:rsidR="00A20A35">
        <w:rPr>
          <w:rFonts w:ascii="Arial" w:eastAsia="Calibri" w:hAnsi="Arial" w:cs="Arial"/>
          <w:sz w:val="20"/>
          <w:szCs w:val="20"/>
          <w:lang w:eastAsia="en-US"/>
        </w:rPr>
        <w:t xml:space="preserve"> species,</w:t>
      </w:r>
      <w:r w:rsidR="00DD2471">
        <w:rPr>
          <w:rFonts w:ascii="Arial" w:eastAsia="Calibri" w:hAnsi="Arial" w:cs="Arial"/>
          <w:sz w:val="20"/>
          <w:szCs w:val="20"/>
          <w:lang w:eastAsia="en-US"/>
        </w:rPr>
        <w:t xml:space="preserve"> </w:t>
      </w:r>
      <w:r w:rsidR="00BB695B">
        <w:rPr>
          <w:rFonts w:ascii="Arial" w:eastAsia="Calibri" w:hAnsi="Arial" w:cs="Arial"/>
          <w:sz w:val="20"/>
          <w:szCs w:val="20"/>
          <w:lang w:eastAsia="en-US"/>
        </w:rPr>
        <w:t xml:space="preserve">more </w:t>
      </w:r>
      <w:r w:rsidR="00DD2471">
        <w:rPr>
          <w:rFonts w:ascii="Arial" w:eastAsia="Calibri" w:hAnsi="Arial" w:cs="Arial"/>
          <w:sz w:val="20"/>
          <w:szCs w:val="20"/>
          <w:lang w:eastAsia="en-US"/>
        </w:rPr>
        <w:t xml:space="preserve">general </w:t>
      </w:r>
      <w:r w:rsidR="00A20A35">
        <w:rPr>
          <w:rFonts w:ascii="Arial" w:eastAsia="Calibri" w:hAnsi="Arial" w:cs="Arial"/>
          <w:sz w:val="20"/>
          <w:szCs w:val="20"/>
          <w:lang w:eastAsia="en-US"/>
        </w:rPr>
        <w:t xml:space="preserve">dynamic </w:t>
      </w:r>
      <w:r w:rsidR="00DD2471">
        <w:rPr>
          <w:rFonts w:ascii="Arial" w:eastAsia="Calibri" w:hAnsi="Arial" w:cs="Arial"/>
          <w:sz w:val="20"/>
          <w:szCs w:val="20"/>
          <w:lang w:eastAsia="en-US"/>
        </w:rPr>
        <w:t>equations</w:t>
      </w:r>
      <w:r w:rsidR="00A20A35">
        <w:rPr>
          <w:rFonts w:ascii="Arial" w:eastAsia="Calibri" w:hAnsi="Arial" w:cs="Arial"/>
          <w:sz w:val="20"/>
          <w:szCs w:val="20"/>
          <w:lang w:eastAsia="en-US"/>
        </w:rPr>
        <w:t>,</w:t>
      </w:r>
      <w:r w:rsidR="00DD2471">
        <w:rPr>
          <w:rFonts w:ascii="Arial" w:eastAsia="Calibri" w:hAnsi="Arial" w:cs="Arial"/>
          <w:sz w:val="20"/>
          <w:szCs w:val="20"/>
          <w:lang w:eastAsia="en-US"/>
        </w:rPr>
        <w:t xml:space="preserve"> and non-competitive interactions</w:t>
      </w:r>
      <w:r w:rsidR="002466D5">
        <w:rPr>
          <w:rFonts w:ascii="Arial" w:eastAsia="Calibri" w:hAnsi="Arial" w:cs="Arial"/>
          <w:sz w:val="20"/>
          <w:szCs w:val="20"/>
          <w:lang w:eastAsia="en-US"/>
        </w:rPr>
        <w:t xml:space="preserve"> (</w:t>
      </w:r>
      <w:r w:rsidR="00A20A35">
        <w:rPr>
          <w:rFonts w:ascii="Arial" w:eastAsia="Calibri" w:hAnsi="Arial" w:cs="Arial"/>
          <w:sz w:val="20"/>
          <w:szCs w:val="20"/>
          <w:lang w:eastAsia="en-US"/>
        </w:rPr>
        <w:t xml:space="preserve">Zeeman &amp; Zeeman 2002, </w:t>
      </w:r>
      <w:r w:rsidR="002466D5">
        <w:rPr>
          <w:rFonts w:ascii="Arial" w:eastAsia="Calibri" w:hAnsi="Arial" w:cs="Arial"/>
          <w:sz w:val="20"/>
          <w:szCs w:val="20"/>
          <w:lang w:eastAsia="en-US"/>
        </w:rPr>
        <w:t xml:space="preserve">Jiang &amp; </w:t>
      </w:r>
      <w:proofErr w:type="spellStart"/>
      <w:r w:rsidR="002466D5">
        <w:rPr>
          <w:rFonts w:ascii="Arial" w:eastAsia="Calibri" w:hAnsi="Arial" w:cs="Arial"/>
          <w:sz w:val="20"/>
          <w:szCs w:val="20"/>
          <w:lang w:eastAsia="en-US"/>
        </w:rPr>
        <w:t>Niu</w:t>
      </w:r>
      <w:proofErr w:type="spellEnd"/>
      <w:r w:rsidR="002466D5">
        <w:rPr>
          <w:rFonts w:ascii="Arial" w:eastAsia="Calibri" w:hAnsi="Arial" w:cs="Arial"/>
          <w:sz w:val="20"/>
          <w:szCs w:val="20"/>
          <w:lang w:eastAsia="en-US"/>
        </w:rPr>
        <w:t xml:space="preserve"> 2017, </w:t>
      </w:r>
      <w:proofErr w:type="spellStart"/>
      <w:r w:rsidR="002466D5">
        <w:rPr>
          <w:rFonts w:ascii="Arial" w:eastAsia="Calibri" w:hAnsi="Arial" w:cs="Arial"/>
          <w:sz w:val="20"/>
          <w:szCs w:val="20"/>
          <w:lang w:eastAsia="en-US"/>
        </w:rPr>
        <w:t>Gyllenberg</w:t>
      </w:r>
      <w:proofErr w:type="spellEnd"/>
      <w:r w:rsidR="002466D5">
        <w:rPr>
          <w:rFonts w:ascii="Arial" w:eastAsia="Calibri" w:hAnsi="Arial" w:cs="Arial"/>
          <w:sz w:val="20"/>
          <w:szCs w:val="20"/>
          <w:lang w:eastAsia="en-US"/>
        </w:rPr>
        <w:t xml:space="preserve"> et al. 2020, Baig</w:t>
      </w:r>
      <w:r w:rsidR="008D6D81">
        <w:rPr>
          <w:rFonts w:ascii="Arial" w:eastAsia="Calibri" w:hAnsi="Arial" w:cs="Arial"/>
          <w:sz w:val="20"/>
          <w:szCs w:val="20"/>
          <w:lang w:eastAsia="en-US"/>
        </w:rPr>
        <w:t>e</w:t>
      </w:r>
      <w:r w:rsidR="002466D5">
        <w:rPr>
          <w:rFonts w:ascii="Arial" w:eastAsia="Calibri" w:hAnsi="Arial" w:cs="Arial"/>
          <w:sz w:val="20"/>
          <w:szCs w:val="20"/>
          <w:lang w:eastAsia="en-US"/>
        </w:rPr>
        <w:t>nt &amp; Ching 2020)</w:t>
      </w:r>
      <w:r w:rsidR="00DD2471">
        <w:rPr>
          <w:rFonts w:ascii="Arial" w:eastAsia="Calibri" w:hAnsi="Arial" w:cs="Arial"/>
          <w:sz w:val="20"/>
          <w:szCs w:val="20"/>
          <w:lang w:eastAsia="en-US"/>
        </w:rPr>
        <w:t>.</w:t>
      </w:r>
    </w:p>
    <w:p w14:paraId="7E5DB315" w14:textId="4BBDCFF4" w:rsidR="008913AD" w:rsidRPr="00F30358" w:rsidRDefault="00F325E1" w:rsidP="008913AD">
      <w:pPr>
        <w:widowControl w:val="0"/>
        <w:spacing w:after="120"/>
        <w:rPr>
          <w:rFonts w:ascii="Arial" w:hAnsi="Arial" w:cs="Arial"/>
          <w:sz w:val="20"/>
          <w:szCs w:val="20"/>
        </w:rPr>
      </w:pPr>
      <w:r>
        <w:rPr>
          <w:rFonts w:ascii="Arial" w:hAnsi="Arial" w:cs="Arial"/>
          <w:sz w:val="20"/>
          <w:szCs w:val="20"/>
        </w:rPr>
        <w:t>However,</w:t>
      </w:r>
      <w:r w:rsidRPr="00182ECD">
        <w:rPr>
          <w:rFonts w:ascii="Arial" w:hAnsi="Arial" w:cs="Arial"/>
          <w:sz w:val="20"/>
          <w:szCs w:val="20"/>
        </w:rPr>
        <w:t xml:space="preserve"> </w:t>
      </w:r>
      <w:r>
        <w:rPr>
          <w:rFonts w:ascii="Arial" w:hAnsi="Arial" w:cs="Arial"/>
          <w:sz w:val="20"/>
          <w:szCs w:val="20"/>
        </w:rPr>
        <w:t>th</w:t>
      </w:r>
      <w:r w:rsidR="00457A62">
        <w:rPr>
          <w:rFonts w:ascii="Arial" w:hAnsi="Arial" w:cs="Arial"/>
          <w:sz w:val="20"/>
          <w:szCs w:val="20"/>
        </w:rPr>
        <w:t>e</w:t>
      </w:r>
      <w:r>
        <w:rPr>
          <w:rFonts w:ascii="Arial" w:hAnsi="Arial" w:cs="Arial"/>
          <w:sz w:val="20"/>
          <w:szCs w:val="20"/>
        </w:rPr>
        <w:t xml:space="preserve">se </w:t>
      </w:r>
      <w:r w:rsidR="005413E0">
        <w:rPr>
          <w:rFonts w:ascii="Arial" w:hAnsi="Arial" w:cs="Arial"/>
          <w:sz w:val="20"/>
          <w:szCs w:val="20"/>
        </w:rPr>
        <w:t>results</w:t>
      </w:r>
      <w:r>
        <w:rPr>
          <w:rFonts w:ascii="Arial" w:hAnsi="Arial" w:cs="Arial"/>
          <w:sz w:val="20"/>
          <w:szCs w:val="20"/>
        </w:rPr>
        <w:t xml:space="preserve"> assume fixed interaction strengths throughout the dynamic processes. </w:t>
      </w:r>
      <w:r w:rsidR="005413E0">
        <w:rPr>
          <w:rFonts w:ascii="Arial" w:hAnsi="Arial" w:cs="Arial"/>
          <w:sz w:val="20"/>
          <w:szCs w:val="20"/>
        </w:rPr>
        <w:t xml:space="preserve">When </w:t>
      </w:r>
      <w:r w:rsidR="00296682">
        <w:rPr>
          <w:rFonts w:ascii="Arial" w:hAnsi="Arial" w:cs="Arial"/>
          <w:sz w:val="20"/>
          <w:szCs w:val="20"/>
        </w:rPr>
        <w:t>interaction strengths are themselves dynamic</w:t>
      </w:r>
      <w:r w:rsidR="00B542EB">
        <w:rPr>
          <w:rFonts w:ascii="Arial" w:hAnsi="Arial" w:cs="Arial"/>
          <w:sz w:val="20"/>
          <w:szCs w:val="20"/>
        </w:rPr>
        <w:t xml:space="preserve">, </w:t>
      </w:r>
      <w:r w:rsidR="00BB695B">
        <w:rPr>
          <w:rFonts w:ascii="Arial" w:hAnsi="Arial" w:cs="Arial"/>
          <w:sz w:val="20"/>
          <w:szCs w:val="20"/>
        </w:rPr>
        <w:t>as can be caused by TMIM</w:t>
      </w:r>
      <w:r w:rsidR="00B542EB">
        <w:rPr>
          <w:rFonts w:ascii="Arial" w:hAnsi="Arial" w:cs="Arial"/>
          <w:sz w:val="20"/>
          <w:szCs w:val="20"/>
        </w:rPr>
        <w:t xml:space="preserve">, the rules will be violated. </w:t>
      </w:r>
      <w:r w:rsidR="00A52BA5">
        <w:rPr>
          <w:rFonts w:ascii="Arial" w:hAnsi="Arial" w:cs="Arial"/>
          <w:sz w:val="20"/>
          <w:szCs w:val="20"/>
        </w:rPr>
        <w:t xml:space="preserve">Indeed, </w:t>
      </w:r>
      <w:r w:rsidRPr="00182ECD">
        <w:rPr>
          <w:rFonts w:ascii="Arial" w:hAnsi="Arial" w:cs="Arial"/>
          <w:sz w:val="20"/>
          <w:szCs w:val="20"/>
        </w:rPr>
        <w:t xml:space="preserve">ecosystems </w:t>
      </w:r>
      <w:r w:rsidR="00A52BA5">
        <w:rPr>
          <w:rFonts w:ascii="Arial" w:hAnsi="Arial" w:cs="Arial"/>
          <w:sz w:val="20"/>
          <w:szCs w:val="20"/>
        </w:rPr>
        <w:t xml:space="preserve">can be </w:t>
      </w:r>
      <w:r w:rsidRPr="00182ECD">
        <w:rPr>
          <w:rFonts w:ascii="Arial" w:hAnsi="Arial" w:cs="Arial"/>
          <w:sz w:val="20"/>
          <w:szCs w:val="20"/>
        </w:rPr>
        <w:t>a special type of dynamical system</w:t>
      </w:r>
      <w:r w:rsidR="00A52BA5">
        <w:rPr>
          <w:rFonts w:ascii="Arial" w:hAnsi="Arial" w:cs="Arial"/>
          <w:sz w:val="20"/>
          <w:szCs w:val="20"/>
        </w:rPr>
        <w:t>s</w:t>
      </w:r>
      <w:r w:rsidRPr="00182ECD">
        <w:rPr>
          <w:rFonts w:ascii="Arial" w:hAnsi="Arial" w:cs="Arial"/>
          <w:sz w:val="20"/>
          <w:szCs w:val="20"/>
        </w:rPr>
        <w:t xml:space="preserve"> whose interactions are </w:t>
      </w:r>
      <w:r w:rsidR="00A52BA5">
        <w:rPr>
          <w:rFonts w:ascii="Arial" w:hAnsi="Arial" w:cs="Arial"/>
          <w:sz w:val="20"/>
          <w:szCs w:val="20"/>
        </w:rPr>
        <w:t>plastic</w:t>
      </w:r>
      <w:r w:rsidRPr="00182ECD">
        <w:rPr>
          <w:rFonts w:ascii="Arial" w:hAnsi="Arial" w:cs="Arial"/>
          <w:sz w:val="20"/>
          <w:szCs w:val="20"/>
        </w:rPr>
        <w:t xml:space="preserve">, unlike </w:t>
      </w:r>
      <w:r w:rsidR="001261F8">
        <w:rPr>
          <w:rFonts w:ascii="Arial" w:hAnsi="Arial" w:cs="Arial"/>
          <w:sz w:val="20"/>
          <w:szCs w:val="20"/>
        </w:rPr>
        <w:t xml:space="preserve">simple </w:t>
      </w:r>
      <w:r w:rsidRPr="00182ECD">
        <w:rPr>
          <w:rFonts w:ascii="Arial" w:hAnsi="Arial" w:cs="Arial"/>
          <w:sz w:val="20"/>
          <w:szCs w:val="20"/>
        </w:rPr>
        <w:t xml:space="preserve">physical systems </w:t>
      </w:r>
      <w:r w:rsidR="00A52BA5">
        <w:rPr>
          <w:rFonts w:ascii="Arial" w:hAnsi="Arial" w:cs="Arial"/>
          <w:sz w:val="20"/>
          <w:szCs w:val="20"/>
        </w:rPr>
        <w:t>where the interaction strengths are determined by fundamental forces</w:t>
      </w:r>
      <w:r w:rsidRPr="00182ECD">
        <w:rPr>
          <w:rFonts w:ascii="Arial" w:hAnsi="Arial" w:cs="Arial"/>
          <w:sz w:val="20"/>
          <w:szCs w:val="20"/>
        </w:rPr>
        <w:t xml:space="preserve">. It is well known in physics that changes in interactions can lead to emergent properties on the systems level, such as phase transition between ordered and disordered states. </w:t>
      </w:r>
      <w:r w:rsidR="00C151A7">
        <w:rPr>
          <w:rFonts w:ascii="Arial" w:hAnsi="Arial" w:cs="Arial"/>
          <w:sz w:val="20"/>
          <w:szCs w:val="20"/>
        </w:rPr>
        <w:t>Follow</w:t>
      </w:r>
      <w:r w:rsidRPr="00182ECD">
        <w:rPr>
          <w:rFonts w:ascii="Arial" w:hAnsi="Arial" w:cs="Arial"/>
          <w:sz w:val="20"/>
          <w:szCs w:val="20"/>
        </w:rPr>
        <w:t xml:space="preserve">ing this analogy, it is important to </w:t>
      </w:r>
      <w:r w:rsidR="00C151A7">
        <w:rPr>
          <w:rFonts w:ascii="Arial" w:hAnsi="Arial" w:cs="Arial"/>
          <w:sz w:val="20"/>
          <w:szCs w:val="20"/>
        </w:rPr>
        <w:t>examine</w:t>
      </w:r>
      <w:r w:rsidRPr="00182ECD">
        <w:rPr>
          <w:rFonts w:ascii="Arial" w:hAnsi="Arial" w:cs="Arial"/>
          <w:sz w:val="20"/>
          <w:szCs w:val="20"/>
        </w:rPr>
        <w:t xml:space="preserve"> </w:t>
      </w:r>
      <w:r w:rsidR="00C151A7">
        <w:rPr>
          <w:rFonts w:ascii="Arial" w:hAnsi="Arial" w:cs="Arial"/>
          <w:sz w:val="20"/>
          <w:szCs w:val="20"/>
        </w:rPr>
        <w:t>whether</w:t>
      </w:r>
      <w:r w:rsidRPr="00182ECD">
        <w:rPr>
          <w:rFonts w:ascii="Arial" w:hAnsi="Arial" w:cs="Arial"/>
          <w:sz w:val="20"/>
          <w:szCs w:val="20"/>
        </w:rPr>
        <w:t xml:space="preserve"> </w:t>
      </w:r>
      <w:r w:rsidR="00BB695B">
        <w:rPr>
          <w:rFonts w:ascii="Arial" w:hAnsi="Arial" w:cs="Arial"/>
          <w:sz w:val="20"/>
          <w:szCs w:val="20"/>
        </w:rPr>
        <w:t>TMIM</w:t>
      </w:r>
      <w:r w:rsidR="00C151A7">
        <w:rPr>
          <w:rFonts w:ascii="Arial" w:hAnsi="Arial" w:cs="Arial"/>
          <w:sz w:val="20"/>
          <w:szCs w:val="20"/>
        </w:rPr>
        <w:t xml:space="preserve"> </w:t>
      </w:r>
      <w:r w:rsidRPr="00182ECD">
        <w:rPr>
          <w:rFonts w:ascii="Arial" w:hAnsi="Arial" w:cs="Arial"/>
          <w:sz w:val="20"/>
          <w:szCs w:val="20"/>
        </w:rPr>
        <w:t>will lead to the (de)stabilization of ecosystems.</w:t>
      </w:r>
      <w:r w:rsidR="00C14A13">
        <w:rPr>
          <w:rFonts w:ascii="Arial" w:hAnsi="Arial" w:cs="Arial"/>
          <w:sz w:val="20"/>
          <w:szCs w:val="20"/>
        </w:rPr>
        <w:t xml:space="preserve"> Indeed, i</w:t>
      </w:r>
      <w:r w:rsidR="006F0D16">
        <w:rPr>
          <w:rFonts w:ascii="Arial" w:hAnsi="Arial" w:cs="Arial"/>
          <w:sz w:val="20"/>
          <w:szCs w:val="20"/>
        </w:rPr>
        <w:t xml:space="preserve">nteraction modifications </w:t>
      </w:r>
      <w:r w:rsidR="00C14A13">
        <w:rPr>
          <w:rFonts w:ascii="Arial" w:hAnsi="Arial" w:cs="Arial"/>
          <w:sz w:val="20"/>
          <w:szCs w:val="20"/>
        </w:rPr>
        <w:t xml:space="preserve">effectively </w:t>
      </w:r>
      <w:r w:rsidR="006F0D16">
        <w:rPr>
          <w:rFonts w:ascii="Arial" w:hAnsi="Arial" w:cs="Arial"/>
          <w:sz w:val="20"/>
          <w:szCs w:val="20"/>
        </w:rPr>
        <w:t>cause higher-order interactions</w:t>
      </w:r>
      <w:r w:rsidR="00C14A13">
        <w:rPr>
          <w:rFonts w:ascii="Arial" w:hAnsi="Arial" w:cs="Arial"/>
          <w:sz w:val="20"/>
          <w:szCs w:val="20"/>
        </w:rPr>
        <w:t xml:space="preserve"> among several species</w:t>
      </w:r>
      <w:r w:rsidR="008913AD">
        <w:rPr>
          <w:rFonts w:ascii="Arial" w:hAnsi="Arial" w:cs="Arial"/>
          <w:sz w:val="20"/>
          <w:szCs w:val="20"/>
        </w:rPr>
        <w:t xml:space="preserve">. </w:t>
      </w:r>
      <w:r w:rsidR="00EA0543">
        <w:rPr>
          <w:rFonts w:ascii="Arial" w:hAnsi="Arial" w:cs="Arial"/>
          <w:sz w:val="20"/>
          <w:szCs w:val="20"/>
        </w:rPr>
        <w:t>E</w:t>
      </w:r>
      <w:r w:rsidR="008913AD">
        <w:rPr>
          <w:rFonts w:ascii="Arial" w:hAnsi="Arial" w:cs="Arial"/>
          <w:sz w:val="20"/>
          <w:szCs w:val="20"/>
        </w:rPr>
        <w:t>xperiments</w:t>
      </w:r>
      <w:r w:rsidR="00EA0543">
        <w:rPr>
          <w:rFonts w:ascii="Arial" w:hAnsi="Arial" w:cs="Arial"/>
          <w:sz w:val="20"/>
          <w:szCs w:val="20"/>
        </w:rPr>
        <w:t xml:space="preserve"> in microbial communities</w:t>
      </w:r>
      <w:r w:rsidR="009A5310">
        <w:rPr>
          <w:rFonts w:ascii="Arial" w:hAnsi="Arial" w:cs="Arial"/>
          <w:sz w:val="20"/>
          <w:szCs w:val="20"/>
        </w:rPr>
        <w:t xml:space="preserve"> (</w:t>
      </w:r>
      <w:r w:rsidR="003C206B">
        <w:rPr>
          <w:rFonts w:ascii="Arial" w:hAnsi="Arial" w:cs="Arial"/>
          <w:sz w:val="20"/>
          <w:szCs w:val="20"/>
        </w:rPr>
        <w:t xml:space="preserve">e.g., </w:t>
      </w:r>
      <w:r w:rsidR="009A5310">
        <w:rPr>
          <w:rFonts w:ascii="Arial" w:hAnsi="Arial" w:cs="Arial"/>
          <w:sz w:val="20"/>
          <w:szCs w:val="20"/>
        </w:rPr>
        <w:t>Friedman et al. 2017)</w:t>
      </w:r>
      <w:r w:rsidR="008913AD">
        <w:rPr>
          <w:rFonts w:ascii="Arial" w:hAnsi="Arial" w:cs="Arial"/>
          <w:sz w:val="20"/>
          <w:szCs w:val="20"/>
        </w:rPr>
        <w:t xml:space="preserve"> have shown that </w:t>
      </w:r>
      <w:r w:rsidR="00EA0543">
        <w:rPr>
          <w:rFonts w:ascii="Arial" w:hAnsi="Arial" w:cs="Arial"/>
          <w:sz w:val="20"/>
          <w:szCs w:val="20"/>
        </w:rPr>
        <w:t xml:space="preserve">such higher-order interactions may lead to outcomes that </w:t>
      </w:r>
      <w:r w:rsidR="003C206B">
        <w:rPr>
          <w:rFonts w:ascii="Arial" w:hAnsi="Arial" w:cs="Arial"/>
          <w:sz w:val="20"/>
          <w:szCs w:val="20"/>
        </w:rPr>
        <w:t>contradict</w:t>
      </w:r>
      <w:r w:rsidR="00EA0543">
        <w:rPr>
          <w:rFonts w:ascii="Arial" w:hAnsi="Arial" w:cs="Arial"/>
          <w:sz w:val="20"/>
          <w:szCs w:val="20"/>
        </w:rPr>
        <w:t xml:space="preserve"> the rules derived </w:t>
      </w:r>
      <w:r w:rsidR="00171FDA">
        <w:rPr>
          <w:rFonts w:ascii="Arial" w:hAnsi="Arial" w:cs="Arial"/>
          <w:sz w:val="20"/>
          <w:szCs w:val="20"/>
        </w:rPr>
        <w:t>in previous mathematical analyses that assume</w:t>
      </w:r>
      <w:r w:rsidR="003C206B">
        <w:rPr>
          <w:rFonts w:ascii="Arial" w:hAnsi="Arial" w:cs="Arial"/>
          <w:sz w:val="20"/>
          <w:szCs w:val="20"/>
        </w:rPr>
        <w:t>d</w:t>
      </w:r>
      <w:r w:rsidR="00171FDA">
        <w:rPr>
          <w:rFonts w:ascii="Arial" w:hAnsi="Arial" w:cs="Arial"/>
          <w:sz w:val="20"/>
          <w:szCs w:val="20"/>
        </w:rPr>
        <w:t xml:space="preserve"> pairwise interactions</w:t>
      </w:r>
      <w:r w:rsidR="00F85A38">
        <w:rPr>
          <w:rFonts w:ascii="Arial" w:hAnsi="Arial" w:cs="Arial"/>
          <w:sz w:val="20"/>
          <w:szCs w:val="20"/>
        </w:rPr>
        <w:t xml:space="preserve"> (</w:t>
      </w:r>
      <w:proofErr w:type="spellStart"/>
      <w:r w:rsidR="00F85A38">
        <w:rPr>
          <w:rFonts w:ascii="Arial" w:hAnsi="Arial" w:cs="Arial"/>
          <w:sz w:val="20"/>
          <w:szCs w:val="20"/>
        </w:rPr>
        <w:t>Fig.</w:t>
      </w:r>
      <w:r w:rsidR="009A5310">
        <w:rPr>
          <w:rFonts w:ascii="Arial" w:hAnsi="Arial" w:cs="Arial"/>
          <w:sz w:val="20"/>
          <w:szCs w:val="20"/>
        </w:rPr>
        <w:t>X</w:t>
      </w:r>
      <w:proofErr w:type="spellEnd"/>
      <w:r w:rsidR="009A5310">
        <w:rPr>
          <w:rFonts w:ascii="Arial" w:hAnsi="Arial" w:cs="Arial"/>
          <w:sz w:val="20"/>
          <w:szCs w:val="20"/>
        </w:rPr>
        <w:t>)</w:t>
      </w:r>
      <w:r w:rsidR="00171FDA">
        <w:rPr>
          <w:rFonts w:ascii="Arial" w:hAnsi="Arial" w:cs="Arial"/>
          <w:sz w:val="20"/>
          <w:szCs w:val="20"/>
        </w:rPr>
        <w:t>.</w:t>
      </w:r>
    </w:p>
    <w:p w14:paraId="0A674D78" w14:textId="24A0E400" w:rsidR="00487B07" w:rsidRPr="00182ECD" w:rsidRDefault="00B73A50" w:rsidP="005413E0">
      <w:pPr>
        <w:widowControl w:val="0"/>
        <w:spacing w:after="120"/>
        <w:rPr>
          <w:rFonts w:ascii="Arial" w:hAnsi="Arial" w:cs="Arial"/>
          <w:sz w:val="20"/>
          <w:szCs w:val="20"/>
        </w:rPr>
      </w:pPr>
      <w:r>
        <w:rPr>
          <w:rFonts w:ascii="Arial" w:hAnsi="Arial" w:cs="Arial"/>
          <w:sz w:val="20"/>
          <w:szCs w:val="20"/>
        </w:rPr>
        <w:t xml:space="preserve">Beyond small ecosystems with a few species, the stability of large ecological networks has been studied </w:t>
      </w:r>
      <w:r>
        <w:rPr>
          <w:rFonts w:ascii="Arial" w:hAnsi="Arial" w:cs="Arial"/>
          <w:sz w:val="20"/>
          <w:szCs w:val="20"/>
        </w:rPr>
        <w:lastRenderedPageBreak/>
        <w:t xml:space="preserve">using </w:t>
      </w:r>
      <w:r w:rsidR="00487B07" w:rsidRPr="00F30358">
        <w:rPr>
          <w:rFonts w:ascii="Arial" w:hAnsi="Arial" w:cs="Arial"/>
          <w:sz w:val="20"/>
          <w:szCs w:val="20"/>
        </w:rPr>
        <w:t>statistical approach</w:t>
      </w:r>
      <w:r>
        <w:rPr>
          <w:rFonts w:ascii="Arial" w:hAnsi="Arial" w:cs="Arial"/>
          <w:sz w:val="20"/>
          <w:szCs w:val="20"/>
        </w:rPr>
        <w:t>es</w:t>
      </w:r>
      <w:r w:rsidR="00487B07" w:rsidRPr="00F30358">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"/>
          <w:id w:val="1881590158"/>
          <w:placeholder>
            <w:docPart w:val="EBA78F474EB348B1BCB24AEF0E2B1E28"/>
          </w:placeholder>
        </w:sdtPr>
        <w:sdtContent>
          <w:r w:rsidR="00487B07" w:rsidRPr="00F30358">
            <w:rPr>
              <w:rFonts w:ascii="Arial" w:hAnsi="Arial" w:cs="Arial"/>
              <w:color w:val="000000"/>
              <w:sz w:val="20"/>
              <w:szCs w:val="20"/>
            </w:rPr>
            <w:t>Wilson et al., 2003</w:t>
          </w:r>
        </w:sdtContent>
      </w:sdt>
      <w:r w:rsidR="00487B07" w:rsidRPr="00F30358">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"/>
          <w:id w:val="-1376616878"/>
          <w:placeholder>
            <w:docPart w:val="EBA78F474EB348B1BCB24AEF0E2B1E28"/>
          </w:placeholder>
        </w:sdtPr>
        <w:sdtContent>
          <w:proofErr w:type="spellStart"/>
          <w:r w:rsidR="00487B07" w:rsidRPr="00F30358">
            <w:rPr>
              <w:rFonts w:ascii="Arial" w:hAnsi="Arial" w:cs="Arial"/>
              <w:color w:val="000000"/>
              <w:sz w:val="20"/>
              <w:szCs w:val="20"/>
            </w:rPr>
            <w:t>Rossberg</w:t>
          </w:r>
          <w:proofErr w:type="spellEnd"/>
          <w:r w:rsidR="00487B07" w:rsidRPr="00F30358">
            <w:rPr>
              <w:rFonts w:ascii="Arial" w:hAnsi="Arial" w:cs="Arial"/>
              <w:color w:val="000000"/>
              <w:sz w:val="20"/>
              <w:szCs w:val="20"/>
            </w:rPr>
            <w:t>, 2013</w:t>
          </w:r>
        </w:sdtContent>
      </w:sdt>
      <w:r w:rsidR="00487B07" w:rsidRPr="00F30358">
        <w:rPr>
          <w:rFonts w:ascii="Arial" w:hAnsi="Arial" w:cs="Arial"/>
          <w:sz w:val="20"/>
          <w:szCs w:val="20"/>
        </w:rPr>
        <w:t xml:space="preserve">). </w:t>
      </w:r>
      <w:r w:rsidR="007E53F5">
        <w:rPr>
          <w:rFonts w:ascii="Arial" w:hAnsi="Arial" w:cs="Arial"/>
          <w:sz w:val="20"/>
          <w:szCs w:val="20"/>
        </w:rPr>
        <w:t xml:space="preserve">Such </w:t>
      </w:r>
      <w:r w:rsidR="009A5FFD">
        <w:rPr>
          <w:rFonts w:ascii="Arial" w:hAnsi="Arial" w:cs="Arial"/>
          <w:sz w:val="20"/>
          <w:szCs w:val="20"/>
        </w:rPr>
        <w:t>models</w:t>
      </w:r>
      <w:r w:rsidR="00487B07" w:rsidRPr="00F30358">
        <w:rPr>
          <w:rFonts w:ascii="Arial" w:hAnsi="Arial" w:cs="Arial"/>
          <w:sz w:val="20"/>
          <w:szCs w:val="20"/>
        </w:rPr>
        <w:t xml:space="preserve"> consider the </w:t>
      </w:r>
      <w:r w:rsidR="001073AE">
        <w:rPr>
          <w:rFonts w:ascii="Arial" w:hAnsi="Arial" w:cs="Arial"/>
          <w:sz w:val="20"/>
          <w:szCs w:val="20"/>
        </w:rPr>
        <w:t xml:space="preserve">pairwise </w:t>
      </w:r>
      <w:r w:rsidR="00487B07" w:rsidRPr="00F30358">
        <w:rPr>
          <w:rFonts w:ascii="Arial" w:hAnsi="Arial" w:cs="Arial"/>
          <w:sz w:val="20"/>
          <w:szCs w:val="20"/>
        </w:rPr>
        <w:t xml:space="preserve">interaction strengths </w:t>
      </w:r>
      <w:r w:rsidR="001073AE">
        <w:rPr>
          <w:rFonts w:ascii="Arial" w:hAnsi="Arial" w:cs="Arial"/>
          <w:sz w:val="20"/>
          <w:szCs w:val="20"/>
        </w:rPr>
        <w:t xml:space="preserve">among </w:t>
      </w:r>
      <w:proofErr w:type="gramStart"/>
      <w:r w:rsidR="009A5FFD">
        <w:rPr>
          <w:rFonts w:ascii="Arial" w:hAnsi="Arial" w:cs="Arial"/>
          <w:sz w:val="20"/>
          <w:szCs w:val="20"/>
        </w:rPr>
        <w:t>a large number of</w:t>
      </w:r>
      <w:proofErr w:type="gramEnd"/>
      <w:r w:rsidR="009A5FFD">
        <w:rPr>
          <w:rFonts w:ascii="Arial" w:hAnsi="Arial" w:cs="Arial"/>
          <w:sz w:val="20"/>
          <w:szCs w:val="20"/>
        </w:rPr>
        <w:t xml:space="preserve"> </w:t>
      </w:r>
      <w:r w:rsidR="00487B07" w:rsidRPr="00F30358">
        <w:rPr>
          <w:rFonts w:ascii="Arial" w:hAnsi="Arial" w:cs="Arial"/>
          <w:sz w:val="20"/>
          <w:szCs w:val="20"/>
        </w:rPr>
        <w:t xml:space="preserve">species as being drawn randomly from </w:t>
      </w:r>
      <w:r w:rsidR="009A5FFD">
        <w:rPr>
          <w:rFonts w:ascii="Arial" w:hAnsi="Arial" w:cs="Arial"/>
          <w:sz w:val="20"/>
          <w:szCs w:val="20"/>
        </w:rPr>
        <w:t>a</w:t>
      </w:r>
      <w:r w:rsidR="00487B07" w:rsidRPr="00F30358">
        <w:rPr>
          <w:rFonts w:ascii="Arial" w:hAnsi="Arial" w:cs="Arial"/>
          <w:sz w:val="20"/>
          <w:szCs w:val="20"/>
        </w:rPr>
        <w:t xml:space="preserve"> statistical distribution. A classic example is </w:t>
      </w:r>
      <w:sdt>
        <w:sdtPr>
          <w:rPr>
            <w:rFonts w:ascii="Arial" w:hAnsi="Arial" w:cs="Arial"/>
            <w:color w:val="000000"/>
            <w:sz w:val="20"/>
            <w:szCs w:val="20"/>
          </w:rPr>
          <w:tag w:val="MENDELEY_CITATION_v3_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"/>
          <w:id w:val="-1313018584"/>
          <w:placeholder>
            <w:docPart w:val="EBA78F474EB348B1BCB24AEF0E2B1E28"/>
          </w:placeholder>
        </w:sdtPr>
        <w:sdtContent>
          <w:r w:rsidR="00487B07" w:rsidRPr="00F30358">
            <w:rPr>
              <w:rFonts w:ascii="Arial" w:hAnsi="Arial" w:cs="Arial"/>
              <w:color w:val="000000"/>
              <w:sz w:val="20"/>
              <w:szCs w:val="20"/>
            </w:rPr>
            <w:t>(</w:t>
          </w:r>
          <w:proofErr w:type="gramStart"/>
          <w:r w:rsidR="00487B07" w:rsidRPr="00F30358">
            <w:rPr>
              <w:rFonts w:ascii="Arial" w:hAnsi="Arial" w:cs="Arial"/>
              <w:color w:val="000000"/>
              <w:sz w:val="20"/>
              <w:szCs w:val="20"/>
            </w:rPr>
            <w:t>May,</w:t>
          </w:r>
          <w:proofErr w:type="gramEnd"/>
          <w:r w:rsidR="00487B07" w:rsidRPr="00F30358">
            <w:rPr>
              <w:rFonts w:ascii="Arial" w:hAnsi="Arial" w:cs="Arial"/>
              <w:color w:val="000000"/>
              <w:sz w:val="20"/>
              <w:szCs w:val="20"/>
            </w:rPr>
            <w:t xml:space="preserve"> 1972)</w:t>
          </w:r>
        </w:sdtContent>
      </w:sdt>
      <w:r w:rsidR="00487B07" w:rsidRPr="00F30358">
        <w:rPr>
          <w:rFonts w:ascii="Arial" w:hAnsi="Arial" w:cs="Arial"/>
          <w:sz w:val="20"/>
          <w:szCs w:val="20"/>
        </w:rPr>
        <w:t xml:space="preserve">, which </w:t>
      </w:r>
      <w:r w:rsidR="00AD33A8">
        <w:rPr>
          <w:rFonts w:ascii="Arial" w:hAnsi="Arial" w:cs="Arial"/>
          <w:sz w:val="20"/>
          <w:szCs w:val="20"/>
        </w:rPr>
        <w:t>derived the mathematical condition for a</w:t>
      </w:r>
      <w:r w:rsidR="00AD33A8" w:rsidRPr="00F30358">
        <w:rPr>
          <w:rFonts w:ascii="Arial" w:hAnsi="Arial" w:cs="Arial"/>
          <w:sz w:val="20"/>
          <w:szCs w:val="20"/>
        </w:rPr>
        <w:t xml:space="preserve"> system to be stable</w:t>
      </w:r>
      <w:r w:rsidR="00487B07" w:rsidRPr="00F30358">
        <w:rPr>
          <w:rFonts w:ascii="Arial" w:hAnsi="Arial" w:cs="Arial"/>
          <w:sz w:val="20"/>
          <w:szCs w:val="20"/>
        </w:rPr>
        <w:t xml:space="preserve"> </w:t>
      </w:r>
      <w:r w:rsidR="00AD33A8">
        <w:rPr>
          <w:rFonts w:ascii="Arial" w:hAnsi="Arial" w:cs="Arial"/>
          <w:sz w:val="20"/>
          <w:szCs w:val="20"/>
        </w:rPr>
        <w:t>in terms of</w:t>
      </w:r>
      <w:r w:rsidR="00487B07" w:rsidRPr="00F30358">
        <w:rPr>
          <w:rFonts w:ascii="Arial" w:hAnsi="Arial" w:cs="Arial"/>
          <w:sz w:val="20"/>
          <w:szCs w:val="20"/>
        </w:rPr>
        <w:t xml:space="preserve"> the variance of interaction strengths. More recent work has studied the persistence of species and its dependence on the network structure </w:t>
      </w:r>
      <w:commentRangeStart w:id="107"/>
      <w:sdt>
        <w:sdtPr>
          <w:rPr>
            <w:rFonts w:ascii="Arial" w:hAnsi="Arial" w:cs="Arial"/>
            <w:color w:val="000000"/>
            <w:sz w:val="20"/>
            <w:szCs w:val="20"/>
          </w:rPr>
          <w:tag w:val="MENDELEY_CITATION_v3_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"/>
          <w:id w:val="-1785032327"/>
          <w:placeholder>
            <w:docPart w:val="EBA78F474EB348B1BCB24AEF0E2B1E28"/>
          </w:placeholder>
        </w:sdtPr>
        <w:sdtContent>
          <w:r w:rsidR="00487B07" w:rsidRPr="00F30358">
            <w:rPr>
              <w:rFonts w:ascii="Arial" w:hAnsi="Arial" w:cs="Arial"/>
              <w:color w:val="000000"/>
              <w:sz w:val="20"/>
              <w:szCs w:val="20"/>
            </w:rPr>
            <w:t>(</w:t>
          </w:r>
          <w:proofErr w:type="spellStart"/>
          <w:r w:rsidR="00487B07" w:rsidRPr="00F30358">
            <w:rPr>
              <w:rFonts w:ascii="Arial" w:hAnsi="Arial" w:cs="Arial"/>
              <w:color w:val="000000"/>
              <w:sz w:val="20"/>
              <w:szCs w:val="20"/>
            </w:rPr>
            <w:t>Barbier</w:t>
          </w:r>
          <w:proofErr w:type="spellEnd"/>
          <w:r w:rsidR="00487B07" w:rsidRPr="00F30358">
            <w:rPr>
              <w:rFonts w:ascii="Arial" w:hAnsi="Arial" w:cs="Arial"/>
              <w:color w:val="000000"/>
              <w:sz w:val="20"/>
              <w:szCs w:val="20"/>
            </w:rPr>
            <w:t xml:space="preserve"> et al., 2018)</w:t>
          </w:r>
        </w:sdtContent>
      </w:sdt>
      <w:r w:rsidR="00487B07" w:rsidRPr="00F30358">
        <w:rPr>
          <w:rFonts w:ascii="Arial" w:hAnsi="Arial" w:cs="Arial"/>
          <w:sz w:val="20"/>
          <w:szCs w:val="20"/>
        </w:rPr>
        <w:t xml:space="preserve">, as well as community assembly from a large species pool </w:t>
      </w:r>
      <w:sdt>
        <w:sdtPr>
          <w:rPr>
            <w:rFonts w:ascii="Arial" w:hAnsi="Arial" w:cs="Arial"/>
            <w:color w:val="000000"/>
            <w:sz w:val="20"/>
            <w:szCs w:val="20"/>
          </w:rPr>
          <w:tag w:val="MENDELEY_CITATION_v3_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"/>
          <w:id w:val="735060452"/>
          <w:placeholder>
            <w:docPart w:val="EBA78F474EB348B1BCB24AEF0E2B1E28"/>
          </w:placeholder>
        </w:sdtPr>
        <w:sdtContent>
          <w:r w:rsidR="00487B07" w:rsidRPr="00F30358">
            <w:rPr>
              <w:rFonts w:ascii="Arial" w:hAnsi="Arial" w:cs="Arial"/>
              <w:color w:val="000000"/>
              <w:sz w:val="20"/>
              <w:szCs w:val="20"/>
            </w:rPr>
            <w:t>(</w:t>
          </w:r>
          <w:proofErr w:type="spellStart"/>
          <w:r w:rsidR="00487B07" w:rsidRPr="00F30358">
            <w:rPr>
              <w:rFonts w:ascii="Arial" w:hAnsi="Arial" w:cs="Arial"/>
              <w:color w:val="000000"/>
              <w:sz w:val="20"/>
              <w:szCs w:val="20"/>
            </w:rPr>
            <w:t>Servan</w:t>
          </w:r>
          <w:proofErr w:type="spellEnd"/>
          <w:r w:rsidR="00487B07" w:rsidRPr="00F30358">
            <w:rPr>
              <w:rFonts w:ascii="Arial" w:hAnsi="Arial" w:cs="Arial"/>
              <w:color w:val="000000"/>
              <w:sz w:val="20"/>
              <w:szCs w:val="20"/>
            </w:rPr>
            <w:t xml:space="preserve"> et al., 2018)</w:t>
          </w:r>
        </w:sdtContent>
      </w:sdt>
      <w:r w:rsidR="00487B07" w:rsidRPr="00F30358">
        <w:rPr>
          <w:rFonts w:ascii="Arial" w:hAnsi="Arial" w:cs="Arial"/>
          <w:sz w:val="20"/>
          <w:szCs w:val="20"/>
        </w:rPr>
        <w:t xml:space="preserve">. </w:t>
      </w:r>
      <w:commentRangeEnd w:id="107"/>
      <w:r w:rsidR="005D5979">
        <w:rPr>
          <w:rStyle w:val="CommentReference"/>
        </w:rPr>
        <w:commentReference w:id="107"/>
      </w:r>
      <w:r w:rsidR="00AF6D93">
        <w:rPr>
          <w:rFonts w:ascii="Arial" w:hAnsi="Arial" w:cs="Arial"/>
          <w:sz w:val="20"/>
          <w:szCs w:val="20"/>
        </w:rPr>
        <w:t>Such analyses have been extended</w:t>
      </w:r>
      <w:r w:rsidR="00487B07" w:rsidRPr="00F30358">
        <w:rPr>
          <w:rFonts w:ascii="Arial" w:hAnsi="Arial" w:cs="Arial"/>
          <w:sz w:val="20"/>
          <w:szCs w:val="20"/>
        </w:rPr>
        <w:t xml:space="preserve"> to </w:t>
      </w:r>
      <w:r w:rsidR="00AF6D93">
        <w:rPr>
          <w:rFonts w:ascii="Arial" w:hAnsi="Arial" w:cs="Arial"/>
          <w:sz w:val="20"/>
          <w:szCs w:val="20"/>
        </w:rPr>
        <w:t xml:space="preserve">incorporate the spatial structure of populations, </w:t>
      </w:r>
      <w:r w:rsidR="00064CA2">
        <w:rPr>
          <w:rFonts w:ascii="Arial" w:hAnsi="Arial" w:cs="Arial"/>
          <w:sz w:val="20"/>
          <w:szCs w:val="20"/>
        </w:rPr>
        <w:t xml:space="preserve">which </w:t>
      </w:r>
      <w:r w:rsidR="00FB1004">
        <w:rPr>
          <w:rFonts w:ascii="Arial" w:hAnsi="Arial" w:cs="Arial"/>
          <w:sz w:val="20"/>
          <w:szCs w:val="20"/>
        </w:rPr>
        <w:t>wa</w:t>
      </w:r>
      <w:r w:rsidR="00064CA2">
        <w:rPr>
          <w:rFonts w:ascii="Arial" w:hAnsi="Arial" w:cs="Arial"/>
          <w:sz w:val="20"/>
          <w:szCs w:val="20"/>
        </w:rPr>
        <w:t>s shown to enhance</w:t>
      </w:r>
      <w:r w:rsidR="00487B07" w:rsidRPr="00F30358">
        <w:rPr>
          <w:rFonts w:ascii="Arial" w:hAnsi="Arial" w:cs="Arial"/>
          <w:sz w:val="20"/>
          <w:szCs w:val="20"/>
        </w:rPr>
        <w:t xml:space="preserve"> the stability of meta-communities </w:t>
      </w:r>
      <w:sdt>
        <w:sdtPr>
          <w:rPr>
            <w:rFonts w:ascii="Arial" w:hAnsi="Arial" w:cs="Arial"/>
            <w:color w:val="000000"/>
            <w:sz w:val="20"/>
            <w:szCs w:val="20"/>
          </w:rPr>
          <w:tag w:val="MENDELEY_CITATION_v3_eyJjaXRhdGlvbklEIjoiTUVOREVMRVlfQ0lUQVRJT05fZGZkMjIxYjYtYTIxMy00NzY5LTkwY2UtYmQxNTBlZDkyYjI2IiwiY2l0YXRpb25JdGVtcyI6W3siaWQiOiJkYzNmYmQ4Mi0xYjc1LTM2NGUtODA0Yi0wOTgyZGM3MjZjYmIiLCJpdGVtRGF0YSI6eyJ0eXBlIjoiYXJ0aWNsZS1qb3VybmFsIiwiaWQiOiJkYzNmYmQ4Mi0xYjc1LTM2NGUtODA0Yi0wOTgyZGM3MjZjYmIiLCJ0aXRsZSI6IlN0YWJpbGl0eSBhbmQgY29tcGxleGl0eSBpbiBtb2RlbCBtZXRhLWVjb3N5c3RlbXM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"/>
          <w:id w:val="1821300355"/>
          <w:placeholder>
            <w:docPart w:val="EBA78F474EB348B1BCB24AEF0E2B1E28"/>
          </w:placeholder>
        </w:sdtPr>
        <w:sdtContent>
          <w:r w:rsidR="00487B07" w:rsidRPr="00F30358">
            <w:rPr>
              <w:rFonts w:ascii="Arial" w:hAnsi="Arial" w:cs="Arial"/>
              <w:color w:val="000000"/>
              <w:sz w:val="20"/>
              <w:szCs w:val="20"/>
            </w:rPr>
            <w:t>(Gravel et al., 2016)</w:t>
          </w:r>
        </w:sdtContent>
      </w:sdt>
      <w:r w:rsidR="00487B07" w:rsidRPr="00F30358">
        <w:rPr>
          <w:rFonts w:ascii="Arial" w:hAnsi="Arial" w:cs="Arial"/>
          <w:sz w:val="20"/>
          <w:szCs w:val="20"/>
        </w:rPr>
        <w:t>.</w:t>
      </w:r>
      <w:r w:rsidR="00FB1004">
        <w:rPr>
          <w:rFonts w:ascii="Arial" w:hAnsi="Arial" w:cs="Arial"/>
          <w:sz w:val="20"/>
          <w:szCs w:val="20"/>
        </w:rPr>
        <w:t xml:space="preserve"> More recent theoretical work has considered higher-order interactions among multiple species using similar statistical approaches (</w:t>
      </w:r>
      <w:proofErr w:type="spellStart"/>
      <w:r w:rsidR="00FB1004">
        <w:rPr>
          <w:rFonts w:ascii="Arial" w:hAnsi="Arial" w:cs="Arial"/>
          <w:sz w:val="20"/>
          <w:szCs w:val="20"/>
        </w:rPr>
        <w:t>Bairey</w:t>
      </w:r>
      <w:proofErr w:type="spellEnd"/>
      <w:r w:rsidR="00FB1004">
        <w:rPr>
          <w:rFonts w:ascii="Arial" w:hAnsi="Arial" w:cs="Arial"/>
          <w:sz w:val="20"/>
          <w:szCs w:val="20"/>
        </w:rPr>
        <w:t xml:space="preserve"> et al. 2016, Mayfield &amp; Stouffer 2017, </w:t>
      </w:r>
      <w:proofErr w:type="spellStart"/>
      <w:r w:rsidR="00FB1004">
        <w:rPr>
          <w:rFonts w:ascii="Arial" w:hAnsi="Arial" w:cs="Arial"/>
          <w:sz w:val="20"/>
          <w:szCs w:val="20"/>
        </w:rPr>
        <w:t>Grilli</w:t>
      </w:r>
      <w:proofErr w:type="spellEnd"/>
      <w:r w:rsidR="00FB1004">
        <w:rPr>
          <w:rFonts w:ascii="Arial" w:hAnsi="Arial" w:cs="Arial"/>
          <w:sz w:val="20"/>
          <w:szCs w:val="20"/>
        </w:rPr>
        <w:t xml:space="preserve"> et al. 2017, </w:t>
      </w:r>
      <w:proofErr w:type="spellStart"/>
      <w:r w:rsidR="00FB1004">
        <w:rPr>
          <w:rFonts w:ascii="Arial" w:hAnsi="Arial" w:cs="Arial"/>
          <w:sz w:val="20"/>
          <w:szCs w:val="20"/>
        </w:rPr>
        <w:t>Letten</w:t>
      </w:r>
      <w:proofErr w:type="spellEnd"/>
      <w:r w:rsidR="00FB1004">
        <w:rPr>
          <w:rFonts w:ascii="Arial" w:hAnsi="Arial" w:cs="Arial"/>
          <w:sz w:val="20"/>
          <w:szCs w:val="20"/>
        </w:rPr>
        <w:t xml:space="preserve"> &amp; Stouffer 2019, </w:t>
      </w:r>
      <w:proofErr w:type="spellStart"/>
      <w:r w:rsidR="00FB1004" w:rsidRPr="00CC5E0C">
        <w:rPr>
          <w:rFonts w:ascii="Arial" w:hAnsi="Arial" w:cs="Arial"/>
          <w:sz w:val="20"/>
          <w:szCs w:val="20"/>
        </w:rPr>
        <w:t>Kleinhesselink</w:t>
      </w:r>
      <w:proofErr w:type="spellEnd"/>
      <w:r w:rsidR="00FB1004">
        <w:rPr>
          <w:rFonts w:ascii="Arial" w:hAnsi="Arial" w:cs="Arial"/>
          <w:sz w:val="20"/>
          <w:szCs w:val="20"/>
        </w:rPr>
        <w:t xml:space="preserve"> et al. 2022). </w:t>
      </w:r>
      <w:r w:rsidR="0008770D">
        <w:rPr>
          <w:rFonts w:ascii="Arial" w:hAnsi="Arial" w:cs="Arial"/>
          <w:sz w:val="20"/>
          <w:szCs w:val="20"/>
        </w:rPr>
        <w:t>However, these models did not provide</w:t>
      </w:r>
      <w:r w:rsidR="00FB1004">
        <w:rPr>
          <w:rFonts w:ascii="Arial" w:hAnsi="Arial" w:cs="Arial"/>
          <w:sz w:val="20"/>
          <w:szCs w:val="20"/>
        </w:rPr>
        <w:t xml:space="preserve"> </w:t>
      </w:r>
      <w:r w:rsidR="0008770D">
        <w:rPr>
          <w:rFonts w:ascii="Arial" w:hAnsi="Arial" w:cs="Arial"/>
          <w:sz w:val="20"/>
          <w:szCs w:val="20"/>
        </w:rPr>
        <w:t xml:space="preserve">insight </w:t>
      </w:r>
      <w:r w:rsidR="00FB1004">
        <w:rPr>
          <w:rFonts w:ascii="Arial" w:hAnsi="Arial" w:cs="Arial"/>
          <w:sz w:val="20"/>
          <w:szCs w:val="20"/>
        </w:rPr>
        <w:t xml:space="preserve">on </w:t>
      </w:r>
      <w:r w:rsidR="0008770D">
        <w:rPr>
          <w:rFonts w:ascii="Arial" w:hAnsi="Arial" w:cs="Arial"/>
          <w:sz w:val="20"/>
          <w:szCs w:val="20"/>
        </w:rPr>
        <w:t xml:space="preserve">the </w:t>
      </w:r>
      <w:r w:rsidR="00861679">
        <w:rPr>
          <w:rFonts w:ascii="Arial" w:hAnsi="Arial" w:cs="Arial"/>
          <w:sz w:val="20"/>
          <w:szCs w:val="20"/>
        </w:rPr>
        <w:t>mechanisms by which</w:t>
      </w:r>
      <w:r w:rsidR="00FB1004">
        <w:rPr>
          <w:rFonts w:ascii="Arial" w:hAnsi="Arial" w:cs="Arial"/>
          <w:sz w:val="20"/>
          <w:szCs w:val="20"/>
        </w:rPr>
        <w:t xml:space="preserve"> </w:t>
      </w:r>
      <w:r w:rsidR="00861679">
        <w:rPr>
          <w:rFonts w:ascii="Arial" w:hAnsi="Arial" w:cs="Arial"/>
          <w:sz w:val="20"/>
          <w:szCs w:val="20"/>
        </w:rPr>
        <w:t>the</w:t>
      </w:r>
      <w:r w:rsidR="00FB1004">
        <w:rPr>
          <w:rFonts w:ascii="Arial" w:hAnsi="Arial" w:cs="Arial"/>
          <w:sz w:val="20"/>
          <w:szCs w:val="20"/>
        </w:rPr>
        <w:t xml:space="preserve"> higher-order interactions </w:t>
      </w:r>
      <w:r w:rsidR="00861679">
        <w:rPr>
          <w:rFonts w:ascii="Arial" w:hAnsi="Arial" w:cs="Arial"/>
          <w:sz w:val="20"/>
          <w:szCs w:val="20"/>
        </w:rPr>
        <w:t xml:space="preserve">may </w:t>
      </w:r>
      <w:r w:rsidR="00FB1004">
        <w:rPr>
          <w:rFonts w:ascii="Arial" w:hAnsi="Arial" w:cs="Arial"/>
          <w:sz w:val="20"/>
          <w:szCs w:val="20"/>
        </w:rPr>
        <w:t>arise</w:t>
      </w:r>
      <w:r w:rsidR="00861679" w:rsidRPr="00861679">
        <w:rPr>
          <w:rFonts w:ascii="Arial" w:hAnsi="Arial" w:cs="Arial"/>
          <w:sz w:val="20"/>
          <w:szCs w:val="20"/>
        </w:rPr>
        <w:t xml:space="preserve"> </w:t>
      </w:r>
      <w:sdt>
        <w:sdtPr>
          <w:rPr>
            <w:rFonts w:ascii="Arial" w:hAnsi="Arial" w:cs="Arial"/>
            <w:sz w:val="20"/>
            <w:szCs w:val="20"/>
          </w:rPr>
          <w:tag w:val="MENDELEY_CITATION_v3_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"/>
          <w:id w:val="525756604"/>
          <w:placeholder>
            <w:docPart w:val="93815BB6FA2143079548F9872A808BC2"/>
          </w:placeholder>
        </w:sdtPr>
        <w:sdtContent>
          <w:r w:rsidR="00861679" w:rsidRPr="00AC6C9A">
            <w:rPr>
              <w:rFonts w:ascii="Arial" w:hAnsi="Arial" w:cs="Arial"/>
              <w:sz w:val="20"/>
              <w:szCs w:val="20"/>
            </w:rPr>
            <w:t>(Levine et al., 2017)</w:t>
          </w:r>
        </w:sdtContent>
      </w:sdt>
      <w:r w:rsidR="00FB1004">
        <w:rPr>
          <w:rFonts w:ascii="Arial" w:hAnsi="Arial" w:cs="Arial"/>
          <w:sz w:val="20"/>
          <w:szCs w:val="20"/>
        </w:rPr>
        <w:t xml:space="preserve">. </w:t>
      </w:r>
      <w:r w:rsidR="00881A99">
        <w:rPr>
          <w:rFonts w:ascii="Arial" w:hAnsi="Arial" w:cs="Arial"/>
          <w:sz w:val="20"/>
          <w:szCs w:val="20"/>
        </w:rPr>
        <w:t>We will fill this gap by considering specific motifs of TMIM that can result in higher-order interactions.</w:t>
      </w:r>
    </w:p>
    <w:p w14:paraId="418F61B8" w14:textId="5ABD276A" w:rsidR="009F765C" w:rsidRPr="003F201B" w:rsidRDefault="006F0AED" w:rsidP="005413E0">
      <w:pPr>
        <w:widowControl w:val="0"/>
        <w:spacing w:after="120"/>
        <w:rPr>
          <w:rFonts w:ascii="Arial" w:hAnsi="Arial" w:cs="Arial"/>
          <w:sz w:val="20"/>
          <w:szCs w:val="20"/>
          <w:u w:val="single"/>
        </w:rPr>
      </w:pPr>
      <w:r>
        <w:rPr>
          <w:noProof/>
        </w:rPr>
        <mc:AlternateContent>
          <mc:Choice Requires="wps">
            <w:drawing>
              <wp:anchor distT="0" distB="0" distL="114300" distR="114300" simplePos="0" relativeHeight="251672576" behindDoc="0" locked="0" layoutInCell="1" allowOverlap="0" wp14:anchorId="7DA4D37F" wp14:editId="7C6654A0">
                <wp:simplePos x="0" y="0"/>
                <wp:positionH relativeFrom="column">
                  <wp:posOffset>0</wp:posOffset>
                </wp:positionH>
                <wp:positionV relativeFrom="page">
                  <wp:posOffset>3566160</wp:posOffset>
                </wp:positionV>
                <wp:extent cx="5879465" cy="786130"/>
                <wp:effectExtent l="0" t="0" r="6985" b="0"/>
                <wp:wrapTopAndBottom/>
                <wp:docPr id="19" name="Text Box 19"/>
                <wp:cNvGraphicFramePr/>
                <a:graphic xmlns:a="http://schemas.openxmlformats.org/drawingml/2006/main">
                  <a:graphicData uri="http://schemas.microsoft.com/office/word/2010/wordprocessingShape">
                    <wps:wsp>
                      <wps:cNvSpPr txBox="1"/>
                      <wps:spPr>
                        <a:xfrm>
                          <a:off x="0" y="0"/>
                          <a:ext cx="5879465" cy="786130"/>
                        </a:xfrm>
                        <a:prstGeom prst="rect">
                          <a:avLst/>
                        </a:prstGeom>
                        <a:solidFill>
                          <a:prstClr val="white"/>
                        </a:solidFill>
                        <a:ln>
                          <a:noFill/>
                        </a:ln>
                      </wps:spPr>
                      <wps:txbx>
                        <w:txbxContent>
                          <w:p w14:paraId="6044B4A4" w14:textId="465E28A7" w:rsidR="00C713A1" w:rsidRPr="00C713A1" w:rsidRDefault="00C713A1" w:rsidP="00C713A1">
                            <w:pPr>
                              <w:widowControl w:val="0"/>
                              <w:spacing w:after="120"/>
                              <w:rPr>
                                <w:rFonts w:ascii="Arial" w:eastAsia="Calibri" w:hAnsi="Arial" w:cs="Arial"/>
                                <w:noProof/>
                                <w:sz w:val="18"/>
                                <w:szCs w:val="18"/>
                              </w:rPr>
                            </w:pPr>
                            <w:r w:rsidRPr="00C713A1">
                              <w:rPr>
                                <w:rFonts w:ascii="Arial" w:hAnsi="Arial" w:cs="Arial"/>
                                <w:sz w:val="18"/>
                                <w:szCs w:val="18"/>
                              </w:rPr>
                              <w:t xml:space="preserve">Figure </w:t>
                            </w:r>
                            <w:r w:rsidR="004C684B">
                              <w:rPr>
                                <w:rFonts w:ascii="Arial" w:hAnsi="Arial" w:cs="Arial"/>
                                <w:sz w:val="18"/>
                                <w:szCs w:val="18"/>
                              </w:rPr>
                              <w:t>2</w:t>
                            </w:r>
                            <w:r w:rsidRPr="00C713A1">
                              <w:rPr>
                                <w:rFonts w:ascii="Arial" w:eastAsia="Calibri" w:hAnsi="Arial" w:cs="Arial"/>
                                <w:noProof/>
                                <w:sz w:val="18"/>
                                <w:szCs w:val="18"/>
                              </w:rPr>
                              <w:t>: Schematic for identifying higher-order interactions in coexistence patterns (adapted from Friedman et al. 2017). Left: Trios of species are cultured together in all pairwise combinations to determine pairwise effects and then grown together to quantify deviations from expected. Right: possible outcomes are either consistent with predictions (no qualitatively important HOIs) or not (and thus indicate that HOIs have qualitative effects on coexistence).</w:t>
                            </w:r>
                          </w:p>
                          <w:p w14:paraId="5AC571F0" w14:textId="46D2F48F" w:rsidR="00C713A1" w:rsidRPr="00C713A1" w:rsidRDefault="00C713A1" w:rsidP="00C713A1">
                            <w:pPr>
                              <w:pStyle w:val="Caption"/>
                              <w:rPr>
                                <w:rFonts w:ascii="Arial" w:hAnsi="Arial" w:cs="Arial"/>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A4D37F" id="_x0000_t202" coordsize="21600,21600" o:spt="202" path="m,l,21600r21600,l21600,xe">
                <v:stroke joinstyle="miter"/>
                <v:path gradientshapeok="t" o:connecttype="rect"/>
              </v:shapetype>
              <v:shape id="Text Box 19" o:spid="_x0000_s1026" type="#_x0000_t202" style="position:absolute;margin-left:0;margin-top:280.8pt;width:462.95pt;height:6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" o:allowoverlap="f" stroked="f">
                <v:textbox inset="0,0,0,0">
                  <w:txbxContent>
                    <w:p w14:paraId="6044B4A4" w14:textId="465E28A7" w:rsidR="00C713A1" w:rsidRPr="00C713A1" w:rsidRDefault="00C713A1" w:rsidP="00C713A1">
                      <w:pPr>
                        <w:widowControl w:val="0"/>
                        <w:spacing w:after="120"/>
                        <w:rPr>
                          <w:rFonts w:ascii="Arial" w:eastAsia="Calibri" w:hAnsi="Arial" w:cs="Arial"/>
                          <w:noProof/>
                          <w:sz w:val="18"/>
                          <w:szCs w:val="18"/>
                        </w:rPr>
                      </w:pPr>
                      <w:r w:rsidRPr="00C713A1">
                        <w:rPr>
                          <w:rFonts w:ascii="Arial" w:hAnsi="Arial" w:cs="Arial"/>
                          <w:sz w:val="18"/>
                          <w:szCs w:val="18"/>
                        </w:rPr>
                        <w:t xml:space="preserve">Figure </w:t>
                      </w:r>
                      <w:r w:rsidR="004C684B">
                        <w:rPr>
                          <w:rFonts w:ascii="Arial" w:hAnsi="Arial" w:cs="Arial"/>
                          <w:sz w:val="18"/>
                          <w:szCs w:val="18"/>
                        </w:rPr>
                        <w:t>2</w:t>
                      </w:r>
                      <w:r w:rsidRPr="00C713A1">
                        <w:rPr>
                          <w:rFonts w:ascii="Arial" w:eastAsia="Calibri" w:hAnsi="Arial" w:cs="Arial"/>
                          <w:noProof/>
                          <w:sz w:val="18"/>
                          <w:szCs w:val="18"/>
                        </w:rPr>
                        <w:t>: Schematic for identifying higher-order interactions in coexistence patterns (adapted from Friedman et al. 2017). Left: Trios of species are cultured together in all pairwise combinations to determine pairwise effects and then grown together to quantify deviations from expected. Right: possible outcomes are either consistent with predictions (no qualitatively important HOIs) or not (and thus indicate that HOIs have qualitative effects on coexistence).</w:t>
                      </w:r>
                    </w:p>
                    <w:p w14:paraId="5AC571F0" w14:textId="46D2F48F" w:rsidR="00C713A1" w:rsidRPr="00C713A1" w:rsidRDefault="00C713A1" w:rsidP="00C713A1">
                      <w:pPr>
                        <w:pStyle w:val="Caption"/>
                        <w:rPr>
                          <w:rFonts w:ascii="Arial" w:hAnsi="Arial" w:cs="Arial"/>
                          <w:sz w:val="20"/>
                          <w:szCs w:val="20"/>
                        </w:rPr>
                      </w:pPr>
                    </w:p>
                  </w:txbxContent>
                </v:textbox>
                <w10:wrap type="topAndBottom" anchory="page"/>
              </v:shape>
            </w:pict>
          </mc:Fallback>
        </mc:AlternateContent>
      </w:r>
      <w:r>
        <w:rPr>
          <w:rFonts w:ascii="Arial" w:hAnsi="Arial" w:cs="Arial"/>
          <w:noProof/>
          <w:sz w:val="20"/>
          <w:szCs w:val="20"/>
        </w:rPr>
        <mc:AlternateContent>
          <mc:Choice Requires="wpg">
            <w:drawing>
              <wp:anchor distT="0" distB="0" distL="114300" distR="114300" simplePos="0" relativeHeight="251670528" behindDoc="1" locked="0" layoutInCell="1" allowOverlap="0" wp14:anchorId="6BCCA871" wp14:editId="35B503FA">
                <wp:simplePos x="0" y="0"/>
                <wp:positionH relativeFrom="column">
                  <wp:posOffset>30480</wp:posOffset>
                </wp:positionH>
                <wp:positionV relativeFrom="page">
                  <wp:posOffset>914400</wp:posOffset>
                </wp:positionV>
                <wp:extent cx="5879465" cy="2587625"/>
                <wp:effectExtent l="0" t="0" r="6985" b="3175"/>
                <wp:wrapTopAndBottom/>
                <wp:docPr id="18" name="Group 18"/>
                <wp:cNvGraphicFramePr/>
                <a:graphic xmlns:a="http://schemas.openxmlformats.org/drawingml/2006/main">
                  <a:graphicData uri="http://schemas.microsoft.com/office/word/2010/wordprocessingGroup">
                    <wpg:wgp>
                      <wpg:cNvGrpSpPr/>
                      <wpg:grpSpPr>
                        <a:xfrm>
                          <a:off x="0" y="0"/>
                          <a:ext cx="5879465" cy="2587625"/>
                          <a:chOff x="0" y="0"/>
                          <a:chExt cx="5876290" cy="2587625"/>
                        </a:xfrm>
                      </wpg:grpSpPr>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71600" cy="2587625"/>
                          </a:xfrm>
                          <a:prstGeom prst="rect">
                            <a:avLst/>
                          </a:prstGeom>
                        </pic:spPr>
                      </pic:pic>
                      <pic:pic xmlns:pic="http://schemas.openxmlformats.org/drawingml/2006/picture">
                        <pic:nvPicPr>
                          <pic:cNvPr id="1" name="Picture 1" descr="Cha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524000" y="0"/>
                            <a:ext cx="4352290" cy="25876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920957" id="Group 18" o:spid="_x0000_s1026" style="position:absolute;margin-left:2.4pt;margin-top:1in;width:462.95pt;height:203.75pt;z-index:-251645952;mso-position-vertical-relative:page;mso-width-relative:margin;mso-height-relative:margin" coordsize="58762,258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3716;height:25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">
                  <v:imagedata r:id="rId13" o:title=""/>
                </v:shape>
                <v:shape id="Picture 1" o:spid="_x0000_s1028" type="#_x0000_t75" alt="Chart&#10;&#10;Description automatically generated" style="position:absolute;left:15240;width:43522;height:25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">
                  <v:imagedata r:id="rId14" o:title="Chart&#10;&#10;Description automatically generated"/>
                </v:shape>
                <w10:wrap type="topAndBottom" anchory="page"/>
              </v:group>
            </w:pict>
          </mc:Fallback>
        </mc:AlternateContent>
      </w:r>
      <w:r w:rsidR="003F201B" w:rsidRPr="003F201B">
        <w:rPr>
          <w:rFonts w:ascii="Arial" w:hAnsi="Arial" w:cs="Arial"/>
          <w:sz w:val="20"/>
          <w:szCs w:val="20"/>
          <w:u w:val="single"/>
        </w:rPr>
        <w:t>Significance</w:t>
      </w:r>
      <w:r w:rsidR="00883F92">
        <w:rPr>
          <w:rFonts w:ascii="Arial" w:hAnsi="Arial" w:cs="Arial"/>
          <w:sz w:val="20"/>
          <w:szCs w:val="20"/>
          <w:u w:val="single"/>
        </w:rPr>
        <w:t xml:space="preserve"> and </w:t>
      </w:r>
      <w:r w:rsidR="00F73031">
        <w:rPr>
          <w:rFonts w:ascii="Arial" w:hAnsi="Arial" w:cs="Arial"/>
          <w:sz w:val="20"/>
          <w:szCs w:val="20"/>
          <w:u w:val="single"/>
        </w:rPr>
        <w:t>Merits</w:t>
      </w:r>
      <w:r w:rsidR="003F201B">
        <w:rPr>
          <w:rFonts w:ascii="Arial" w:hAnsi="Arial" w:cs="Arial"/>
          <w:sz w:val="20"/>
          <w:szCs w:val="20"/>
          <w:u w:val="single"/>
        </w:rPr>
        <w:t>:</w:t>
      </w:r>
    </w:p>
    <w:p w14:paraId="38785DB3" w14:textId="6150CABA" w:rsidR="00CA6F80" w:rsidRDefault="005E34AE" w:rsidP="005413E0">
      <w:pPr>
        <w:widowControl w:val="0"/>
        <w:spacing w:after="120"/>
        <w:rPr>
          <w:rFonts w:ascii="Arial" w:hAnsi="Arial" w:cs="Arial"/>
          <w:sz w:val="20"/>
          <w:szCs w:val="20"/>
        </w:rPr>
      </w:pPr>
      <w:r w:rsidRPr="00182ECD">
        <w:rPr>
          <w:rFonts w:ascii="Arial" w:hAnsi="Arial" w:cs="Arial"/>
          <w:sz w:val="20"/>
          <w:szCs w:val="20"/>
        </w:rPr>
        <w:t xml:space="preserve">The stability of ecosystems </w:t>
      </w:r>
      <w:r w:rsidR="00084C48">
        <w:rPr>
          <w:rFonts w:ascii="Arial" w:hAnsi="Arial" w:cs="Arial"/>
          <w:sz w:val="20"/>
          <w:szCs w:val="20"/>
        </w:rPr>
        <w:t>is</w:t>
      </w:r>
      <w:r w:rsidRPr="00182ECD">
        <w:rPr>
          <w:rFonts w:ascii="Arial" w:hAnsi="Arial" w:cs="Arial"/>
          <w:sz w:val="20"/>
          <w:szCs w:val="20"/>
        </w:rPr>
        <w:t xml:space="preserve"> an urgent problem due to </w:t>
      </w:r>
      <w:r w:rsidR="00084C48">
        <w:rPr>
          <w:rFonts w:ascii="Arial" w:hAnsi="Arial" w:cs="Arial"/>
          <w:sz w:val="20"/>
          <w:szCs w:val="20"/>
        </w:rPr>
        <w:t xml:space="preserve">the rapid change of </w:t>
      </w:r>
      <w:r w:rsidRPr="00182ECD">
        <w:rPr>
          <w:rFonts w:ascii="Arial" w:hAnsi="Arial" w:cs="Arial"/>
          <w:sz w:val="20"/>
          <w:szCs w:val="20"/>
        </w:rPr>
        <w:t>environment</w:t>
      </w:r>
      <w:r w:rsidR="00084C48">
        <w:rPr>
          <w:rFonts w:ascii="Arial" w:hAnsi="Arial" w:cs="Arial"/>
          <w:sz w:val="20"/>
          <w:szCs w:val="20"/>
        </w:rPr>
        <w:t xml:space="preserve"> for the species</w:t>
      </w:r>
      <w:r w:rsidRPr="00182ECD">
        <w:rPr>
          <w:rFonts w:ascii="Arial" w:hAnsi="Arial" w:cs="Arial"/>
          <w:sz w:val="20"/>
          <w:szCs w:val="20"/>
        </w:rPr>
        <w:t>.</w:t>
      </w:r>
      <w:r>
        <w:rPr>
          <w:rFonts w:ascii="Arial" w:hAnsi="Arial" w:cs="Arial"/>
          <w:sz w:val="20"/>
          <w:szCs w:val="20"/>
        </w:rPr>
        <w:t xml:space="preserve"> </w:t>
      </w:r>
      <w:r w:rsidRPr="00182ECD">
        <w:rPr>
          <w:rFonts w:ascii="Arial" w:hAnsi="Arial" w:cs="Arial"/>
          <w:sz w:val="20"/>
          <w:szCs w:val="20"/>
        </w:rPr>
        <w:t xml:space="preserve">For example, climate change leads to </w:t>
      </w:r>
      <w:r>
        <w:rPr>
          <w:rFonts w:ascii="Arial" w:hAnsi="Arial" w:cs="Arial"/>
          <w:sz w:val="20"/>
          <w:szCs w:val="20"/>
        </w:rPr>
        <w:t>migration</w:t>
      </w:r>
      <w:r w:rsidRPr="00182ECD">
        <w:rPr>
          <w:rFonts w:ascii="Arial" w:hAnsi="Arial" w:cs="Arial"/>
          <w:sz w:val="20"/>
          <w:szCs w:val="20"/>
        </w:rPr>
        <w:t xml:space="preserve"> </w:t>
      </w:r>
      <w:r>
        <w:rPr>
          <w:rFonts w:ascii="Arial" w:hAnsi="Arial" w:cs="Arial"/>
          <w:sz w:val="20"/>
          <w:szCs w:val="20"/>
        </w:rPr>
        <w:t>of</w:t>
      </w:r>
      <w:r w:rsidRPr="00182ECD">
        <w:rPr>
          <w:rFonts w:ascii="Arial" w:hAnsi="Arial" w:cs="Arial"/>
          <w:sz w:val="20"/>
          <w:szCs w:val="20"/>
        </w:rPr>
        <w:t xml:space="preserve"> many species and for</w:t>
      </w:r>
      <w:r>
        <w:rPr>
          <w:rFonts w:ascii="Arial" w:hAnsi="Arial" w:cs="Arial"/>
          <w:sz w:val="20"/>
          <w:szCs w:val="20"/>
        </w:rPr>
        <w:t>g</w:t>
      </w:r>
      <w:r w:rsidRPr="00182ECD">
        <w:rPr>
          <w:rFonts w:ascii="Arial" w:hAnsi="Arial" w:cs="Arial"/>
          <w:sz w:val="20"/>
          <w:szCs w:val="20"/>
        </w:rPr>
        <w:t xml:space="preserve">es </w:t>
      </w:r>
      <w:r>
        <w:rPr>
          <w:rFonts w:ascii="Arial" w:hAnsi="Arial" w:cs="Arial"/>
          <w:sz w:val="20"/>
          <w:szCs w:val="20"/>
        </w:rPr>
        <w:t>new interactions</w:t>
      </w:r>
      <w:r w:rsidRPr="00182ECD">
        <w:rPr>
          <w:rFonts w:ascii="Arial" w:hAnsi="Arial" w:cs="Arial"/>
          <w:sz w:val="20"/>
          <w:szCs w:val="20"/>
        </w:rPr>
        <w:t xml:space="preserve"> </w:t>
      </w:r>
      <w:r>
        <w:rPr>
          <w:rFonts w:ascii="Arial" w:hAnsi="Arial" w:cs="Arial"/>
          <w:sz w:val="20"/>
          <w:szCs w:val="20"/>
        </w:rPr>
        <w:t>between</w:t>
      </w:r>
      <w:r w:rsidRPr="00182ECD">
        <w:rPr>
          <w:rFonts w:ascii="Arial" w:hAnsi="Arial" w:cs="Arial"/>
          <w:sz w:val="20"/>
          <w:szCs w:val="20"/>
        </w:rPr>
        <w:t xml:space="preserve"> species. </w:t>
      </w:r>
      <w:r>
        <w:rPr>
          <w:rFonts w:ascii="Arial" w:hAnsi="Arial" w:cs="Arial"/>
          <w:sz w:val="20"/>
          <w:szCs w:val="20"/>
        </w:rPr>
        <w:t>U</w:t>
      </w:r>
      <w:r w:rsidRPr="00182ECD">
        <w:rPr>
          <w:rFonts w:ascii="Arial" w:hAnsi="Arial" w:cs="Arial"/>
          <w:sz w:val="20"/>
          <w:szCs w:val="20"/>
        </w:rPr>
        <w:t xml:space="preserve">nderstanding how species interactions are modified is key to being able to predict the ecological outcomes, such as the survival of endangered species and the effects of invasive species. </w:t>
      </w:r>
      <w:r w:rsidR="009F765C" w:rsidRPr="00182ECD">
        <w:rPr>
          <w:rFonts w:ascii="Arial" w:hAnsi="Arial" w:cs="Arial"/>
          <w:sz w:val="20"/>
          <w:szCs w:val="20"/>
        </w:rPr>
        <w:t xml:space="preserve">The basic science of trait plasticity and how it alters species interactions is an important problem in biology. Recognizing the importance of phenotypic plasticity in adaptation and evolution is a major theme in the rapidly developing field of eco-evolutionary biology. Understanding how such plasticity has large-scale consequences on ecosystems will be a significant contribution to the field. </w:t>
      </w:r>
      <w:r w:rsidR="00CA6F80" w:rsidRPr="00182ECD">
        <w:rPr>
          <w:rFonts w:ascii="Arial" w:hAnsi="Arial" w:cs="Arial"/>
          <w:sz w:val="20"/>
          <w:szCs w:val="20"/>
        </w:rPr>
        <w:t>As ecological studies start to incorporate large scales and big data, a quantitative, statistical approach</w:t>
      </w:r>
      <w:r w:rsidR="00443B34">
        <w:rPr>
          <w:rFonts w:ascii="Arial" w:hAnsi="Arial" w:cs="Arial"/>
          <w:sz w:val="20"/>
          <w:szCs w:val="20"/>
        </w:rPr>
        <w:t xml:space="preserve"> is in order</w:t>
      </w:r>
      <w:r w:rsidR="00CA6F80" w:rsidRPr="00182ECD">
        <w:rPr>
          <w:rFonts w:ascii="Arial" w:hAnsi="Arial" w:cs="Arial"/>
          <w:sz w:val="20"/>
          <w:szCs w:val="20"/>
        </w:rPr>
        <w:t>.</w:t>
      </w:r>
    </w:p>
    <w:p w14:paraId="1367911D" w14:textId="309F36F8" w:rsidR="00104750" w:rsidRPr="00182ECD" w:rsidRDefault="00104750" w:rsidP="005413E0">
      <w:pPr>
        <w:widowControl w:val="0"/>
        <w:spacing w:after="120"/>
        <w:rPr>
          <w:rFonts w:ascii="Arial" w:hAnsi="Arial" w:cs="Arial"/>
          <w:sz w:val="20"/>
          <w:szCs w:val="20"/>
        </w:rPr>
      </w:pPr>
      <w:r w:rsidRPr="00182ECD">
        <w:rPr>
          <w:rFonts w:ascii="Arial" w:hAnsi="Arial" w:cs="Arial"/>
          <w:b/>
          <w:bCs/>
          <w:sz w:val="20"/>
          <w:szCs w:val="20"/>
        </w:rPr>
        <w:t>Our proposal directly addresses the stated goal of the Mathematical Biology program</w:t>
      </w:r>
      <w:r w:rsidRPr="00182ECD">
        <w:rPr>
          <w:rFonts w:ascii="Arial" w:hAnsi="Arial" w:cs="Arial"/>
          <w:sz w:val="20"/>
          <w:szCs w:val="20"/>
        </w:rPr>
        <w:t xml:space="preserve"> of developing “mathematically innovative” work while simultaneously “address challenging problems of interest to members of the biological community”.</w:t>
      </w:r>
      <w:r w:rsidR="000C2FC4" w:rsidRPr="00182ECD">
        <w:rPr>
          <w:rFonts w:ascii="Arial" w:hAnsi="Arial" w:cs="Arial"/>
          <w:sz w:val="20"/>
          <w:szCs w:val="20"/>
        </w:rPr>
        <w:t xml:space="preserve"> </w:t>
      </w:r>
      <w:r w:rsidR="00772E9E">
        <w:rPr>
          <w:rFonts w:ascii="Arial" w:hAnsi="Arial" w:cs="Arial"/>
          <w:sz w:val="20"/>
          <w:szCs w:val="20"/>
        </w:rPr>
        <w:t>[</w:t>
      </w:r>
      <w:r w:rsidR="00772E9E" w:rsidRPr="006936AA">
        <w:rPr>
          <w:rFonts w:ascii="Arial" w:hAnsi="Arial" w:cs="Arial"/>
          <w:sz w:val="20"/>
          <w:szCs w:val="20"/>
          <w:highlight w:val="yellow"/>
        </w:rPr>
        <w:t>mathematical significance: systematic study of motifs, empirical evidence, etc.</w:t>
      </w:r>
      <w:r w:rsidR="00772E9E">
        <w:rPr>
          <w:rFonts w:ascii="Arial" w:hAnsi="Arial" w:cs="Arial"/>
          <w:sz w:val="20"/>
          <w:szCs w:val="20"/>
        </w:rPr>
        <w:t>]</w:t>
      </w:r>
    </w:p>
    <w:p w14:paraId="784FFE15" w14:textId="680929EF" w:rsidR="006C01B0" w:rsidRDefault="004D3FA0" w:rsidP="00767252">
      <w:pPr>
        <w:widowControl w:val="0"/>
        <w:spacing w:after="120"/>
        <w:rPr>
          <w:rFonts w:ascii="Arial" w:hAnsi="Arial" w:cs="Arial"/>
          <w:b/>
          <w:bCs/>
          <w:sz w:val="20"/>
          <w:szCs w:val="20"/>
        </w:rPr>
      </w:pPr>
      <w:r w:rsidRPr="00182ECD">
        <w:rPr>
          <w:rFonts w:ascii="Arial" w:hAnsi="Arial" w:cs="Arial"/>
          <w:sz w:val="20"/>
          <w:szCs w:val="20"/>
        </w:rPr>
        <w:t>Our team is well prepared for undertaking the proposed research.</w:t>
      </w:r>
      <w:r>
        <w:rPr>
          <w:rFonts w:ascii="Arial" w:hAnsi="Arial" w:cs="Arial"/>
          <w:sz w:val="20"/>
          <w:szCs w:val="20"/>
        </w:rPr>
        <w:t xml:space="preserve"> </w:t>
      </w:r>
      <w:r w:rsidRPr="00182ECD">
        <w:rPr>
          <w:rFonts w:ascii="Arial" w:hAnsi="Arial" w:cs="Arial"/>
          <w:sz w:val="20"/>
          <w:szCs w:val="20"/>
        </w:rPr>
        <w:t xml:space="preserve">Both </w:t>
      </w:r>
      <w:r w:rsidR="006C6BCC">
        <w:rPr>
          <w:rFonts w:ascii="Arial" w:hAnsi="Arial" w:cs="Arial"/>
          <w:sz w:val="20"/>
          <w:szCs w:val="20"/>
        </w:rPr>
        <w:t xml:space="preserve">the PI </w:t>
      </w:r>
      <w:r w:rsidRPr="00182ECD">
        <w:rPr>
          <w:rFonts w:ascii="Arial" w:hAnsi="Arial" w:cs="Arial"/>
          <w:sz w:val="20"/>
          <w:szCs w:val="20"/>
        </w:rPr>
        <w:t xml:space="preserve">BKX and </w:t>
      </w:r>
      <w:r w:rsidR="006C6BCC">
        <w:rPr>
          <w:rFonts w:ascii="Arial" w:hAnsi="Arial" w:cs="Arial"/>
          <w:sz w:val="20"/>
          <w:szCs w:val="20"/>
        </w:rPr>
        <w:t xml:space="preserve">Co-PI </w:t>
      </w:r>
      <w:r w:rsidRPr="00182ECD">
        <w:rPr>
          <w:rFonts w:ascii="Arial" w:hAnsi="Arial" w:cs="Arial"/>
          <w:sz w:val="20"/>
          <w:szCs w:val="20"/>
        </w:rPr>
        <w:t xml:space="preserve">RDH have studied phenotypic plasticity and its evolutionary significance (e.g., </w:t>
      </w:r>
      <w:sdt>
        <w:sdtPr>
          <w:rPr>
            <w:rFonts w:ascii="Arial" w:hAnsi="Arial" w:cs="Arial"/>
            <w:sz w:val="20"/>
            <w:szCs w:val="20"/>
          </w:rPr>
          <w:tag w:val="MENDELEY_CITATION_v3_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"/>
          <w:id w:val="-56014583"/>
          <w:placeholder>
            <w:docPart w:val="6313354741574BEE878A48C9295C6FEC"/>
          </w:placeholder>
        </w:sdtPr>
        <w:sdtContent>
          <w:proofErr w:type="spellStart"/>
          <w:r w:rsidRPr="00182ECD">
            <w:rPr>
              <w:rFonts w:ascii="Arial" w:eastAsia="Times New Roman" w:hAnsi="Arial" w:cs="Arial"/>
              <w:sz w:val="20"/>
              <w:szCs w:val="20"/>
            </w:rPr>
            <w:t>Xue</w:t>
          </w:r>
          <w:proofErr w:type="spellEnd"/>
          <w:r w:rsidRPr="00182ECD">
            <w:rPr>
              <w:rFonts w:ascii="Arial" w:eastAsia="Times New Roman" w:hAnsi="Arial" w:cs="Arial"/>
              <w:sz w:val="20"/>
              <w:szCs w:val="20"/>
            </w:rPr>
            <w:t xml:space="preserve"> &amp; </w:t>
          </w:r>
          <w:proofErr w:type="spellStart"/>
          <w:r w:rsidRPr="00182ECD">
            <w:rPr>
              <w:rFonts w:ascii="Arial" w:eastAsia="Times New Roman" w:hAnsi="Arial" w:cs="Arial"/>
              <w:sz w:val="20"/>
              <w:szCs w:val="20"/>
            </w:rPr>
            <w:t>Leibler</w:t>
          </w:r>
          <w:proofErr w:type="spellEnd"/>
          <w:r w:rsidRPr="00182ECD">
            <w:rPr>
              <w:rFonts w:ascii="Arial" w:eastAsia="Times New Roman" w:hAnsi="Arial" w:cs="Arial"/>
              <w:sz w:val="20"/>
              <w:szCs w:val="20"/>
            </w:rPr>
            <w:t>, 2018</w:t>
          </w:r>
        </w:sdtContent>
      </w:sdt>
      <w:r w:rsidRPr="00182ECD">
        <w:rPr>
          <w:rFonts w:ascii="Arial" w:hAnsi="Arial" w:cs="Arial"/>
          <w:sz w:val="20"/>
          <w:szCs w:val="20"/>
        </w:rPr>
        <w:t xml:space="preserve">, </w:t>
      </w:r>
      <w:sdt>
        <w:sdtPr>
          <w:rPr>
            <w:rFonts w:ascii="Arial" w:hAnsi="Arial" w:cs="Arial"/>
            <w:sz w:val="20"/>
            <w:szCs w:val="20"/>
          </w:rPr>
          <w:tag w:val="MENDELEY_CITATION_v3_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"/>
          <w:id w:val="1396392943"/>
          <w:placeholder>
            <w:docPart w:val="6313354741574BEE878A48C9295C6FEC"/>
          </w:placeholder>
        </w:sdtPr>
        <w:sdtContent>
          <w:proofErr w:type="spellStart"/>
          <w:r w:rsidRPr="00182ECD">
            <w:rPr>
              <w:rFonts w:ascii="Arial" w:hAnsi="Arial" w:cs="Arial"/>
              <w:sz w:val="20"/>
              <w:szCs w:val="20"/>
            </w:rPr>
            <w:t>Scheiner</w:t>
          </w:r>
          <w:proofErr w:type="spellEnd"/>
          <w:r w:rsidRPr="00182ECD">
            <w:rPr>
              <w:rFonts w:ascii="Arial" w:hAnsi="Arial" w:cs="Arial"/>
              <w:sz w:val="20"/>
              <w:szCs w:val="20"/>
            </w:rPr>
            <w:t xml:space="preserve"> et al., </w:t>
          </w:r>
          <w:r w:rsidRPr="00182ECD">
            <w:rPr>
              <w:rFonts w:ascii="Arial" w:hAnsi="Arial" w:cs="Arial"/>
              <w:sz w:val="20"/>
              <w:szCs w:val="20"/>
            </w:rPr>
            <w:lastRenderedPageBreak/>
            <w:t>2020</w:t>
          </w:r>
        </w:sdtContent>
      </w:sdt>
      <w:r w:rsidRPr="00182ECD">
        <w:rPr>
          <w:rFonts w:ascii="Arial" w:hAnsi="Arial" w:cs="Arial"/>
          <w:sz w:val="20"/>
          <w:szCs w:val="20"/>
        </w:rPr>
        <w:t>).</w:t>
      </w:r>
      <w:r>
        <w:rPr>
          <w:rFonts w:ascii="Arial" w:hAnsi="Arial" w:cs="Arial"/>
          <w:sz w:val="20"/>
          <w:szCs w:val="20"/>
        </w:rPr>
        <w:t xml:space="preserve"> </w:t>
      </w:r>
      <w:r w:rsidR="006C6BCC">
        <w:rPr>
          <w:rFonts w:ascii="Arial" w:hAnsi="Arial" w:cs="Arial"/>
          <w:sz w:val="20"/>
          <w:szCs w:val="20"/>
        </w:rPr>
        <w:t>Such p</w:t>
      </w:r>
      <w:r w:rsidR="00CA6F80" w:rsidRPr="00182ECD">
        <w:rPr>
          <w:rFonts w:ascii="Arial" w:hAnsi="Arial" w:cs="Arial"/>
          <w:sz w:val="20"/>
          <w:szCs w:val="20"/>
        </w:rPr>
        <w:t>lastic</w:t>
      </w:r>
      <w:r w:rsidR="006C6BCC">
        <w:rPr>
          <w:rFonts w:ascii="Arial" w:hAnsi="Arial" w:cs="Arial"/>
          <w:sz w:val="20"/>
          <w:szCs w:val="20"/>
        </w:rPr>
        <w:t>ity</w:t>
      </w:r>
      <w:r w:rsidR="00CA6F80" w:rsidRPr="00182ECD">
        <w:rPr>
          <w:rFonts w:ascii="Arial" w:hAnsi="Arial" w:cs="Arial"/>
          <w:sz w:val="20"/>
          <w:szCs w:val="20"/>
        </w:rPr>
        <w:t xml:space="preserve"> </w:t>
      </w:r>
      <w:r w:rsidR="006C6BCC">
        <w:rPr>
          <w:rFonts w:ascii="Arial" w:hAnsi="Arial" w:cs="Arial"/>
          <w:sz w:val="20"/>
          <w:szCs w:val="20"/>
        </w:rPr>
        <w:t>is</w:t>
      </w:r>
      <w:r w:rsidR="00CA6F80" w:rsidRPr="00182ECD">
        <w:rPr>
          <w:rFonts w:ascii="Arial" w:hAnsi="Arial" w:cs="Arial"/>
          <w:sz w:val="20"/>
          <w:szCs w:val="20"/>
        </w:rPr>
        <w:t xml:space="preserve"> closely related to trait-mediated indirect effects, i.e., how trait changes result in interaction modifications, an emerging subject in ecological studies. Co-PI RDH</w:t>
      </w:r>
      <w:r w:rsidR="006C6BCC">
        <w:rPr>
          <w:rFonts w:ascii="Arial" w:hAnsi="Arial" w:cs="Arial"/>
          <w:sz w:val="20"/>
          <w:szCs w:val="20"/>
        </w:rPr>
        <w:t>,</w:t>
      </w:r>
      <w:r w:rsidR="00CA6F80" w:rsidRPr="00182ECD">
        <w:rPr>
          <w:rFonts w:ascii="Arial" w:hAnsi="Arial" w:cs="Arial"/>
          <w:sz w:val="20"/>
          <w:szCs w:val="20"/>
        </w:rPr>
        <w:t xml:space="preserve"> who co-edited a book on this very subject </w:t>
      </w:r>
      <w:sdt>
        <w:sdtPr>
          <w:rPr>
            <w:rFonts w:ascii="Arial" w:hAnsi="Arial" w:cs="Arial"/>
            <w:sz w:val="20"/>
            <w:szCs w:val="20"/>
          </w:rPr>
          <w:tag w:val="MENDELEY_CITATION_v3_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"/>
          <w:id w:val="-180361323"/>
          <w:placeholder>
            <w:docPart w:val="28601706BA8140C0830B13B20C6B31D1"/>
          </w:placeholder>
        </w:sdtPr>
        <w:sdtContent>
          <w:r w:rsidR="00CA6F80" w:rsidRPr="00182ECD">
            <w:rPr>
              <w:rFonts w:ascii="Arial" w:hAnsi="Arial" w:cs="Arial"/>
              <w:sz w:val="20"/>
              <w:szCs w:val="20"/>
            </w:rPr>
            <w:t>(</w:t>
          </w:r>
          <w:proofErr w:type="spellStart"/>
          <w:r w:rsidR="00CA6F80" w:rsidRPr="00182ECD">
            <w:rPr>
              <w:rFonts w:ascii="Arial" w:hAnsi="Arial" w:cs="Arial"/>
              <w:sz w:val="20"/>
              <w:szCs w:val="20"/>
            </w:rPr>
            <w:t>Ohgushi</w:t>
          </w:r>
          <w:proofErr w:type="spellEnd"/>
          <w:r w:rsidR="00CA6F80" w:rsidRPr="00182ECD">
            <w:rPr>
              <w:rFonts w:ascii="Arial" w:hAnsi="Arial" w:cs="Arial"/>
              <w:sz w:val="20"/>
              <w:szCs w:val="20"/>
            </w:rPr>
            <w:t xml:space="preserve"> et al., 2012)</w:t>
          </w:r>
        </w:sdtContent>
      </w:sdt>
      <w:r w:rsidR="00CA6F80" w:rsidRPr="00182ECD">
        <w:rPr>
          <w:rFonts w:ascii="Arial" w:hAnsi="Arial" w:cs="Arial"/>
          <w:sz w:val="20"/>
          <w:szCs w:val="20"/>
        </w:rPr>
        <w:t xml:space="preserve">, offers expertise on ecological theories and examples of trait changes and their effect on species interactions. This will be complemented by the PI BKX’s systems biology approach to classifying network motifs involving trait-mediated interaction modifications. Such motifs can lead to macroscopic consequences on large networks, </w:t>
      </w:r>
      <w:proofErr w:type="gramStart"/>
      <w:r w:rsidR="00CA6F80" w:rsidRPr="00182ECD">
        <w:rPr>
          <w:rFonts w:ascii="Arial" w:hAnsi="Arial" w:cs="Arial"/>
          <w:sz w:val="20"/>
          <w:szCs w:val="20"/>
        </w:rPr>
        <w:t>similar to</w:t>
      </w:r>
      <w:proofErr w:type="gramEnd"/>
      <w:r w:rsidR="00CA6F80" w:rsidRPr="00182ECD">
        <w:rPr>
          <w:rFonts w:ascii="Arial" w:hAnsi="Arial" w:cs="Arial"/>
          <w:sz w:val="20"/>
          <w:szCs w:val="20"/>
        </w:rPr>
        <w:t xml:space="preserve"> the emergence of long-range order in statistical physics models. A “disordered systems” approach has been applied to studying the stability of large ecosystems, albeit without </w:t>
      </w:r>
      <w:r w:rsidR="006C01B0">
        <w:rPr>
          <w:rFonts w:ascii="Arial" w:hAnsi="Arial" w:cs="Arial"/>
          <w:sz w:val="20"/>
          <w:szCs w:val="20"/>
        </w:rPr>
        <w:t>TMIM</w:t>
      </w:r>
      <w:r w:rsidR="00CA6F80" w:rsidRPr="00182ECD">
        <w:rPr>
          <w:rFonts w:ascii="Arial" w:hAnsi="Arial" w:cs="Arial"/>
          <w:sz w:val="20"/>
          <w:szCs w:val="20"/>
        </w:rPr>
        <w:t>. Co-PI MAL has used such statistical modeling to study the stability and species co-distributions of meta-communities (</w:t>
      </w:r>
      <w:sdt>
        <w:sdtPr>
          <w:rPr>
            <w:rFonts w:ascii="Arial" w:hAnsi="Arial" w:cs="Arial"/>
            <w:sz w:val="20"/>
            <w:szCs w:val="20"/>
          </w:rPr>
          <w:tag w:val="MENDELEY_CITATION_v3_eyJjaXRhdGlvbklEIjoiTUVOREVMRVlfQ0lUQVRJT05fMjM5ZGFkN2YtY2QxMi00ZGRjLWIyY2ItMTNiMzRlODMwNTExIiwiY2l0YXRpb25JdGVtcyI6W3siaWQiOiJkYzNmYmQ4Mi0xYjc1LTM2NGUtODA0Yi0wOTgyZGM3MjZjYmIiLCJpdGVtRGF0YSI6eyJ0eXBlIjoiYXJ0aWNsZS1qb3VybmFsIiwiaWQiOiJkYzNmYmQ4Mi0xYjc1LTM2NGUtODA0Yi0wOTgyZGM3MjZjYmIiLCJ0aXRsZSI6IlN0YWJpbGl0eSBhbmQgY29tcGxleGl0eSBpbiBtb2RlbCBtZXRhLWVjb3N5c3RlbXM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"/>
          <w:id w:val="-169490075"/>
          <w:placeholder>
            <w:docPart w:val="28601706BA8140C0830B13B20C6B31D1"/>
          </w:placeholder>
        </w:sdtPr>
        <w:sdtContent>
          <w:r w:rsidR="00CA6F80" w:rsidRPr="00182ECD">
            <w:rPr>
              <w:rFonts w:ascii="Arial" w:hAnsi="Arial" w:cs="Arial"/>
              <w:sz w:val="20"/>
              <w:szCs w:val="20"/>
            </w:rPr>
            <w:t>Gravel et al., 2016</w:t>
          </w:r>
        </w:sdtContent>
      </w:sdt>
      <w:r w:rsidR="00CA6F80" w:rsidRPr="00182ECD">
        <w:rPr>
          <w:rFonts w:ascii="Arial" w:hAnsi="Arial" w:cs="Arial"/>
          <w:sz w:val="20"/>
          <w:szCs w:val="20"/>
        </w:rPr>
        <w:t xml:space="preserve">). His expertise with this approach, combined with BKX’s expertise in statistical physics modeling, will allow us to develop a framework for incorporating </w:t>
      </w:r>
      <w:r w:rsidR="00767252">
        <w:rPr>
          <w:rFonts w:ascii="Arial" w:hAnsi="Arial" w:cs="Arial"/>
          <w:sz w:val="20"/>
          <w:szCs w:val="20"/>
        </w:rPr>
        <w:t>TMIM</w:t>
      </w:r>
      <w:r w:rsidR="00CA6F80" w:rsidRPr="00182ECD">
        <w:rPr>
          <w:rFonts w:ascii="Arial" w:hAnsi="Arial" w:cs="Arial"/>
          <w:sz w:val="20"/>
          <w:szCs w:val="20"/>
        </w:rPr>
        <w:t xml:space="preserve"> into statistical models of ecological networks.</w:t>
      </w:r>
      <w:r w:rsidR="006C01B0">
        <w:rPr>
          <w:rFonts w:ascii="Arial" w:hAnsi="Arial" w:cs="Arial"/>
          <w:b/>
          <w:bCs/>
          <w:sz w:val="20"/>
          <w:szCs w:val="20"/>
        </w:rPr>
        <w:br w:type="page"/>
      </w:r>
    </w:p>
    <w:p w14:paraId="498BCE85" w14:textId="03E4B713" w:rsidR="00C343EA" w:rsidRPr="00F30358" w:rsidRDefault="00D85BA5" w:rsidP="005413E0">
      <w:pPr>
        <w:widowControl w:val="0"/>
        <w:spacing w:after="120"/>
        <w:rPr>
          <w:rFonts w:ascii="Arial" w:hAnsi="Arial" w:cs="Arial"/>
          <w:b/>
          <w:bCs/>
          <w:sz w:val="20"/>
          <w:szCs w:val="20"/>
        </w:rPr>
      </w:pPr>
      <w:r w:rsidRPr="00F30358">
        <w:rPr>
          <w:rFonts w:ascii="Arial" w:hAnsi="Arial" w:cs="Arial"/>
          <w:b/>
          <w:bCs/>
          <w:sz w:val="20"/>
          <w:szCs w:val="20"/>
        </w:rPr>
        <w:lastRenderedPageBreak/>
        <w:t>RESEARCH PLAN</w:t>
      </w:r>
    </w:p>
    <w:p w14:paraId="65CFD6DF" w14:textId="2FD932E2" w:rsidR="00C343EA" w:rsidRPr="00BB503D" w:rsidRDefault="00B326C0" w:rsidP="005413E0">
      <w:pPr>
        <w:widowControl w:val="0"/>
        <w:spacing w:after="120"/>
        <w:rPr>
          <w:rFonts w:ascii="Arial" w:hAnsi="Arial" w:cs="Arial"/>
          <w:b/>
          <w:bCs/>
          <w:sz w:val="20"/>
          <w:szCs w:val="20"/>
        </w:rPr>
      </w:pPr>
      <w:r w:rsidRPr="00BB503D">
        <w:rPr>
          <w:rFonts w:ascii="Arial" w:hAnsi="Arial" w:cs="Arial"/>
          <w:b/>
          <w:bCs/>
          <w:sz w:val="20"/>
          <w:szCs w:val="20"/>
        </w:rPr>
        <w:t>Aim</w:t>
      </w:r>
      <w:r w:rsidR="00D85BA5" w:rsidRPr="00BB503D">
        <w:rPr>
          <w:rFonts w:ascii="Arial" w:hAnsi="Arial" w:cs="Arial"/>
          <w:b/>
          <w:bCs/>
          <w:sz w:val="20"/>
          <w:szCs w:val="20"/>
        </w:rPr>
        <w:t xml:space="preserve"> 1:</w:t>
      </w:r>
      <w:r w:rsidR="00095536" w:rsidRPr="00BB503D">
        <w:rPr>
          <w:rFonts w:ascii="Arial" w:hAnsi="Arial" w:cs="Arial"/>
          <w:b/>
          <w:bCs/>
          <w:sz w:val="20"/>
          <w:szCs w:val="20"/>
        </w:rPr>
        <w:t xml:space="preserve"> Analyzing network motifs </w:t>
      </w:r>
      <w:r w:rsidR="006936AA">
        <w:rPr>
          <w:rFonts w:ascii="Arial" w:hAnsi="Arial" w:cs="Arial"/>
          <w:b/>
          <w:bCs/>
          <w:sz w:val="20"/>
          <w:szCs w:val="20"/>
        </w:rPr>
        <w:t>of</w:t>
      </w:r>
      <w:r w:rsidR="00095536" w:rsidRPr="00BB503D">
        <w:rPr>
          <w:rFonts w:ascii="Arial" w:hAnsi="Arial" w:cs="Arial"/>
          <w:b/>
          <w:bCs/>
          <w:sz w:val="20"/>
          <w:szCs w:val="20"/>
        </w:rPr>
        <w:t xml:space="preserve"> trait-mediated interaction modifications</w:t>
      </w:r>
      <w:r w:rsidR="00DB6DFF" w:rsidRPr="00BB503D">
        <w:rPr>
          <w:rFonts w:ascii="Arial" w:hAnsi="Arial" w:cs="Arial"/>
          <w:b/>
          <w:bCs/>
          <w:sz w:val="20"/>
          <w:szCs w:val="20"/>
        </w:rPr>
        <w:t>.</w:t>
      </w:r>
    </w:p>
    <w:p w14:paraId="7F422834" w14:textId="7010D6B1" w:rsidR="000203B3" w:rsidRPr="00536885" w:rsidRDefault="00A612FB" w:rsidP="000203B3">
      <w:pPr>
        <w:widowControl w:val="0"/>
        <w:spacing w:after="120"/>
        <w:rPr>
          <w:rFonts w:ascii="Arial" w:hAnsi="Arial" w:cs="Arial"/>
          <w:sz w:val="20"/>
          <w:szCs w:val="20"/>
        </w:rPr>
      </w:pPr>
      <w:r>
        <w:rPr>
          <w:rFonts w:ascii="Arial" w:hAnsi="Arial" w:cs="Arial"/>
          <w:sz w:val="20"/>
          <w:szCs w:val="20"/>
        </w:rPr>
        <w:t xml:space="preserve">Our goal is to </w:t>
      </w:r>
      <w:r w:rsidR="00372ED4">
        <w:rPr>
          <w:rFonts w:ascii="Arial" w:hAnsi="Arial" w:cs="Arial"/>
          <w:sz w:val="20"/>
          <w:szCs w:val="20"/>
        </w:rPr>
        <w:t>identify</w:t>
      </w:r>
      <w:r>
        <w:rPr>
          <w:rFonts w:ascii="Arial" w:hAnsi="Arial" w:cs="Arial"/>
          <w:sz w:val="20"/>
          <w:szCs w:val="20"/>
        </w:rPr>
        <w:t xml:space="preserve"> </w:t>
      </w:r>
      <w:r w:rsidR="004D7896">
        <w:rPr>
          <w:rFonts w:ascii="Arial" w:hAnsi="Arial" w:cs="Arial"/>
          <w:sz w:val="20"/>
          <w:szCs w:val="20"/>
        </w:rPr>
        <w:t xml:space="preserve">different </w:t>
      </w:r>
      <w:r w:rsidR="00372ED4">
        <w:rPr>
          <w:rFonts w:ascii="Arial" w:hAnsi="Arial" w:cs="Arial"/>
          <w:sz w:val="20"/>
          <w:szCs w:val="20"/>
        </w:rPr>
        <w:t>mo</w:t>
      </w:r>
      <w:r w:rsidR="004D7896">
        <w:rPr>
          <w:rFonts w:ascii="Arial" w:hAnsi="Arial" w:cs="Arial"/>
          <w:sz w:val="20"/>
          <w:szCs w:val="20"/>
        </w:rPr>
        <w:t>tif</w:t>
      </w:r>
      <w:r w:rsidR="00372ED4">
        <w:rPr>
          <w:rFonts w:ascii="Arial" w:hAnsi="Arial" w:cs="Arial"/>
          <w:sz w:val="20"/>
          <w:szCs w:val="20"/>
        </w:rPr>
        <w:t xml:space="preserve">s of species interactions that contain interaction </w:t>
      </w:r>
      <w:proofErr w:type="gramStart"/>
      <w:r w:rsidR="00372ED4">
        <w:rPr>
          <w:rFonts w:ascii="Arial" w:hAnsi="Arial" w:cs="Arial"/>
          <w:sz w:val="20"/>
          <w:szCs w:val="20"/>
        </w:rPr>
        <w:t>modifications, and</w:t>
      </w:r>
      <w:proofErr w:type="gramEnd"/>
      <w:r>
        <w:rPr>
          <w:rFonts w:ascii="Arial" w:hAnsi="Arial" w:cs="Arial"/>
          <w:sz w:val="20"/>
          <w:szCs w:val="20"/>
        </w:rPr>
        <w:t xml:space="preserve"> </w:t>
      </w:r>
      <w:r w:rsidR="00372ED4">
        <w:rPr>
          <w:rFonts w:ascii="Arial" w:hAnsi="Arial" w:cs="Arial"/>
          <w:sz w:val="20"/>
          <w:szCs w:val="20"/>
        </w:rPr>
        <w:t>characterize the equilibrium structure of these dynamical systems. We will find</w:t>
      </w:r>
      <w:r>
        <w:rPr>
          <w:rFonts w:ascii="Arial" w:hAnsi="Arial" w:cs="Arial"/>
          <w:sz w:val="20"/>
          <w:szCs w:val="20"/>
        </w:rPr>
        <w:t xml:space="preserve"> conditions </w:t>
      </w:r>
      <w:r w:rsidR="00F535FD">
        <w:rPr>
          <w:rFonts w:ascii="Arial" w:hAnsi="Arial" w:cs="Arial"/>
          <w:sz w:val="20"/>
          <w:szCs w:val="20"/>
        </w:rPr>
        <w:t xml:space="preserve">under which new stable equilibria emerge that are not possible without interaction modifications, thus generalizing the stability </w:t>
      </w:r>
      <w:r w:rsidR="003D038F">
        <w:rPr>
          <w:rFonts w:ascii="Arial" w:hAnsi="Arial" w:cs="Arial"/>
          <w:sz w:val="20"/>
          <w:szCs w:val="20"/>
        </w:rPr>
        <w:t>conditions</w:t>
      </w:r>
      <w:r w:rsidR="00F535FD">
        <w:rPr>
          <w:rFonts w:ascii="Arial" w:hAnsi="Arial" w:cs="Arial"/>
          <w:sz w:val="20"/>
          <w:szCs w:val="20"/>
        </w:rPr>
        <w:t xml:space="preserve"> derived</w:t>
      </w:r>
      <w:r>
        <w:rPr>
          <w:rFonts w:ascii="Arial" w:hAnsi="Arial" w:cs="Arial"/>
          <w:sz w:val="20"/>
          <w:szCs w:val="20"/>
        </w:rPr>
        <w:t xml:space="preserve"> </w:t>
      </w:r>
      <w:r w:rsidR="00F535FD">
        <w:rPr>
          <w:rFonts w:ascii="Arial" w:hAnsi="Arial" w:cs="Arial"/>
          <w:sz w:val="20"/>
          <w:szCs w:val="20"/>
        </w:rPr>
        <w:t>in</w:t>
      </w:r>
      <w:r>
        <w:rPr>
          <w:rFonts w:ascii="Arial" w:hAnsi="Arial" w:cs="Arial"/>
          <w:sz w:val="20"/>
          <w:szCs w:val="20"/>
        </w:rPr>
        <w:t xml:space="preserve"> previous analys</w:t>
      </w:r>
      <w:r w:rsidR="003D038F">
        <w:rPr>
          <w:rFonts w:ascii="Arial" w:hAnsi="Arial" w:cs="Arial"/>
          <w:sz w:val="20"/>
          <w:szCs w:val="20"/>
        </w:rPr>
        <w:t>e</w:t>
      </w:r>
      <w:r>
        <w:rPr>
          <w:rFonts w:ascii="Arial" w:hAnsi="Arial" w:cs="Arial"/>
          <w:sz w:val="20"/>
          <w:szCs w:val="20"/>
        </w:rPr>
        <w:t>s.</w:t>
      </w:r>
      <w:r w:rsidR="00265B0A">
        <w:rPr>
          <w:rFonts w:ascii="Arial" w:hAnsi="Arial" w:cs="Arial"/>
          <w:sz w:val="20"/>
          <w:szCs w:val="20"/>
        </w:rPr>
        <w:t xml:space="preserve"> </w:t>
      </w:r>
      <w:r w:rsidR="000203B3" w:rsidRPr="00536885">
        <w:rPr>
          <w:rFonts w:ascii="Arial" w:hAnsi="Arial" w:cs="Arial"/>
          <w:sz w:val="20"/>
          <w:szCs w:val="20"/>
        </w:rPr>
        <w:t>We will build on recent conceptual and theoretical studies that have begun to explore impacts of individual variation on interactions (</w:t>
      </w:r>
      <w:proofErr w:type="spellStart"/>
      <w:sdt>
        <w:sdtPr>
          <w:rPr>
            <w:rFonts w:ascii="Arial" w:hAnsi="Arial" w:cs="Arial"/>
            <w:sz w:val="20"/>
            <w:szCs w:val="20"/>
          </w:rPr>
          <w:tag w:val="MENDELEY_CITATION_v3_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"/>
          <w:id w:val="-853651316"/>
          <w:placeholder>
            <w:docPart w:val="3BF5AF2E2F3647BAB34A00BE04BCF20F"/>
          </w:placeholder>
        </w:sdtPr>
        <w:sdtContent>
          <w:r w:rsidR="000203B3" w:rsidRPr="00536885">
            <w:rPr>
              <w:rFonts w:ascii="Arial" w:hAnsi="Arial" w:cs="Arial"/>
              <w:sz w:val="20"/>
              <w:szCs w:val="20"/>
            </w:rPr>
            <w:t>Bolnick</w:t>
          </w:r>
          <w:proofErr w:type="spellEnd"/>
          <w:r w:rsidR="000203B3" w:rsidRPr="00536885">
            <w:rPr>
              <w:rFonts w:ascii="Arial" w:hAnsi="Arial" w:cs="Arial"/>
              <w:sz w:val="20"/>
              <w:szCs w:val="20"/>
            </w:rPr>
            <w:t xml:space="preserve"> et al., 2011</w:t>
          </w:r>
        </w:sdtContent>
      </w:sdt>
      <w:r w:rsidR="000203B3" w:rsidRPr="00536885">
        <w:rPr>
          <w:rFonts w:ascii="Arial" w:hAnsi="Arial" w:cs="Arial"/>
          <w:sz w:val="20"/>
          <w:szCs w:val="20"/>
        </w:rPr>
        <w:t xml:space="preserve">, </w:t>
      </w:r>
      <w:sdt>
        <w:sdtPr>
          <w:rPr>
            <w:rFonts w:ascii="Arial" w:hAnsi="Arial" w:cs="Arial"/>
            <w:sz w:val="20"/>
            <w:szCs w:val="20"/>
          </w:rPr>
          <w:tag w:val="MENDELEY_CITATION_v3_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"/>
          <w:id w:val="-205652726"/>
          <w:placeholder>
            <w:docPart w:val="3BF5AF2E2F3647BAB34A00BE04BCF20F"/>
          </w:placeholder>
        </w:sdtPr>
        <w:sdtContent>
          <w:r w:rsidR="000203B3" w:rsidRPr="00536885">
            <w:rPr>
              <w:rFonts w:ascii="Arial" w:hAnsi="Arial" w:cs="Arial"/>
              <w:sz w:val="20"/>
              <w:szCs w:val="20"/>
            </w:rPr>
            <w:t>Hart et al., 2016</w:t>
          </w:r>
        </w:sdtContent>
      </w:sdt>
      <w:r w:rsidR="000203B3" w:rsidRPr="00536885">
        <w:rPr>
          <w:rFonts w:ascii="Arial" w:hAnsi="Arial" w:cs="Arial"/>
          <w:sz w:val="20"/>
          <w:szCs w:val="20"/>
        </w:rPr>
        <w:t xml:space="preserve"> for direct competition models, </w:t>
      </w:r>
      <w:sdt>
        <w:sdtPr>
          <w:rPr>
            <w:rFonts w:ascii="Arial" w:hAnsi="Arial" w:cs="Arial"/>
            <w:sz w:val="20"/>
            <w:szCs w:val="20"/>
          </w:rPr>
          <w:tag w:val="MENDELEY_CITATION_v3_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"/>
          <w:id w:val="-1555768504"/>
          <w:placeholder>
            <w:docPart w:val="3BF5AF2E2F3647BAB34A00BE04BCF20F"/>
          </w:placeholder>
        </w:sdtPr>
        <w:sdtContent>
          <w:proofErr w:type="spellStart"/>
          <w:r w:rsidR="000203B3" w:rsidRPr="00536885">
            <w:rPr>
              <w:rFonts w:ascii="Arial" w:eastAsia="Times New Roman" w:hAnsi="Arial" w:cs="Arial"/>
              <w:sz w:val="20"/>
              <w:szCs w:val="20"/>
            </w:rPr>
            <w:t>Barabás</w:t>
          </w:r>
          <w:proofErr w:type="spellEnd"/>
          <w:r w:rsidR="000203B3" w:rsidRPr="00536885">
            <w:rPr>
              <w:rFonts w:ascii="Arial" w:eastAsia="Times New Roman" w:hAnsi="Arial" w:cs="Arial"/>
              <w:sz w:val="20"/>
              <w:szCs w:val="20"/>
            </w:rPr>
            <w:t xml:space="preserve"> &amp; </w:t>
          </w:r>
          <w:proofErr w:type="spellStart"/>
          <w:r w:rsidR="000203B3" w:rsidRPr="00536885">
            <w:rPr>
              <w:rFonts w:ascii="Arial" w:eastAsia="Times New Roman" w:hAnsi="Arial" w:cs="Arial"/>
              <w:sz w:val="20"/>
              <w:szCs w:val="20"/>
            </w:rPr>
            <w:t>D’Andrea</w:t>
          </w:r>
          <w:proofErr w:type="spellEnd"/>
          <w:r w:rsidR="000203B3" w:rsidRPr="00536885">
            <w:rPr>
              <w:rFonts w:ascii="Arial" w:eastAsia="Times New Roman" w:hAnsi="Arial" w:cs="Arial"/>
              <w:sz w:val="20"/>
              <w:szCs w:val="20"/>
            </w:rPr>
            <w:t>, 2016</w:t>
          </w:r>
        </w:sdtContent>
      </w:sdt>
      <w:r w:rsidR="000203B3" w:rsidRPr="00536885">
        <w:rPr>
          <w:rFonts w:ascii="Arial" w:hAnsi="Arial" w:cs="Arial"/>
          <w:sz w:val="20"/>
          <w:szCs w:val="20"/>
        </w:rPr>
        <w:t xml:space="preserve"> for MacArthur style models, </w:t>
      </w:r>
      <w:sdt>
        <w:sdtPr>
          <w:rPr>
            <w:rFonts w:ascii="Arial" w:hAnsi="Arial" w:cs="Arial"/>
            <w:sz w:val="20"/>
            <w:szCs w:val="20"/>
          </w:rPr>
          <w:tag w:val="MENDELEY_CITATION_v3_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"/>
          <w:id w:val="1226873050"/>
          <w:placeholder>
            <w:docPart w:val="3BF5AF2E2F3647BAB34A00BE04BCF20F"/>
          </w:placeholder>
        </w:sdtPr>
        <w:sdtContent>
          <w:r w:rsidR="000203B3" w:rsidRPr="00536885">
            <w:rPr>
              <w:rFonts w:ascii="Arial" w:hAnsi="Arial" w:cs="Arial"/>
              <w:sz w:val="20"/>
              <w:szCs w:val="20"/>
            </w:rPr>
            <w:t>Steinmetz et al., 2020</w:t>
          </w:r>
        </w:sdtContent>
      </w:sdt>
      <w:r w:rsidR="000203B3" w:rsidRPr="00536885">
        <w:rPr>
          <w:rFonts w:ascii="Arial" w:hAnsi="Arial" w:cs="Arial"/>
          <w:sz w:val="20"/>
          <w:szCs w:val="20"/>
        </w:rPr>
        <w:t xml:space="preserve"> for fluctuating environments, </w:t>
      </w:r>
      <w:sdt>
        <w:sdtPr>
          <w:rPr>
            <w:rFonts w:ascii="Arial" w:hAnsi="Arial" w:cs="Arial"/>
            <w:sz w:val="20"/>
            <w:szCs w:val="20"/>
          </w:rPr>
          <w:tag w:val="MENDELEY_CITATION_v3_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"/>
          <w:id w:val="-1636328155"/>
          <w:placeholder>
            <w:docPart w:val="3BF5AF2E2F3647BAB34A00BE04BCF20F"/>
          </w:placeholder>
        </w:sdtPr>
        <w:sdtContent>
          <w:proofErr w:type="spellStart"/>
          <w:r w:rsidR="000203B3" w:rsidRPr="00536885">
            <w:rPr>
              <w:rFonts w:ascii="Arial" w:hAnsi="Arial" w:cs="Arial"/>
              <w:sz w:val="20"/>
              <w:szCs w:val="20"/>
            </w:rPr>
            <w:t>Hausch</w:t>
          </w:r>
          <w:proofErr w:type="spellEnd"/>
          <w:r w:rsidR="000203B3" w:rsidRPr="00536885">
            <w:rPr>
              <w:rFonts w:ascii="Arial" w:hAnsi="Arial" w:cs="Arial"/>
              <w:sz w:val="20"/>
              <w:szCs w:val="20"/>
            </w:rPr>
            <w:t xml:space="preserve"> et al., 2018</w:t>
          </w:r>
        </w:sdtContent>
      </w:sdt>
      <w:r w:rsidR="000203B3" w:rsidRPr="00536885">
        <w:rPr>
          <w:rFonts w:ascii="Arial" w:hAnsi="Arial" w:cs="Arial"/>
          <w:sz w:val="20"/>
          <w:szCs w:val="20"/>
        </w:rPr>
        <w:t xml:space="preserve"> for an empirical result). This prior work has largely considered either consistent fixed differences between individuals that are not heritable or heritable genetic variation. Plasticity can include variation in traits over the lifetime of an individual, and the models we will explore will have this dimension of individual variability as well.</w:t>
      </w:r>
    </w:p>
    <w:p w14:paraId="106B2344" w14:textId="16453CF5" w:rsidR="00433789" w:rsidRPr="000203B3" w:rsidRDefault="001D37E9" w:rsidP="005413E0">
      <w:pPr>
        <w:widowControl w:val="0"/>
        <w:spacing w:after="120"/>
        <w:rPr>
          <w:rFonts w:ascii="Arial" w:hAnsi="Arial" w:cs="Arial"/>
          <w:sz w:val="20"/>
          <w:szCs w:val="20"/>
          <w:u w:val="single"/>
        </w:rPr>
      </w:pPr>
      <w:r w:rsidRPr="000203B3">
        <w:rPr>
          <w:rFonts w:ascii="Arial" w:hAnsi="Arial" w:cs="Arial"/>
          <w:sz w:val="20"/>
          <w:szCs w:val="20"/>
          <w:u w:val="single"/>
        </w:rPr>
        <w:t>Approach</w:t>
      </w:r>
      <w:r w:rsidR="00433789" w:rsidRPr="000203B3">
        <w:rPr>
          <w:rFonts w:ascii="Arial" w:hAnsi="Arial" w:cs="Arial"/>
          <w:sz w:val="20"/>
          <w:szCs w:val="20"/>
          <w:u w:val="single"/>
        </w:rPr>
        <w:t>:</w:t>
      </w:r>
    </w:p>
    <w:p w14:paraId="2742EC6A" w14:textId="16548E46" w:rsidR="005C627A" w:rsidRDefault="00F476A4" w:rsidP="00CC4A0B">
      <w:pPr>
        <w:pStyle w:val="ListParagraph"/>
        <w:widowControl w:val="0"/>
        <w:spacing w:after="120"/>
        <w:ind w:left="0"/>
        <w:contextualSpacing w:val="0"/>
        <w:rPr>
          <w:rFonts w:ascii="Arial" w:hAnsi="Arial" w:cs="Arial"/>
          <w:sz w:val="20"/>
          <w:szCs w:val="20"/>
        </w:rPr>
      </w:pPr>
      <w:r>
        <w:rPr>
          <w:rFonts w:ascii="Arial" w:hAnsi="Arial" w:cs="Arial"/>
          <w:noProof/>
          <w:sz w:val="20"/>
          <w:szCs w:val="20"/>
        </w:rPr>
        <w:drawing>
          <wp:anchor distT="91440" distB="0" distL="114300" distR="114300" simplePos="0" relativeHeight="251655168" behindDoc="1" locked="0" layoutInCell="1" allowOverlap="0" wp14:anchorId="3906FBAC" wp14:editId="7E9EF9C9">
            <wp:simplePos x="0" y="0"/>
            <wp:positionH relativeFrom="column">
              <wp:posOffset>0</wp:posOffset>
            </wp:positionH>
            <wp:positionV relativeFrom="page">
              <wp:posOffset>4526280</wp:posOffset>
            </wp:positionV>
            <wp:extent cx="5943600" cy="20574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14:sizeRelH relativeFrom="margin">
              <wp14:pctWidth>0</wp14:pctWidth>
            </wp14:sizeRelH>
          </wp:anchor>
        </w:drawing>
      </w:r>
      <w:r w:rsidR="000654FA">
        <w:rPr>
          <w:noProof/>
        </w:rPr>
        <mc:AlternateContent>
          <mc:Choice Requires="wps">
            <w:drawing>
              <wp:anchor distT="0" distB="0" distL="114300" distR="114300" simplePos="0" relativeHeight="251657216" behindDoc="1" locked="0" layoutInCell="1" allowOverlap="0" wp14:anchorId="429F0D68" wp14:editId="33E184DD">
                <wp:simplePos x="0" y="0"/>
                <wp:positionH relativeFrom="column">
                  <wp:posOffset>0</wp:posOffset>
                </wp:positionH>
                <wp:positionV relativeFrom="margin">
                  <wp:align>bottom</wp:align>
                </wp:positionV>
                <wp:extent cx="5943600" cy="2542032"/>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2542032"/>
                        </a:xfrm>
                        <a:prstGeom prst="rect">
                          <a:avLst/>
                        </a:prstGeom>
                        <a:solidFill>
                          <a:prstClr val="white"/>
                        </a:solidFill>
                        <a:ln>
                          <a:noFill/>
                        </a:ln>
                      </wps:spPr>
                      <wps:txbx>
                        <w:txbxContent>
                          <w:p w14:paraId="22A0BBE1" w14:textId="272D22DD" w:rsidR="00EC70ED" w:rsidRPr="00924B6D" w:rsidRDefault="00EC70ED" w:rsidP="00EC70ED">
                            <w:pPr>
                              <w:pStyle w:val="Caption"/>
                              <w:rPr>
                                <w:rFonts w:ascii="Arial" w:hAnsi="Arial" w:cs="Arial"/>
                                <w:noProof/>
                                <w:sz w:val="20"/>
                                <w:szCs w:val="20"/>
                              </w:rPr>
                            </w:pPr>
                            <w:r>
                              <w:t xml:space="preserve">Figure </w:t>
                            </w:r>
                            <w:fldSimple w:instr=" SEQ Figure \* ARABIC ">
                              <w:r w:rsidR="005E1BC5">
                                <w:rPr>
                                  <w:noProof/>
                                </w:rPr>
                                <w:t>1</w:t>
                              </w:r>
                            </w:fldSimple>
                            <w:r>
                              <w:t xml:space="preserve">: </w:t>
                            </w:r>
                            <w:r w:rsidRPr="00F30358">
                              <w:rPr>
                                <w:rFonts w:ascii="Arial" w:hAnsi="Arial" w:cs="Arial"/>
                                <w:i w:val="0"/>
                                <w:iCs w:val="0"/>
                                <w:color w:val="auto"/>
                              </w:rPr>
                              <w:t xml:space="preserve">Intraspecific trait variation can modify interspecific interactions. (A) Three species modeled by traditional </w:t>
                            </w:r>
                            <w:proofErr w:type="spellStart"/>
                            <w:r w:rsidRPr="00F30358">
                              <w:rPr>
                                <w:rFonts w:ascii="Arial" w:hAnsi="Arial" w:cs="Arial"/>
                                <w:i w:val="0"/>
                                <w:iCs w:val="0"/>
                                <w:color w:val="auto"/>
                              </w:rPr>
                              <w:t>Lotka</w:t>
                            </w:r>
                            <w:proofErr w:type="spellEnd"/>
                            <w:r w:rsidRPr="00F30358">
                              <w:rPr>
                                <w:rFonts w:ascii="Arial" w:hAnsi="Arial" w:cs="Arial"/>
                                <w:i w:val="0"/>
                                <w:iCs w:val="0"/>
                                <w:color w:val="auto"/>
                              </w:rPr>
                              <w:t>-Volterra equations. Species A grows by itself, species B is consumed by species C, and all have direct density dependence. (B) Species B has intraspecific variation, modeled by two subpopulations, B</w:t>
                            </w:r>
                            <w:r w:rsidRPr="00F30358">
                              <w:rPr>
                                <w:rFonts w:ascii="Arial" w:hAnsi="Arial" w:cs="Arial"/>
                                <w:i w:val="0"/>
                                <w:iCs w:val="0"/>
                                <w:color w:val="auto"/>
                                <w:vertAlign w:val="subscript"/>
                              </w:rPr>
                              <w:t>1</w:t>
                            </w:r>
                            <w:r w:rsidRPr="00F30358">
                              <w:rPr>
                                <w:rFonts w:ascii="Arial" w:hAnsi="Arial" w:cs="Arial"/>
                                <w:i w:val="0"/>
                                <w:iCs w:val="0"/>
                                <w:color w:val="auto"/>
                              </w:rPr>
                              <w:t xml:space="preserve"> and B</w:t>
                            </w:r>
                            <w:r w:rsidRPr="00F30358">
                              <w:rPr>
                                <w:rFonts w:ascii="Arial" w:hAnsi="Arial" w:cs="Arial"/>
                                <w:i w:val="0"/>
                                <w:iCs w:val="0"/>
                                <w:color w:val="auto"/>
                                <w:vertAlign w:val="subscript"/>
                              </w:rPr>
                              <w:t>2</w:t>
                            </w:r>
                            <w:r w:rsidRPr="00F30358">
                              <w:rPr>
                                <w:rFonts w:ascii="Arial" w:hAnsi="Arial" w:cs="Arial"/>
                                <w:i w:val="0"/>
                                <w:iCs w:val="0"/>
                                <w:color w:val="auto"/>
                              </w:rPr>
                              <w:t>, which differ in interactions with the other species. All B individuals are born as B</w:t>
                            </w:r>
                            <w:r w:rsidRPr="00F30358">
                              <w:rPr>
                                <w:rFonts w:ascii="Arial" w:hAnsi="Arial" w:cs="Arial"/>
                                <w:i w:val="0"/>
                                <w:iCs w:val="0"/>
                                <w:color w:val="auto"/>
                                <w:vertAlign w:val="subscript"/>
                              </w:rPr>
                              <w:t>1</w:t>
                            </w:r>
                            <w:r w:rsidRPr="00F30358">
                              <w:rPr>
                                <w:rFonts w:ascii="Arial" w:hAnsi="Arial" w:cs="Arial"/>
                                <w:i w:val="0"/>
                                <w:iCs w:val="0"/>
                                <w:color w:val="auto"/>
                              </w:rPr>
                              <w:t>, which is predated by C, and can switch to the refuge type B</w:t>
                            </w:r>
                            <w:r w:rsidRPr="00F30358">
                              <w:rPr>
                                <w:rFonts w:ascii="Arial" w:hAnsi="Arial" w:cs="Arial"/>
                                <w:i w:val="0"/>
                                <w:iCs w:val="0"/>
                                <w:color w:val="auto"/>
                                <w:vertAlign w:val="subscript"/>
                              </w:rPr>
                              <w:t>2</w:t>
                            </w:r>
                            <w:r w:rsidRPr="00F30358">
                              <w:rPr>
                                <w:rFonts w:ascii="Arial" w:hAnsi="Arial" w:cs="Arial"/>
                                <w:i w:val="0"/>
                                <w:iCs w:val="0"/>
                                <w:color w:val="auto"/>
                              </w:rPr>
                              <w:t>. The equations for B</w:t>
                            </w:r>
                            <w:r w:rsidRPr="00F30358">
                              <w:rPr>
                                <w:rFonts w:ascii="Arial" w:hAnsi="Arial" w:cs="Arial"/>
                                <w:i w:val="0"/>
                                <w:iCs w:val="0"/>
                                <w:color w:val="auto"/>
                                <w:vertAlign w:val="subscript"/>
                              </w:rPr>
                              <w:t>1</w:t>
                            </w:r>
                            <w:r w:rsidRPr="00F30358">
                              <w:rPr>
                                <w:rFonts w:ascii="Arial" w:hAnsi="Arial" w:cs="Arial"/>
                                <w:i w:val="0"/>
                                <w:iCs w:val="0"/>
                                <w:color w:val="auto"/>
                              </w:rPr>
                              <w:t xml:space="preserve"> and B</w:t>
                            </w:r>
                            <w:r w:rsidRPr="00F30358">
                              <w:rPr>
                                <w:rFonts w:ascii="Arial" w:hAnsi="Arial" w:cs="Arial"/>
                                <w:i w:val="0"/>
                                <w:iCs w:val="0"/>
                                <w:color w:val="auto"/>
                                <w:vertAlign w:val="subscript"/>
                              </w:rPr>
                              <w:t>2</w:t>
                            </w:r>
                            <w:r w:rsidRPr="00F30358">
                              <w:rPr>
                                <w:rFonts w:ascii="Arial" w:hAnsi="Arial" w:cs="Arial"/>
                                <w:i w:val="0"/>
                                <w:iCs w:val="0"/>
                                <w:color w:val="auto"/>
                              </w:rPr>
                              <w:t xml:space="preserve"> have switching terms (red box), which are not of the </w:t>
                            </w:r>
                            <w:proofErr w:type="spellStart"/>
                            <w:r w:rsidRPr="00F30358">
                              <w:rPr>
                                <w:rFonts w:ascii="Arial" w:hAnsi="Arial" w:cs="Arial"/>
                                <w:i w:val="0"/>
                                <w:iCs w:val="0"/>
                                <w:color w:val="auto"/>
                              </w:rPr>
                              <w:t>Lotka</w:t>
                            </w:r>
                            <w:proofErr w:type="spellEnd"/>
                            <w:r w:rsidRPr="00F30358">
                              <w:rPr>
                                <w:rFonts w:ascii="Arial" w:hAnsi="Arial" w:cs="Arial"/>
                                <w:i w:val="0"/>
                                <w:iCs w:val="0"/>
                                <w:color w:val="auto"/>
                              </w:rPr>
                              <w:t xml:space="preserve">-Volterra </w:t>
                            </w:r>
                            <w:proofErr w:type="gramStart"/>
                            <w:r w:rsidRPr="00F30358">
                              <w:rPr>
                                <w:rFonts w:ascii="Arial" w:hAnsi="Arial" w:cs="Arial"/>
                                <w:i w:val="0"/>
                                <w:iCs w:val="0"/>
                                <w:color w:val="auto"/>
                              </w:rPr>
                              <w:t>form;</w:t>
                            </w:r>
                            <w:proofErr w:type="gramEnd"/>
                            <w:r w:rsidRPr="00F30358">
                              <w:rPr>
                                <w:rFonts w:ascii="Arial" w:hAnsi="Arial" w:cs="Arial"/>
                                <w:i w:val="0"/>
                                <w:iCs w:val="0"/>
                                <w:color w:val="auto"/>
                              </w:rPr>
                              <w:t xml:space="preserve"> e.g., the B</w:t>
                            </w:r>
                            <w:r w:rsidRPr="00F30358">
                              <w:rPr>
                                <w:rFonts w:ascii="Arial" w:hAnsi="Arial" w:cs="Arial"/>
                                <w:i w:val="0"/>
                                <w:iCs w:val="0"/>
                                <w:color w:val="auto"/>
                                <w:vertAlign w:val="subscript"/>
                              </w:rPr>
                              <w:t>2</w:t>
                            </w:r>
                            <w:r w:rsidRPr="00F30358">
                              <w:rPr>
                                <w:rFonts w:ascii="Arial" w:hAnsi="Arial" w:cs="Arial"/>
                                <w:i w:val="0"/>
                                <w:iCs w:val="0"/>
                                <w:color w:val="auto"/>
                              </w:rPr>
                              <w:t xml:space="preserve"> equation has a term proportional to B</w:t>
                            </w:r>
                            <w:r w:rsidRPr="00F30358">
                              <w:rPr>
                                <w:rFonts w:ascii="Arial" w:hAnsi="Arial" w:cs="Arial"/>
                                <w:i w:val="0"/>
                                <w:iCs w:val="0"/>
                                <w:color w:val="auto"/>
                                <w:vertAlign w:val="subscript"/>
                              </w:rPr>
                              <w:t>1</w:t>
                            </w:r>
                            <w:r w:rsidRPr="00F30358">
                              <w:rPr>
                                <w:rFonts w:ascii="Arial" w:hAnsi="Arial" w:cs="Arial"/>
                                <w:i w:val="0"/>
                                <w:iCs w:val="0"/>
                                <w:color w:val="auto"/>
                              </w:rPr>
                              <w:t xml:space="preserve"> but not B</w:t>
                            </w:r>
                            <w:r w:rsidRPr="00F30358">
                              <w:rPr>
                                <w:rFonts w:ascii="Arial" w:hAnsi="Arial" w:cs="Arial"/>
                                <w:i w:val="0"/>
                                <w:iCs w:val="0"/>
                                <w:color w:val="auto"/>
                                <w:vertAlign w:val="subscript"/>
                              </w:rPr>
                              <w:t>2</w:t>
                            </w:r>
                            <w:r w:rsidRPr="00F30358">
                              <w:rPr>
                                <w:rFonts w:ascii="Arial" w:hAnsi="Arial" w:cs="Arial"/>
                                <w:i w:val="0"/>
                                <w:iCs w:val="0"/>
                                <w:color w:val="auto"/>
                              </w:rPr>
                              <w:t>. The transition from B</w:t>
                            </w:r>
                            <w:r w:rsidRPr="00F30358">
                              <w:rPr>
                                <w:rFonts w:ascii="Arial" w:hAnsi="Arial" w:cs="Arial"/>
                                <w:i w:val="0"/>
                                <w:iCs w:val="0"/>
                                <w:color w:val="auto"/>
                                <w:vertAlign w:val="subscript"/>
                              </w:rPr>
                              <w:t>2</w:t>
                            </w:r>
                            <w:r w:rsidRPr="00F30358">
                              <w:rPr>
                                <w:rFonts w:ascii="Arial" w:hAnsi="Arial" w:cs="Arial"/>
                                <w:i w:val="0"/>
                                <w:iCs w:val="0"/>
                                <w:color w:val="auto"/>
                              </w:rPr>
                              <w:t xml:space="preserve"> to B</w:t>
                            </w:r>
                            <w:r w:rsidRPr="00F30358">
                              <w:rPr>
                                <w:rFonts w:ascii="Arial" w:hAnsi="Arial" w:cs="Arial"/>
                                <w:i w:val="0"/>
                                <w:iCs w:val="0"/>
                                <w:color w:val="auto"/>
                                <w:vertAlign w:val="subscript"/>
                              </w:rPr>
                              <w:t>1</w:t>
                            </w:r>
                            <w:r w:rsidRPr="00F30358">
                              <w:rPr>
                                <w:rFonts w:ascii="Arial" w:hAnsi="Arial" w:cs="Arial"/>
                                <w:i w:val="0"/>
                                <w:iCs w:val="0"/>
                                <w:color w:val="auto"/>
                              </w:rPr>
                              <w:t xml:space="preserve"> is facilitated by A, as represented by the term proportional to both A and B</w:t>
                            </w:r>
                            <w:r w:rsidRPr="00F30358">
                              <w:rPr>
                                <w:rFonts w:ascii="Arial" w:hAnsi="Arial" w:cs="Arial"/>
                                <w:i w:val="0"/>
                                <w:iCs w:val="0"/>
                                <w:color w:val="auto"/>
                                <w:vertAlign w:val="subscript"/>
                              </w:rPr>
                              <w:t>2</w:t>
                            </w:r>
                            <w:r w:rsidRPr="00F30358">
                              <w:rPr>
                                <w:rFonts w:ascii="Arial" w:hAnsi="Arial" w:cs="Arial"/>
                                <w:i w:val="0"/>
                                <w:iCs w:val="0"/>
                                <w:color w:val="auto"/>
                              </w:rPr>
                              <w:t xml:space="preserve"> (green box), which is also non-</w:t>
                            </w:r>
                            <w:proofErr w:type="spellStart"/>
                            <w:r w:rsidRPr="00F30358">
                              <w:rPr>
                                <w:rFonts w:ascii="Arial" w:hAnsi="Arial" w:cs="Arial"/>
                                <w:i w:val="0"/>
                                <w:iCs w:val="0"/>
                                <w:color w:val="auto"/>
                              </w:rPr>
                              <w:t>Lotka</w:t>
                            </w:r>
                            <w:proofErr w:type="spellEnd"/>
                            <w:r w:rsidRPr="00F30358">
                              <w:rPr>
                                <w:rFonts w:ascii="Arial" w:hAnsi="Arial" w:cs="Arial"/>
                                <w:i w:val="0"/>
                                <w:iCs w:val="0"/>
                                <w:color w:val="auto"/>
                              </w:rPr>
                              <w:t>-Volterra. (C) Changing variables from the subpopulations B</w:t>
                            </w:r>
                            <w:r w:rsidRPr="00F30358">
                              <w:rPr>
                                <w:rFonts w:ascii="Arial" w:hAnsi="Arial" w:cs="Arial"/>
                                <w:i w:val="0"/>
                                <w:iCs w:val="0"/>
                                <w:color w:val="auto"/>
                                <w:vertAlign w:val="subscript"/>
                              </w:rPr>
                              <w:t>1</w:t>
                            </w:r>
                            <w:r w:rsidRPr="00F30358">
                              <w:rPr>
                                <w:rFonts w:ascii="Arial" w:hAnsi="Arial" w:cs="Arial"/>
                                <w:i w:val="0"/>
                                <w:iCs w:val="0"/>
                                <w:color w:val="auto"/>
                              </w:rPr>
                              <w:t xml:space="preserve"> and B</w:t>
                            </w:r>
                            <w:r w:rsidRPr="00F30358">
                              <w:rPr>
                                <w:rFonts w:ascii="Arial" w:hAnsi="Arial" w:cs="Arial"/>
                                <w:i w:val="0"/>
                                <w:iCs w:val="0"/>
                                <w:color w:val="auto"/>
                                <w:vertAlign w:val="subscript"/>
                              </w:rPr>
                              <w:t>2</w:t>
                            </w:r>
                            <w:r w:rsidRPr="00F30358">
                              <w:rPr>
                                <w:rFonts w:ascii="Arial" w:hAnsi="Arial" w:cs="Arial"/>
                                <w:i w:val="0"/>
                                <w:iCs w:val="0"/>
                                <w:color w:val="auto"/>
                              </w:rPr>
                              <w:t xml:space="preserve"> to the total population B and the relative proportion </w:t>
                            </w:r>
                            <m:oMath>
                              <m:r>
                                <w:rPr>
                                  <w:rFonts w:ascii="Cambria Math" w:hAnsi="Cambria Math" w:cs="Arial"/>
                                  <w:color w:val="auto"/>
                                </w:rPr>
                                <m:t>λ=</m:t>
                              </m:r>
                              <m:sSub>
                                <m:sSubPr>
                                  <m:ctrlPr>
                                    <w:rPr>
                                      <w:rFonts w:ascii="Cambria Math" w:hAnsi="Cambria Math" w:cs="Arial"/>
                                      <w:iCs w:val="0"/>
                                      <w:color w:val="auto"/>
                                    </w:rPr>
                                  </m:ctrlPr>
                                </m:sSubPr>
                                <m:e>
                                  <m:r>
                                    <w:rPr>
                                      <w:rFonts w:ascii="Cambria Math" w:hAnsi="Cambria Math" w:cs="Arial"/>
                                      <w:color w:val="auto"/>
                                    </w:rPr>
                                    <m:t>B</m:t>
                                  </m:r>
                                </m:e>
                                <m:sub>
                                  <m:r>
                                    <w:rPr>
                                      <w:rFonts w:ascii="Cambria Math" w:hAnsi="Cambria Math" w:cs="Arial"/>
                                      <w:color w:val="auto"/>
                                    </w:rPr>
                                    <m:t>1</m:t>
                                  </m:r>
                                </m:sub>
                              </m:sSub>
                              <m:r>
                                <w:rPr>
                                  <w:rFonts w:ascii="Cambria Math" w:hAnsi="Cambria Math" w:cs="Arial"/>
                                  <w:color w:val="auto"/>
                                </w:rPr>
                                <m:t>/(</m:t>
                              </m:r>
                              <m:sSub>
                                <m:sSubPr>
                                  <m:ctrlPr>
                                    <w:rPr>
                                      <w:rFonts w:ascii="Cambria Math" w:hAnsi="Cambria Math" w:cs="Arial"/>
                                      <w:iCs w:val="0"/>
                                      <w:color w:val="auto"/>
                                    </w:rPr>
                                  </m:ctrlPr>
                                </m:sSubPr>
                                <m:e>
                                  <m:r>
                                    <w:rPr>
                                      <w:rFonts w:ascii="Cambria Math" w:hAnsi="Cambria Math" w:cs="Arial"/>
                                      <w:color w:val="auto"/>
                                    </w:rPr>
                                    <m:t>B</m:t>
                                  </m:r>
                                </m:e>
                                <m:sub>
                                  <m:r>
                                    <w:rPr>
                                      <w:rFonts w:ascii="Cambria Math" w:hAnsi="Cambria Math" w:cs="Arial"/>
                                      <w:color w:val="auto"/>
                                    </w:rPr>
                                    <m:t>1</m:t>
                                  </m:r>
                                </m:sub>
                              </m:sSub>
                              <m:r>
                                <w:rPr>
                                  <w:rFonts w:ascii="Cambria Math" w:hAnsi="Cambria Math" w:cs="Arial"/>
                                  <w:color w:val="auto"/>
                                </w:rPr>
                                <m:t>+</m:t>
                              </m:r>
                              <m:sSub>
                                <m:sSubPr>
                                  <m:ctrlPr>
                                    <w:rPr>
                                      <w:rFonts w:ascii="Cambria Math" w:hAnsi="Cambria Math" w:cs="Arial"/>
                                      <w:iCs w:val="0"/>
                                      <w:color w:val="auto"/>
                                    </w:rPr>
                                  </m:ctrlPr>
                                </m:sSubPr>
                                <m:e>
                                  <m:r>
                                    <w:rPr>
                                      <w:rFonts w:ascii="Cambria Math" w:hAnsi="Cambria Math" w:cs="Arial"/>
                                      <w:color w:val="auto"/>
                                    </w:rPr>
                                    <m:t>B</m:t>
                                  </m:r>
                                </m:e>
                                <m:sub>
                                  <m:r>
                                    <w:rPr>
                                      <w:rFonts w:ascii="Cambria Math" w:hAnsi="Cambria Math" w:cs="Arial"/>
                                      <w:color w:val="auto"/>
                                    </w:rPr>
                                    <m:t>2</m:t>
                                  </m:r>
                                </m:sub>
                              </m:sSub>
                              <m:r>
                                <w:rPr>
                                  <w:rFonts w:ascii="Cambria Math" w:hAnsi="Cambria Math" w:cs="Arial"/>
                                  <w:color w:val="auto"/>
                                </w:rPr>
                                <m:t>)</m:t>
                              </m:r>
                            </m:oMath>
                            <w:r w:rsidRPr="00F30358">
                              <w:rPr>
                                <w:rFonts w:ascii="Arial" w:hAnsi="Arial" w:cs="Arial"/>
                                <w:i w:val="0"/>
                                <w:iCs w:val="0"/>
                                <w:color w:val="auto"/>
                              </w:rPr>
                              <w:t xml:space="preserve">. This variable </w:t>
                            </w:r>
                            <m:oMath>
                              <m:r>
                                <w:rPr>
                                  <w:rFonts w:ascii="Cambria Math" w:hAnsi="Cambria Math" w:cs="Arial"/>
                                  <w:color w:val="auto"/>
                                </w:rPr>
                                <m:t>λ</m:t>
                              </m:r>
                            </m:oMath>
                            <w:r w:rsidRPr="00F30358">
                              <w:rPr>
                                <w:rFonts w:ascii="Arial" w:hAnsi="Arial" w:cs="Arial"/>
                                <w:i w:val="0"/>
                                <w:iCs w:val="0"/>
                                <w:color w:val="auto"/>
                              </w:rPr>
                              <w:t xml:space="preserve"> would be “hidden” in a coarse-grained model with only B as a variable. Changes in </w:t>
                            </w:r>
                            <m:oMath>
                              <m:r>
                                <w:rPr>
                                  <w:rFonts w:ascii="Cambria Math" w:hAnsi="Cambria Math" w:cs="Arial"/>
                                  <w:color w:val="auto"/>
                                </w:rPr>
                                <m:t>λ</m:t>
                              </m:r>
                            </m:oMath>
                            <w:r w:rsidRPr="00F30358">
                              <w:rPr>
                                <w:rFonts w:ascii="Arial" w:hAnsi="Arial" w:cs="Arial"/>
                                <w:i w:val="0"/>
                                <w:iCs w:val="0"/>
                                <w:color w:val="auto"/>
                              </w:rPr>
                              <w:t xml:space="preserve"> will affect the effective interaction strength between B and C. Since A facilitates the switching between B</w:t>
                            </w:r>
                            <w:r w:rsidRPr="00F30358">
                              <w:rPr>
                                <w:rFonts w:ascii="Arial" w:hAnsi="Arial" w:cs="Arial"/>
                                <w:i w:val="0"/>
                                <w:iCs w:val="0"/>
                                <w:color w:val="auto"/>
                                <w:vertAlign w:val="subscript"/>
                              </w:rPr>
                              <w:t>1</w:t>
                            </w:r>
                            <w:r w:rsidRPr="00F30358">
                              <w:rPr>
                                <w:rFonts w:ascii="Arial" w:hAnsi="Arial" w:cs="Arial"/>
                                <w:i w:val="0"/>
                                <w:iCs w:val="0"/>
                                <w:color w:val="auto"/>
                              </w:rPr>
                              <w:t xml:space="preserve"> and B</w:t>
                            </w:r>
                            <w:r w:rsidRPr="00F30358">
                              <w:rPr>
                                <w:rFonts w:ascii="Arial" w:hAnsi="Arial" w:cs="Arial"/>
                                <w:i w:val="0"/>
                                <w:iCs w:val="0"/>
                                <w:color w:val="auto"/>
                                <w:vertAlign w:val="subscript"/>
                              </w:rPr>
                              <w:t>2</w:t>
                            </w:r>
                            <w:r w:rsidRPr="00F30358">
                              <w:rPr>
                                <w:rFonts w:ascii="Arial" w:hAnsi="Arial" w:cs="Arial"/>
                                <w:i w:val="0"/>
                                <w:iCs w:val="0"/>
                                <w:color w:val="auto"/>
                              </w:rPr>
                              <w:t xml:space="preserve">, </w:t>
                            </w:r>
                            <m:oMath>
                              <m:r>
                                <w:rPr>
                                  <w:rFonts w:ascii="Cambria Math" w:hAnsi="Cambria Math" w:cs="Arial"/>
                                  <w:color w:val="auto"/>
                                </w:rPr>
                                <m:t>λ</m:t>
                              </m:r>
                            </m:oMath>
                            <w:r w:rsidRPr="00F30358">
                              <w:rPr>
                                <w:rFonts w:ascii="Arial" w:hAnsi="Arial" w:cs="Arial"/>
                                <w:i w:val="0"/>
                                <w:iCs w:val="0"/>
                                <w:color w:val="auto"/>
                              </w:rPr>
                              <w:t xml:space="preserve"> depends on A. Thus, A modifies the interaction between B and C, leading to a higher-order interaction among all three species.</w:t>
                            </w:r>
                            <w:r>
                              <w:rPr>
                                <w:rFonts w:ascii="Arial" w:hAnsi="Arial" w:cs="Arial"/>
                                <w:i w:val="0"/>
                                <w:iCs w:val="0"/>
                                <w:color w:val="auto"/>
                              </w:rPr>
                              <w:t xml:space="preserve"> (D) </w:t>
                            </w:r>
                            <w:r w:rsidR="005D4A65" w:rsidRPr="005D4A65">
                              <w:rPr>
                                <w:rFonts w:ascii="Arial" w:hAnsi="Arial" w:cs="Arial"/>
                                <w:i w:val="0"/>
                                <w:iCs w:val="0"/>
                                <w:color w:val="auto"/>
                              </w:rPr>
                              <w:t xml:space="preserve">Bacteria abundance (B) as a function of algae (A) and ciliates (C) in the model described by Figure 1B. The x-axis is proportional to the abundance of A and the facilitation strength </w:t>
                            </w:r>
                            <m:oMath>
                              <m:r>
                                <w:rPr>
                                  <w:rFonts w:ascii="Cambria Math" w:hAnsi="Cambria Math" w:cs="Arial"/>
                                  <w:color w:val="auto"/>
                                </w:rPr>
                                <m:t>γ</m:t>
                              </m:r>
                            </m:oMath>
                            <w:r w:rsidR="005D4A65" w:rsidRPr="005D4A65">
                              <w:rPr>
                                <w:rFonts w:ascii="Arial" w:hAnsi="Arial" w:cs="Arial"/>
                                <w:i w:val="0"/>
                                <w:iCs w:val="0"/>
                                <w:color w:val="auto"/>
                              </w:rPr>
                              <w:t>. The y-axis is proportional to the abundance of C and its feeding rate on B</w:t>
                            </w:r>
                            <w:r w:rsidR="005D4A65" w:rsidRPr="005D4A65">
                              <w:rPr>
                                <w:rFonts w:ascii="Arial" w:hAnsi="Arial" w:cs="Arial"/>
                                <w:i w:val="0"/>
                                <w:iCs w:val="0"/>
                                <w:color w:val="auto"/>
                                <w:vertAlign w:val="subscript"/>
                              </w:rPr>
                              <w:t>1</w:t>
                            </w:r>
                            <w:r w:rsidR="005D4A65" w:rsidRPr="005D4A65">
                              <w:rPr>
                                <w:rFonts w:ascii="Arial" w:hAnsi="Arial" w:cs="Arial"/>
                                <w:i w:val="0"/>
                                <w:iCs w:val="0"/>
                                <w:color w:val="auto"/>
                              </w:rPr>
                              <w:t xml:space="preserve">, </w:t>
                            </w:r>
                            <m:oMath>
                              <m:sSub>
                                <m:sSubPr>
                                  <m:ctrlPr>
                                    <w:rPr>
                                      <w:rFonts w:ascii="Cambria Math" w:hAnsi="Cambria Math" w:cs="Arial"/>
                                      <w:i w:val="0"/>
                                      <w:iCs w:val="0"/>
                                      <w:color w:val="auto"/>
                                    </w:rPr>
                                  </m:ctrlPr>
                                </m:sSubPr>
                                <m:e>
                                  <m:r>
                                    <w:rPr>
                                      <w:rFonts w:ascii="Cambria Math" w:hAnsi="Cambria Math" w:cs="Arial"/>
                                      <w:color w:val="auto"/>
                                    </w:rPr>
                                    <m:t>α</m:t>
                                  </m:r>
                                </m:e>
                                <m:sub>
                                  <m:r>
                                    <w:rPr>
                                      <w:rFonts w:ascii="Cambria Math" w:hAnsi="Cambria Math" w:cs="Arial"/>
                                      <w:color w:val="auto"/>
                                    </w:rPr>
                                    <m:t>BC</m:t>
                                  </m:r>
                                </m:sub>
                              </m:sSub>
                            </m:oMath>
                            <w:r w:rsidR="005D4A65" w:rsidRPr="005D4A65">
                              <w:rPr>
                                <w:rFonts w:ascii="Arial" w:hAnsi="Arial" w:cs="Arial"/>
                                <w:i w:val="0"/>
                                <w:iCs w:val="0"/>
                                <w:color w:val="auto"/>
                              </w:rPr>
                              <w:t xml:space="preserve"> (it is assumed that </w:t>
                            </w:r>
                            <m:oMath>
                              <m:sSub>
                                <m:sSubPr>
                                  <m:ctrlPr>
                                    <w:rPr>
                                      <w:rFonts w:ascii="Cambria Math" w:hAnsi="Cambria Math" w:cs="Arial"/>
                                      <w:i w:val="0"/>
                                      <w:iCs w:val="0"/>
                                      <w:color w:val="auto"/>
                                    </w:rPr>
                                  </m:ctrlPr>
                                </m:sSubPr>
                                <m:e>
                                  <m:r>
                                    <w:rPr>
                                      <w:rFonts w:ascii="Cambria Math" w:hAnsi="Cambria Math" w:cs="Arial"/>
                                      <w:color w:val="auto"/>
                                    </w:rPr>
                                    <m:t>α</m:t>
                                  </m:r>
                                </m:e>
                                <m:sub>
                                  <m:r>
                                    <w:rPr>
                                      <w:rFonts w:ascii="Cambria Math" w:hAnsi="Cambria Math" w:cs="Arial"/>
                                      <w:color w:val="auto"/>
                                    </w:rPr>
                                    <m:t>CB</m:t>
                                  </m:r>
                                </m:sub>
                              </m:sSub>
                            </m:oMath>
                            <w:r w:rsidR="005D4A65" w:rsidRPr="005D4A65">
                              <w:rPr>
                                <w:rFonts w:ascii="Arial" w:hAnsi="Arial" w:cs="Arial"/>
                                <w:i w:val="0"/>
                                <w:iCs w:val="0"/>
                                <w:color w:val="auto"/>
                              </w:rPr>
                              <w:t xml:space="preserve"> is negligible due to a low yield of ciliates from consuming bacteria). Since the bacteria growth rate is much faster than algae and ciliates, B can be approximated to be at its equilibrium value given the instantaneous values of A and C. The color scale represents the equilibrium value of B. The black region is where the bacteria will go extinct. The red line is a trajectory of the population dynamics of the system, and the white dot is the final state. In this case, B goes extinct due to the presence of A. If A were not present (along the y-axis), B would be able to coexist with 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F0D68" id="Text Box 11" o:spid="_x0000_s1027" type="#_x0000_t202" style="position:absolute;margin-left:0;margin-top:0;width:468pt;height:200.15pt;z-index:-251659264;visibility:visible;mso-wrap-style:square;mso-height-percent:0;mso-wrap-distance-left:9pt;mso-wrap-distance-top:0;mso-wrap-distance-right:9pt;mso-wrap-distance-bottom:0;mso-position-horizontal:absolute;mso-position-horizontal-relative:text;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" o:allowoverlap="f" stroked="f">
                <v:textbox inset="0,0,0,0">
                  <w:txbxContent>
                    <w:p w14:paraId="22A0BBE1" w14:textId="272D22DD" w:rsidR="00EC70ED" w:rsidRPr="00924B6D" w:rsidRDefault="00EC70ED" w:rsidP="00EC70ED">
                      <w:pPr>
                        <w:pStyle w:val="Caption"/>
                        <w:rPr>
                          <w:rFonts w:ascii="Arial" w:hAnsi="Arial" w:cs="Arial"/>
                          <w:noProof/>
                          <w:sz w:val="20"/>
                          <w:szCs w:val="20"/>
                        </w:rPr>
                      </w:pPr>
                      <w:r>
                        <w:t xml:space="preserve">Figure </w:t>
                      </w:r>
                      <w:fldSimple w:instr=" SEQ Figure \* ARABIC ">
                        <w:r w:rsidR="005E1BC5">
                          <w:rPr>
                            <w:noProof/>
                          </w:rPr>
                          <w:t>1</w:t>
                        </w:r>
                      </w:fldSimple>
                      <w:r>
                        <w:t xml:space="preserve">: </w:t>
                      </w:r>
                      <w:r w:rsidRPr="00F30358">
                        <w:rPr>
                          <w:rFonts w:ascii="Arial" w:hAnsi="Arial" w:cs="Arial"/>
                          <w:i w:val="0"/>
                          <w:iCs w:val="0"/>
                          <w:color w:val="auto"/>
                        </w:rPr>
                        <w:t xml:space="preserve">Intraspecific trait variation can modify interspecific interactions. (A) Three species modeled by traditional </w:t>
                      </w:r>
                      <w:proofErr w:type="spellStart"/>
                      <w:r w:rsidRPr="00F30358">
                        <w:rPr>
                          <w:rFonts w:ascii="Arial" w:hAnsi="Arial" w:cs="Arial"/>
                          <w:i w:val="0"/>
                          <w:iCs w:val="0"/>
                          <w:color w:val="auto"/>
                        </w:rPr>
                        <w:t>Lotka</w:t>
                      </w:r>
                      <w:proofErr w:type="spellEnd"/>
                      <w:r w:rsidRPr="00F30358">
                        <w:rPr>
                          <w:rFonts w:ascii="Arial" w:hAnsi="Arial" w:cs="Arial"/>
                          <w:i w:val="0"/>
                          <w:iCs w:val="0"/>
                          <w:color w:val="auto"/>
                        </w:rPr>
                        <w:t>-Volterra equations. Species A grows by itself, species B is consumed by species C, and all have direct density dependence. (B) Species B has intraspecific variation, modeled by two subpopulations, B</w:t>
                      </w:r>
                      <w:r w:rsidRPr="00F30358">
                        <w:rPr>
                          <w:rFonts w:ascii="Arial" w:hAnsi="Arial" w:cs="Arial"/>
                          <w:i w:val="0"/>
                          <w:iCs w:val="0"/>
                          <w:color w:val="auto"/>
                          <w:vertAlign w:val="subscript"/>
                        </w:rPr>
                        <w:t>1</w:t>
                      </w:r>
                      <w:r w:rsidRPr="00F30358">
                        <w:rPr>
                          <w:rFonts w:ascii="Arial" w:hAnsi="Arial" w:cs="Arial"/>
                          <w:i w:val="0"/>
                          <w:iCs w:val="0"/>
                          <w:color w:val="auto"/>
                        </w:rPr>
                        <w:t xml:space="preserve"> and B</w:t>
                      </w:r>
                      <w:r w:rsidRPr="00F30358">
                        <w:rPr>
                          <w:rFonts w:ascii="Arial" w:hAnsi="Arial" w:cs="Arial"/>
                          <w:i w:val="0"/>
                          <w:iCs w:val="0"/>
                          <w:color w:val="auto"/>
                          <w:vertAlign w:val="subscript"/>
                        </w:rPr>
                        <w:t>2</w:t>
                      </w:r>
                      <w:r w:rsidRPr="00F30358">
                        <w:rPr>
                          <w:rFonts w:ascii="Arial" w:hAnsi="Arial" w:cs="Arial"/>
                          <w:i w:val="0"/>
                          <w:iCs w:val="0"/>
                          <w:color w:val="auto"/>
                        </w:rPr>
                        <w:t>, which differ in interactions with the other species. All B individuals are born as B</w:t>
                      </w:r>
                      <w:r w:rsidRPr="00F30358">
                        <w:rPr>
                          <w:rFonts w:ascii="Arial" w:hAnsi="Arial" w:cs="Arial"/>
                          <w:i w:val="0"/>
                          <w:iCs w:val="0"/>
                          <w:color w:val="auto"/>
                          <w:vertAlign w:val="subscript"/>
                        </w:rPr>
                        <w:t>1</w:t>
                      </w:r>
                      <w:r w:rsidRPr="00F30358">
                        <w:rPr>
                          <w:rFonts w:ascii="Arial" w:hAnsi="Arial" w:cs="Arial"/>
                          <w:i w:val="0"/>
                          <w:iCs w:val="0"/>
                          <w:color w:val="auto"/>
                        </w:rPr>
                        <w:t>, which is predated by C, and can switch to the refuge type B</w:t>
                      </w:r>
                      <w:r w:rsidRPr="00F30358">
                        <w:rPr>
                          <w:rFonts w:ascii="Arial" w:hAnsi="Arial" w:cs="Arial"/>
                          <w:i w:val="0"/>
                          <w:iCs w:val="0"/>
                          <w:color w:val="auto"/>
                          <w:vertAlign w:val="subscript"/>
                        </w:rPr>
                        <w:t>2</w:t>
                      </w:r>
                      <w:r w:rsidRPr="00F30358">
                        <w:rPr>
                          <w:rFonts w:ascii="Arial" w:hAnsi="Arial" w:cs="Arial"/>
                          <w:i w:val="0"/>
                          <w:iCs w:val="0"/>
                          <w:color w:val="auto"/>
                        </w:rPr>
                        <w:t>. The equations for B</w:t>
                      </w:r>
                      <w:r w:rsidRPr="00F30358">
                        <w:rPr>
                          <w:rFonts w:ascii="Arial" w:hAnsi="Arial" w:cs="Arial"/>
                          <w:i w:val="0"/>
                          <w:iCs w:val="0"/>
                          <w:color w:val="auto"/>
                          <w:vertAlign w:val="subscript"/>
                        </w:rPr>
                        <w:t>1</w:t>
                      </w:r>
                      <w:r w:rsidRPr="00F30358">
                        <w:rPr>
                          <w:rFonts w:ascii="Arial" w:hAnsi="Arial" w:cs="Arial"/>
                          <w:i w:val="0"/>
                          <w:iCs w:val="0"/>
                          <w:color w:val="auto"/>
                        </w:rPr>
                        <w:t xml:space="preserve"> and B</w:t>
                      </w:r>
                      <w:r w:rsidRPr="00F30358">
                        <w:rPr>
                          <w:rFonts w:ascii="Arial" w:hAnsi="Arial" w:cs="Arial"/>
                          <w:i w:val="0"/>
                          <w:iCs w:val="0"/>
                          <w:color w:val="auto"/>
                          <w:vertAlign w:val="subscript"/>
                        </w:rPr>
                        <w:t>2</w:t>
                      </w:r>
                      <w:r w:rsidRPr="00F30358">
                        <w:rPr>
                          <w:rFonts w:ascii="Arial" w:hAnsi="Arial" w:cs="Arial"/>
                          <w:i w:val="0"/>
                          <w:iCs w:val="0"/>
                          <w:color w:val="auto"/>
                        </w:rPr>
                        <w:t xml:space="preserve"> have switching terms (red box), which are not of the </w:t>
                      </w:r>
                      <w:proofErr w:type="spellStart"/>
                      <w:r w:rsidRPr="00F30358">
                        <w:rPr>
                          <w:rFonts w:ascii="Arial" w:hAnsi="Arial" w:cs="Arial"/>
                          <w:i w:val="0"/>
                          <w:iCs w:val="0"/>
                          <w:color w:val="auto"/>
                        </w:rPr>
                        <w:t>Lotka</w:t>
                      </w:r>
                      <w:proofErr w:type="spellEnd"/>
                      <w:r w:rsidRPr="00F30358">
                        <w:rPr>
                          <w:rFonts w:ascii="Arial" w:hAnsi="Arial" w:cs="Arial"/>
                          <w:i w:val="0"/>
                          <w:iCs w:val="0"/>
                          <w:color w:val="auto"/>
                        </w:rPr>
                        <w:t>-Volterra form; e.g., the B</w:t>
                      </w:r>
                      <w:r w:rsidRPr="00F30358">
                        <w:rPr>
                          <w:rFonts w:ascii="Arial" w:hAnsi="Arial" w:cs="Arial"/>
                          <w:i w:val="0"/>
                          <w:iCs w:val="0"/>
                          <w:color w:val="auto"/>
                          <w:vertAlign w:val="subscript"/>
                        </w:rPr>
                        <w:t>2</w:t>
                      </w:r>
                      <w:r w:rsidRPr="00F30358">
                        <w:rPr>
                          <w:rFonts w:ascii="Arial" w:hAnsi="Arial" w:cs="Arial"/>
                          <w:i w:val="0"/>
                          <w:iCs w:val="0"/>
                          <w:color w:val="auto"/>
                        </w:rPr>
                        <w:t xml:space="preserve"> equation has a term proportional to B</w:t>
                      </w:r>
                      <w:r w:rsidRPr="00F30358">
                        <w:rPr>
                          <w:rFonts w:ascii="Arial" w:hAnsi="Arial" w:cs="Arial"/>
                          <w:i w:val="0"/>
                          <w:iCs w:val="0"/>
                          <w:color w:val="auto"/>
                          <w:vertAlign w:val="subscript"/>
                        </w:rPr>
                        <w:t>1</w:t>
                      </w:r>
                      <w:r w:rsidRPr="00F30358">
                        <w:rPr>
                          <w:rFonts w:ascii="Arial" w:hAnsi="Arial" w:cs="Arial"/>
                          <w:i w:val="0"/>
                          <w:iCs w:val="0"/>
                          <w:color w:val="auto"/>
                        </w:rPr>
                        <w:t xml:space="preserve"> but not B</w:t>
                      </w:r>
                      <w:r w:rsidRPr="00F30358">
                        <w:rPr>
                          <w:rFonts w:ascii="Arial" w:hAnsi="Arial" w:cs="Arial"/>
                          <w:i w:val="0"/>
                          <w:iCs w:val="0"/>
                          <w:color w:val="auto"/>
                          <w:vertAlign w:val="subscript"/>
                        </w:rPr>
                        <w:t>2</w:t>
                      </w:r>
                      <w:r w:rsidRPr="00F30358">
                        <w:rPr>
                          <w:rFonts w:ascii="Arial" w:hAnsi="Arial" w:cs="Arial"/>
                          <w:i w:val="0"/>
                          <w:iCs w:val="0"/>
                          <w:color w:val="auto"/>
                        </w:rPr>
                        <w:t>. The transition from B</w:t>
                      </w:r>
                      <w:r w:rsidRPr="00F30358">
                        <w:rPr>
                          <w:rFonts w:ascii="Arial" w:hAnsi="Arial" w:cs="Arial"/>
                          <w:i w:val="0"/>
                          <w:iCs w:val="0"/>
                          <w:color w:val="auto"/>
                          <w:vertAlign w:val="subscript"/>
                        </w:rPr>
                        <w:t>2</w:t>
                      </w:r>
                      <w:r w:rsidRPr="00F30358">
                        <w:rPr>
                          <w:rFonts w:ascii="Arial" w:hAnsi="Arial" w:cs="Arial"/>
                          <w:i w:val="0"/>
                          <w:iCs w:val="0"/>
                          <w:color w:val="auto"/>
                        </w:rPr>
                        <w:t xml:space="preserve"> to B</w:t>
                      </w:r>
                      <w:r w:rsidRPr="00F30358">
                        <w:rPr>
                          <w:rFonts w:ascii="Arial" w:hAnsi="Arial" w:cs="Arial"/>
                          <w:i w:val="0"/>
                          <w:iCs w:val="0"/>
                          <w:color w:val="auto"/>
                          <w:vertAlign w:val="subscript"/>
                        </w:rPr>
                        <w:t>1</w:t>
                      </w:r>
                      <w:r w:rsidRPr="00F30358">
                        <w:rPr>
                          <w:rFonts w:ascii="Arial" w:hAnsi="Arial" w:cs="Arial"/>
                          <w:i w:val="0"/>
                          <w:iCs w:val="0"/>
                          <w:color w:val="auto"/>
                        </w:rPr>
                        <w:t xml:space="preserve"> is facilitated by A, as represented by the term proportional to both A and B</w:t>
                      </w:r>
                      <w:r w:rsidRPr="00F30358">
                        <w:rPr>
                          <w:rFonts w:ascii="Arial" w:hAnsi="Arial" w:cs="Arial"/>
                          <w:i w:val="0"/>
                          <w:iCs w:val="0"/>
                          <w:color w:val="auto"/>
                          <w:vertAlign w:val="subscript"/>
                        </w:rPr>
                        <w:t>2</w:t>
                      </w:r>
                      <w:r w:rsidRPr="00F30358">
                        <w:rPr>
                          <w:rFonts w:ascii="Arial" w:hAnsi="Arial" w:cs="Arial"/>
                          <w:i w:val="0"/>
                          <w:iCs w:val="0"/>
                          <w:color w:val="auto"/>
                        </w:rPr>
                        <w:t xml:space="preserve"> (green box), which is also non-</w:t>
                      </w:r>
                      <w:proofErr w:type="spellStart"/>
                      <w:r w:rsidRPr="00F30358">
                        <w:rPr>
                          <w:rFonts w:ascii="Arial" w:hAnsi="Arial" w:cs="Arial"/>
                          <w:i w:val="0"/>
                          <w:iCs w:val="0"/>
                          <w:color w:val="auto"/>
                        </w:rPr>
                        <w:t>Lotka</w:t>
                      </w:r>
                      <w:proofErr w:type="spellEnd"/>
                      <w:r w:rsidRPr="00F30358">
                        <w:rPr>
                          <w:rFonts w:ascii="Arial" w:hAnsi="Arial" w:cs="Arial"/>
                          <w:i w:val="0"/>
                          <w:iCs w:val="0"/>
                          <w:color w:val="auto"/>
                        </w:rPr>
                        <w:t>-Volterra. (C) Changing variables from the subpopulations B</w:t>
                      </w:r>
                      <w:r w:rsidRPr="00F30358">
                        <w:rPr>
                          <w:rFonts w:ascii="Arial" w:hAnsi="Arial" w:cs="Arial"/>
                          <w:i w:val="0"/>
                          <w:iCs w:val="0"/>
                          <w:color w:val="auto"/>
                          <w:vertAlign w:val="subscript"/>
                        </w:rPr>
                        <w:t>1</w:t>
                      </w:r>
                      <w:r w:rsidRPr="00F30358">
                        <w:rPr>
                          <w:rFonts w:ascii="Arial" w:hAnsi="Arial" w:cs="Arial"/>
                          <w:i w:val="0"/>
                          <w:iCs w:val="0"/>
                          <w:color w:val="auto"/>
                        </w:rPr>
                        <w:t xml:space="preserve"> and B</w:t>
                      </w:r>
                      <w:r w:rsidRPr="00F30358">
                        <w:rPr>
                          <w:rFonts w:ascii="Arial" w:hAnsi="Arial" w:cs="Arial"/>
                          <w:i w:val="0"/>
                          <w:iCs w:val="0"/>
                          <w:color w:val="auto"/>
                          <w:vertAlign w:val="subscript"/>
                        </w:rPr>
                        <w:t>2</w:t>
                      </w:r>
                      <w:r w:rsidRPr="00F30358">
                        <w:rPr>
                          <w:rFonts w:ascii="Arial" w:hAnsi="Arial" w:cs="Arial"/>
                          <w:i w:val="0"/>
                          <w:iCs w:val="0"/>
                          <w:color w:val="auto"/>
                        </w:rPr>
                        <w:t xml:space="preserve"> to the total population B and the relative proportion </w:t>
                      </w:r>
                      <m:oMath>
                        <m:r>
                          <w:rPr>
                            <w:rFonts w:ascii="Cambria Math" w:hAnsi="Cambria Math" w:cs="Arial"/>
                            <w:color w:val="auto"/>
                          </w:rPr>
                          <m:t>λ=</m:t>
                        </m:r>
                        <m:sSub>
                          <m:sSubPr>
                            <m:ctrlPr>
                              <w:rPr>
                                <w:rFonts w:ascii="Cambria Math" w:hAnsi="Cambria Math" w:cs="Arial"/>
                                <w:iCs w:val="0"/>
                                <w:color w:val="auto"/>
                              </w:rPr>
                            </m:ctrlPr>
                          </m:sSubPr>
                          <m:e>
                            <m:r>
                              <w:rPr>
                                <w:rFonts w:ascii="Cambria Math" w:hAnsi="Cambria Math" w:cs="Arial"/>
                                <w:color w:val="auto"/>
                              </w:rPr>
                              <m:t>B</m:t>
                            </m:r>
                          </m:e>
                          <m:sub>
                            <m:r>
                              <w:rPr>
                                <w:rFonts w:ascii="Cambria Math" w:hAnsi="Cambria Math" w:cs="Arial"/>
                                <w:color w:val="auto"/>
                              </w:rPr>
                              <m:t>1</m:t>
                            </m:r>
                          </m:sub>
                        </m:sSub>
                        <m:r>
                          <w:rPr>
                            <w:rFonts w:ascii="Cambria Math" w:hAnsi="Cambria Math" w:cs="Arial"/>
                            <w:color w:val="auto"/>
                          </w:rPr>
                          <m:t>/(</m:t>
                        </m:r>
                        <m:sSub>
                          <m:sSubPr>
                            <m:ctrlPr>
                              <w:rPr>
                                <w:rFonts w:ascii="Cambria Math" w:hAnsi="Cambria Math" w:cs="Arial"/>
                                <w:iCs w:val="0"/>
                                <w:color w:val="auto"/>
                              </w:rPr>
                            </m:ctrlPr>
                          </m:sSubPr>
                          <m:e>
                            <m:r>
                              <w:rPr>
                                <w:rFonts w:ascii="Cambria Math" w:hAnsi="Cambria Math" w:cs="Arial"/>
                                <w:color w:val="auto"/>
                              </w:rPr>
                              <m:t>B</m:t>
                            </m:r>
                          </m:e>
                          <m:sub>
                            <m:r>
                              <w:rPr>
                                <w:rFonts w:ascii="Cambria Math" w:hAnsi="Cambria Math" w:cs="Arial"/>
                                <w:color w:val="auto"/>
                              </w:rPr>
                              <m:t>1</m:t>
                            </m:r>
                          </m:sub>
                        </m:sSub>
                        <m:r>
                          <w:rPr>
                            <w:rFonts w:ascii="Cambria Math" w:hAnsi="Cambria Math" w:cs="Arial"/>
                            <w:color w:val="auto"/>
                          </w:rPr>
                          <m:t>+</m:t>
                        </m:r>
                        <m:sSub>
                          <m:sSubPr>
                            <m:ctrlPr>
                              <w:rPr>
                                <w:rFonts w:ascii="Cambria Math" w:hAnsi="Cambria Math" w:cs="Arial"/>
                                <w:iCs w:val="0"/>
                                <w:color w:val="auto"/>
                              </w:rPr>
                            </m:ctrlPr>
                          </m:sSubPr>
                          <m:e>
                            <m:r>
                              <w:rPr>
                                <w:rFonts w:ascii="Cambria Math" w:hAnsi="Cambria Math" w:cs="Arial"/>
                                <w:color w:val="auto"/>
                              </w:rPr>
                              <m:t>B</m:t>
                            </m:r>
                          </m:e>
                          <m:sub>
                            <m:r>
                              <w:rPr>
                                <w:rFonts w:ascii="Cambria Math" w:hAnsi="Cambria Math" w:cs="Arial"/>
                                <w:color w:val="auto"/>
                              </w:rPr>
                              <m:t>2</m:t>
                            </m:r>
                          </m:sub>
                        </m:sSub>
                        <m:r>
                          <w:rPr>
                            <w:rFonts w:ascii="Cambria Math" w:hAnsi="Cambria Math" w:cs="Arial"/>
                            <w:color w:val="auto"/>
                          </w:rPr>
                          <m:t>)</m:t>
                        </m:r>
                      </m:oMath>
                      <w:r w:rsidRPr="00F30358">
                        <w:rPr>
                          <w:rFonts w:ascii="Arial" w:hAnsi="Arial" w:cs="Arial"/>
                          <w:i w:val="0"/>
                          <w:iCs w:val="0"/>
                          <w:color w:val="auto"/>
                        </w:rPr>
                        <w:t xml:space="preserve">. This variable </w:t>
                      </w:r>
                      <m:oMath>
                        <m:r>
                          <w:rPr>
                            <w:rFonts w:ascii="Cambria Math" w:hAnsi="Cambria Math" w:cs="Arial"/>
                            <w:color w:val="auto"/>
                          </w:rPr>
                          <m:t>λ</m:t>
                        </m:r>
                      </m:oMath>
                      <w:r w:rsidRPr="00F30358">
                        <w:rPr>
                          <w:rFonts w:ascii="Arial" w:hAnsi="Arial" w:cs="Arial"/>
                          <w:i w:val="0"/>
                          <w:iCs w:val="0"/>
                          <w:color w:val="auto"/>
                        </w:rPr>
                        <w:t xml:space="preserve"> would be “hidden” in a coarse-grained model with only B as a variable. Changes in </w:t>
                      </w:r>
                      <m:oMath>
                        <m:r>
                          <w:rPr>
                            <w:rFonts w:ascii="Cambria Math" w:hAnsi="Cambria Math" w:cs="Arial"/>
                            <w:color w:val="auto"/>
                          </w:rPr>
                          <m:t>λ</m:t>
                        </m:r>
                      </m:oMath>
                      <w:r w:rsidRPr="00F30358">
                        <w:rPr>
                          <w:rFonts w:ascii="Arial" w:hAnsi="Arial" w:cs="Arial"/>
                          <w:i w:val="0"/>
                          <w:iCs w:val="0"/>
                          <w:color w:val="auto"/>
                        </w:rPr>
                        <w:t xml:space="preserve"> will affect the effective interaction strength between B and C. Since A facilitates the switching between B</w:t>
                      </w:r>
                      <w:r w:rsidRPr="00F30358">
                        <w:rPr>
                          <w:rFonts w:ascii="Arial" w:hAnsi="Arial" w:cs="Arial"/>
                          <w:i w:val="0"/>
                          <w:iCs w:val="0"/>
                          <w:color w:val="auto"/>
                          <w:vertAlign w:val="subscript"/>
                        </w:rPr>
                        <w:t>1</w:t>
                      </w:r>
                      <w:r w:rsidRPr="00F30358">
                        <w:rPr>
                          <w:rFonts w:ascii="Arial" w:hAnsi="Arial" w:cs="Arial"/>
                          <w:i w:val="0"/>
                          <w:iCs w:val="0"/>
                          <w:color w:val="auto"/>
                        </w:rPr>
                        <w:t xml:space="preserve"> and B</w:t>
                      </w:r>
                      <w:r w:rsidRPr="00F30358">
                        <w:rPr>
                          <w:rFonts w:ascii="Arial" w:hAnsi="Arial" w:cs="Arial"/>
                          <w:i w:val="0"/>
                          <w:iCs w:val="0"/>
                          <w:color w:val="auto"/>
                          <w:vertAlign w:val="subscript"/>
                        </w:rPr>
                        <w:t>2</w:t>
                      </w:r>
                      <w:r w:rsidRPr="00F30358">
                        <w:rPr>
                          <w:rFonts w:ascii="Arial" w:hAnsi="Arial" w:cs="Arial"/>
                          <w:i w:val="0"/>
                          <w:iCs w:val="0"/>
                          <w:color w:val="auto"/>
                        </w:rPr>
                        <w:t xml:space="preserve">, </w:t>
                      </w:r>
                      <m:oMath>
                        <m:r>
                          <w:rPr>
                            <w:rFonts w:ascii="Cambria Math" w:hAnsi="Cambria Math" w:cs="Arial"/>
                            <w:color w:val="auto"/>
                          </w:rPr>
                          <m:t>λ</m:t>
                        </m:r>
                      </m:oMath>
                      <w:r w:rsidRPr="00F30358">
                        <w:rPr>
                          <w:rFonts w:ascii="Arial" w:hAnsi="Arial" w:cs="Arial"/>
                          <w:i w:val="0"/>
                          <w:iCs w:val="0"/>
                          <w:color w:val="auto"/>
                        </w:rPr>
                        <w:t xml:space="preserve"> depends on A. Thus, A modifies the interaction between B and C, leading to a higher-order interaction among all three species.</w:t>
                      </w:r>
                      <w:r>
                        <w:rPr>
                          <w:rFonts w:ascii="Arial" w:hAnsi="Arial" w:cs="Arial"/>
                          <w:i w:val="0"/>
                          <w:iCs w:val="0"/>
                          <w:color w:val="auto"/>
                        </w:rPr>
                        <w:t xml:space="preserve"> (D) </w:t>
                      </w:r>
                      <w:r w:rsidR="005D4A65" w:rsidRPr="005D4A65">
                        <w:rPr>
                          <w:rFonts w:ascii="Arial" w:hAnsi="Arial" w:cs="Arial"/>
                          <w:i w:val="0"/>
                          <w:iCs w:val="0"/>
                          <w:color w:val="auto"/>
                        </w:rPr>
                        <w:t xml:space="preserve">Bacteria abundance (B) as a function of algae (A) and ciliates (C) in the model described by Figure 1B. The x-axis is proportional to the abundance of A and the facilitation strength </w:t>
                      </w:r>
                      <m:oMath>
                        <m:r>
                          <w:rPr>
                            <w:rFonts w:ascii="Cambria Math" w:hAnsi="Cambria Math" w:cs="Arial"/>
                            <w:color w:val="auto"/>
                          </w:rPr>
                          <m:t>γ</m:t>
                        </m:r>
                      </m:oMath>
                      <w:r w:rsidR="005D4A65" w:rsidRPr="005D4A65">
                        <w:rPr>
                          <w:rFonts w:ascii="Arial" w:hAnsi="Arial" w:cs="Arial"/>
                          <w:i w:val="0"/>
                          <w:iCs w:val="0"/>
                          <w:color w:val="auto"/>
                        </w:rPr>
                        <w:t>. The y-axis is proportional to the abundance of C and its feeding rate on B</w:t>
                      </w:r>
                      <w:r w:rsidR="005D4A65" w:rsidRPr="005D4A65">
                        <w:rPr>
                          <w:rFonts w:ascii="Arial" w:hAnsi="Arial" w:cs="Arial"/>
                          <w:i w:val="0"/>
                          <w:iCs w:val="0"/>
                          <w:color w:val="auto"/>
                          <w:vertAlign w:val="subscript"/>
                        </w:rPr>
                        <w:t>1</w:t>
                      </w:r>
                      <w:r w:rsidR="005D4A65" w:rsidRPr="005D4A65">
                        <w:rPr>
                          <w:rFonts w:ascii="Arial" w:hAnsi="Arial" w:cs="Arial"/>
                          <w:i w:val="0"/>
                          <w:iCs w:val="0"/>
                          <w:color w:val="auto"/>
                        </w:rPr>
                        <w:t xml:space="preserve">, </w:t>
                      </w:r>
                      <m:oMath>
                        <m:sSub>
                          <m:sSubPr>
                            <m:ctrlPr>
                              <w:rPr>
                                <w:rFonts w:ascii="Cambria Math" w:hAnsi="Cambria Math" w:cs="Arial"/>
                                <w:i w:val="0"/>
                                <w:iCs w:val="0"/>
                                <w:color w:val="auto"/>
                              </w:rPr>
                            </m:ctrlPr>
                          </m:sSubPr>
                          <m:e>
                            <m:r>
                              <w:rPr>
                                <w:rFonts w:ascii="Cambria Math" w:hAnsi="Cambria Math" w:cs="Arial"/>
                                <w:color w:val="auto"/>
                              </w:rPr>
                              <m:t>α</m:t>
                            </m:r>
                          </m:e>
                          <m:sub>
                            <m:r>
                              <w:rPr>
                                <w:rFonts w:ascii="Cambria Math" w:hAnsi="Cambria Math" w:cs="Arial"/>
                                <w:color w:val="auto"/>
                              </w:rPr>
                              <m:t>BC</m:t>
                            </m:r>
                          </m:sub>
                        </m:sSub>
                      </m:oMath>
                      <w:r w:rsidR="005D4A65" w:rsidRPr="005D4A65">
                        <w:rPr>
                          <w:rFonts w:ascii="Arial" w:hAnsi="Arial" w:cs="Arial"/>
                          <w:i w:val="0"/>
                          <w:iCs w:val="0"/>
                          <w:color w:val="auto"/>
                        </w:rPr>
                        <w:t xml:space="preserve"> (it is assumed that </w:t>
                      </w:r>
                      <m:oMath>
                        <m:sSub>
                          <m:sSubPr>
                            <m:ctrlPr>
                              <w:rPr>
                                <w:rFonts w:ascii="Cambria Math" w:hAnsi="Cambria Math" w:cs="Arial"/>
                                <w:i w:val="0"/>
                                <w:iCs w:val="0"/>
                                <w:color w:val="auto"/>
                              </w:rPr>
                            </m:ctrlPr>
                          </m:sSubPr>
                          <m:e>
                            <m:r>
                              <w:rPr>
                                <w:rFonts w:ascii="Cambria Math" w:hAnsi="Cambria Math" w:cs="Arial"/>
                                <w:color w:val="auto"/>
                              </w:rPr>
                              <m:t>α</m:t>
                            </m:r>
                          </m:e>
                          <m:sub>
                            <m:r>
                              <w:rPr>
                                <w:rFonts w:ascii="Cambria Math" w:hAnsi="Cambria Math" w:cs="Arial"/>
                                <w:color w:val="auto"/>
                              </w:rPr>
                              <m:t>CB</m:t>
                            </m:r>
                          </m:sub>
                        </m:sSub>
                      </m:oMath>
                      <w:r w:rsidR="005D4A65" w:rsidRPr="005D4A65">
                        <w:rPr>
                          <w:rFonts w:ascii="Arial" w:hAnsi="Arial" w:cs="Arial"/>
                          <w:i w:val="0"/>
                          <w:iCs w:val="0"/>
                          <w:color w:val="auto"/>
                        </w:rPr>
                        <w:t xml:space="preserve"> is negligible due to a low yield of ciliates from consuming bacteria). Since the bacteria growth rate is much faster than algae and ciliates, B can be approximated to be at its equilibrium value given the instantaneous values of A and C. The color scale represents the equilibrium value of B. The black region is where the bacteria will go extinct. The red line is a trajectory of the population dynamics of the system, and the white dot is the final state. In this case, B goes extinct due to the presence of A. If A were not present (along the y-axis), B would be able to coexist with C.</w:t>
                      </w:r>
                    </w:p>
                  </w:txbxContent>
                </v:textbox>
                <w10:wrap type="square" anchory="margin"/>
              </v:shape>
            </w:pict>
          </mc:Fallback>
        </mc:AlternateContent>
      </w:r>
      <w:r w:rsidR="00B770B6">
        <w:rPr>
          <w:rFonts w:ascii="Arial" w:hAnsi="Arial" w:cs="Arial"/>
          <w:sz w:val="20"/>
          <w:szCs w:val="20"/>
        </w:rPr>
        <w:t>Our main assumption is that there is a distribution of trait</w:t>
      </w:r>
      <w:r w:rsidR="003E4AE6">
        <w:rPr>
          <w:rFonts w:ascii="Arial" w:hAnsi="Arial" w:cs="Arial"/>
          <w:sz w:val="20"/>
          <w:szCs w:val="20"/>
        </w:rPr>
        <w:t xml:space="preserve"> values within a species, and this distribution can be dynamic under the influence of other species. The interaction strength between the species will depend on the trait distribution.</w:t>
      </w:r>
      <w:r w:rsidR="00B770B6">
        <w:rPr>
          <w:rFonts w:ascii="Arial" w:hAnsi="Arial" w:cs="Arial"/>
          <w:sz w:val="20"/>
          <w:szCs w:val="20"/>
        </w:rPr>
        <w:t xml:space="preserve"> </w:t>
      </w:r>
      <w:r w:rsidR="00BA2B52">
        <w:rPr>
          <w:rFonts w:ascii="Arial" w:hAnsi="Arial" w:cs="Arial"/>
          <w:sz w:val="20"/>
          <w:szCs w:val="20"/>
        </w:rPr>
        <w:t xml:space="preserve">To simplify mathematical analysis, we will </w:t>
      </w:r>
      <w:r w:rsidR="00FA45A6">
        <w:rPr>
          <w:rFonts w:ascii="Arial" w:hAnsi="Arial" w:cs="Arial"/>
          <w:sz w:val="20"/>
          <w:szCs w:val="20"/>
        </w:rPr>
        <w:t>start from</w:t>
      </w:r>
      <w:r w:rsidR="00B770B6">
        <w:rPr>
          <w:rFonts w:ascii="Arial" w:hAnsi="Arial" w:cs="Arial"/>
          <w:sz w:val="20"/>
          <w:szCs w:val="20"/>
        </w:rPr>
        <w:t xml:space="preserve"> a simple form of trait variation, where the trait of </w:t>
      </w:r>
      <w:proofErr w:type="gramStart"/>
      <w:r w:rsidR="00B770B6">
        <w:rPr>
          <w:rFonts w:ascii="Arial" w:hAnsi="Arial" w:cs="Arial"/>
          <w:sz w:val="20"/>
          <w:szCs w:val="20"/>
        </w:rPr>
        <w:t>each individual</w:t>
      </w:r>
      <w:proofErr w:type="gramEnd"/>
      <w:r w:rsidR="00B770B6">
        <w:rPr>
          <w:rFonts w:ascii="Arial" w:hAnsi="Arial" w:cs="Arial"/>
          <w:sz w:val="20"/>
          <w:szCs w:val="20"/>
        </w:rPr>
        <w:t xml:space="preserve"> can be one of two types</w:t>
      </w:r>
      <w:r w:rsidR="000203B3" w:rsidRPr="00536885">
        <w:rPr>
          <w:rFonts w:ascii="Arial" w:hAnsi="Arial" w:cs="Arial"/>
          <w:sz w:val="20"/>
          <w:szCs w:val="20"/>
        </w:rPr>
        <w:t xml:space="preserve"> </w:t>
      </w:r>
      <w:r w:rsidR="00B770B6">
        <w:rPr>
          <w:rFonts w:ascii="Arial" w:hAnsi="Arial" w:cs="Arial"/>
          <w:sz w:val="20"/>
          <w:szCs w:val="20"/>
        </w:rPr>
        <w:t>(dimor</w:t>
      </w:r>
      <w:r w:rsidR="000203B3" w:rsidRPr="00536885">
        <w:rPr>
          <w:rFonts w:ascii="Arial" w:hAnsi="Arial" w:cs="Arial"/>
          <w:sz w:val="20"/>
          <w:szCs w:val="20"/>
        </w:rPr>
        <w:t>phism</w:t>
      </w:r>
      <w:r w:rsidR="00B770B6">
        <w:rPr>
          <w:rFonts w:ascii="Arial" w:hAnsi="Arial" w:cs="Arial"/>
          <w:sz w:val="20"/>
          <w:szCs w:val="20"/>
        </w:rPr>
        <w:t>)</w:t>
      </w:r>
      <w:r w:rsidR="000203B3" w:rsidRPr="00536885">
        <w:rPr>
          <w:rFonts w:ascii="Arial" w:hAnsi="Arial" w:cs="Arial"/>
          <w:sz w:val="20"/>
          <w:szCs w:val="20"/>
        </w:rPr>
        <w:t xml:space="preserve">. </w:t>
      </w:r>
      <w:r w:rsidR="00FA45A6">
        <w:rPr>
          <w:rFonts w:ascii="Arial" w:hAnsi="Arial" w:cs="Arial"/>
          <w:sz w:val="20"/>
          <w:szCs w:val="20"/>
        </w:rPr>
        <w:t xml:space="preserve">Thus, there are two subpopulations within the species, </w:t>
      </w:r>
      <w:r w:rsidR="004A428A">
        <w:rPr>
          <w:rFonts w:ascii="Arial" w:hAnsi="Arial" w:cs="Arial"/>
          <w:sz w:val="20"/>
          <w:szCs w:val="20"/>
        </w:rPr>
        <w:t xml:space="preserve">which can exchange a flux of individuals, such as when individuals can switch phenotypes during </w:t>
      </w:r>
      <w:r w:rsidR="00CB6C1F">
        <w:rPr>
          <w:rFonts w:ascii="Arial" w:hAnsi="Arial" w:cs="Arial"/>
          <w:sz w:val="20"/>
          <w:szCs w:val="20"/>
        </w:rPr>
        <w:t xml:space="preserve">their </w:t>
      </w:r>
      <w:r w:rsidR="004A428A">
        <w:rPr>
          <w:rFonts w:ascii="Arial" w:hAnsi="Arial" w:cs="Arial"/>
          <w:sz w:val="20"/>
          <w:szCs w:val="20"/>
        </w:rPr>
        <w:t xml:space="preserve">lifetime (e.g., behavioral traits) or can give birth to individuals of the other type (e.g., </w:t>
      </w:r>
      <w:r w:rsidR="00CB6C1F">
        <w:rPr>
          <w:rFonts w:ascii="Arial" w:hAnsi="Arial" w:cs="Arial"/>
          <w:sz w:val="20"/>
          <w:szCs w:val="20"/>
        </w:rPr>
        <w:t>inducible defense traits</w:t>
      </w:r>
      <w:r w:rsidR="004A428A">
        <w:rPr>
          <w:rFonts w:ascii="Arial" w:hAnsi="Arial" w:cs="Arial"/>
          <w:sz w:val="20"/>
          <w:szCs w:val="20"/>
        </w:rPr>
        <w:t>)</w:t>
      </w:r>
      <w:r w:rsidR="00CB6C1F">
        <w:rPr>
          <w:rFonts w:ascii="Arial" w:hAnsi="Arial" w:cs="Arial"/>
          <w:sz w:val="20"/>
          <w:szCs w:val="20"/>
        </w:rPr>
        <w:t xml:space="preserve">. Importantly, the subpopulations can have different interaction </w:t>
      </w:r>
      <w:r w:rsidR="006B56D5">
        <w:rPr>
          <w:noProof/>
        </w:rPr>
        <w:lastRenderedPageBreak/>
        <mc:AlternateContent>
          <mc:Choice Requires="wps">
            <w:drawing>
              <wp:anchor distT="0" distB="91440" distL="114300" distR="114300" simplePos="0" relativeHeight="251662336" behindDoc="1" locked="0" layoutInCell="1" allowOverlap="0" wp14:anchorId="27E72512" wp14:editId="0189F6CA">
                <wp:simplePos x="0" y="0"/>
                <wp:positionH relativeFrom="margin">
                  <wp:posOffset>0</wp:posOffset>
                </wp:positionH>
                <wp:positionV relativeFrom="page">
                  <wp:posOffset>3931920</wp:posOffset>
                </wp:positionV>
                <wp:extent cx="5970905" cy="1082040"/>
                <wp:effectExtent l="0" t="0" r="0" b="3810"/>
                <wp:wrapTopAndBottom/>
                <wp:docPr id="13" name="Text Box 13"/>
                <wp:cNvGraphicFramePr/>
                <a:graphic xmlns:a="http://schemas.openxmlformats.org/drawingml/2006/main">
                  <a:graphicData uri="http://schemas.microsoft.com/office/word/2010/wordprocessingShape">
                    <wps:wsp>
                      <wps:cNvSpPr txBox="1"/>
                      <wps:spPr>
                        <a:xfrm>
                          <a:off x="0" y="0"/>
                          <a:ext cx="5970905" cy="1082040"/>
                        </a:xfrm>
                        <a:prstGeom prst="rect">
                          <a:avLst/>
                        </a:prstGeom>
                        <a:solidFill>
                          <a:prstClr val="white"/>
                        </a:solidFill>
                        <a:ln>
                          <a:noFill/>
                        </a:ln>
                      </wps:spPr>
                      <wps:txbx>
                        <w:txbxContent>
                          <w:p w14:paraId="58587D92" w14:textId="38178EED" w:rsidR="00150950" w:rsidRPr="00B8213C" w:rsidRDefault="00150950" w:rsidP="00150950">
                            <w:pPr>
                              <w:pStyle w:val="Caption"/>
                              <w:rPr>
                                <w:rFonts w:ascii="Arial" w:hAnsi="Arial" w:cs="Arial"/>
                                <w:sz w:val="20"/>
                                <w:szCs w:val="20"/>
                              </w:rPr>
                            </w:pPr>
                            <w:r>
                              <w:t xml:space="preserve">Figure </w:t>
                            </w:r>
                            <w:fldSimple w:instr=" SEQ Figure \* ARABIC ">
                              <w:r w:rsidR="005E1BC5">
                                <w:rPr>
                                  <w:noProof/>
                                </w:rPr>
                                <w:t>2</w:t>
                              </w:r>
                            </w:fldSimple>
                            <w:r>
                              <w:t xml:space="preserve">: </w:t>
                            </w:r>
                            <w:r w:rsidRPr="00F30358">
                              <w:rPr>
                                <w:rFonts w:ascii="Arial" w:hAnsi="Arial" w:cs="Arial"/>
                                <w:i w:val="0"/>
                                <w:iCs w:val="0"/>
                                <w:color w:val="000000" w:themeColor="text1"/>
                              </w:rPr>
                              <w:t>Network motifs of trait-mediated interaction modification that give rise to higher-order interactions between three species. Left: Motifs derived from basic trophic interactions. Right: Motifs based on competitive interactions. (First row) Traditional motifs without intraspecific trait variation. (Second row) By adding phenotypic switching to one of the species, splitting it into two subpopulations, and letting another species influence the switching rates, we found 10 new motifs for trophic interactions and 4 for competitions. Blue double arrows represent intraspecific switching between subpopulations. Red dotted arrows represent interspecific influence on switching rates. (Third row) Coarse-graining the subpopulations results in the modification of an interspecific interaction by a third species, which gives rise to a higher-order interaction among all three species. Orange arrows represent interaction modification.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2512" id="Text Box 13" o:spid="_x0000_s1028" type="#_x0000_t202" style="position:absolute;margin-left:0;margin-top:309.6pt;width:470.15pt;height:85.2pt;z-index:-251654144;visibility:visible;mso-wrap-style:square;mso-width-percent:0;mso-height-percent:0;mso-wrap-distance-left:9pt;mso-wrap-distance-top:0;mso-wrap-distance-right:9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" o:allowoverlap="f" stroked="f">
                <v:textbox inset="0,0,0,0">
                  <w:txbxContent>
                    <w:p w14:paraId="58587D92" w14:textId="38178EED" w:rsidR="00150950" w:rsidRPr="00B8213C" w:rsidRDefault="00150950" w:rsidP="00150950">
                      <w:pPr>
                        <w:pStyle w:val="Caption"/>
                        <w:rPr>
                          <w:rFonts w:ascii="Arial" w:hAnsi="Arial" w:cs="Arial"/>
                          <w:sz w:val="20"/>
                          <w:szCs w:val="20"/>
                        </w:rPr>
                      </w:pPr>
                      <w:r>
                        <w:t xml:space="preserve">Figure </w:t>
                      </w:r>
                      <w:fldSimple w:instr=" SEQ Figure \* ARABIC ">
                        <w:r w:rsidR="005E1BC5">
                          <w:rPr>
                            <w:noProof/>
                          </w:rPr>
                          <w:t>2</w:t>
                        </w:r>
                      </w:fldSimple>
                      <w:r>
                        <w:t xml:space="preserve">: </w:t>
                      </w:r>
                      <w:r w:rsidRPr="00F30358">
                        <w:rPr>
                          <w:rFonts w:ascii="Arial" w:hAnsi="Arial" w:cs="Arial"/>
                          <w:i w:val="0"/>
                          <w:iCs w:val="0"/>
                          <w:color w:val="000000" w:themeColor="text1"/>
                        </w:rPr>
                        <w:t>Network motifs of trait-mediated interaction modification that give rise to higher-order interactions between three species. Left: Motifs derived from basic trophic interactions. Right: Motifs based on competitive interactions. (First row) Traditional motifs without intraspecific trait variation. (Second row) By adding phenotypic switching to one of the species, splitting it into two subpopulations, and letting another species influence the switching rates, we found 10 new motifs for trophic interactions and 4 for competitions. Blue double arrows represent intraspecific switching between subpopulations. Red dotted arrows represent interspecific influence on switching rates. (Third row) Coarse-graining the subpopulations results in the modification of an interspecific interaction by a third species, which gives rise to a higher-order interaction among all three species. Orange arrows represent interaction modification.</w:t>
                      </w:r>
                    </w:p>
                  </w:txbxContent>
                </v:textbox>
                <w10:wrap type="topAndBottom" anchorx="margin" anchory="page"/>
              </v:shape>
            </w:pict>
          </mc:Fallback>
        </mc:AlternateContent>
      </w:r>
      <w:r w:rsidR="00CB6C1F">
        <w:rPr>
          <w:rFonts w:ascii="Arial" w:hAnsi="Arial" w:cs="Arial"/>
          <w:sz w:val="20"/>
          <w:szCs w:val="20"/>
        </w:rPr>
        <w:t xml:space="preserve">strengths with other species (Fig.1B). </w:t>
      </w:r>
      <w:r w:rsidR="00CC4A0B">
        <w:rPr>
          <w:rFonts w:ascii="Arial" w:hAnsi="Arial" w:cs="Arial"/>
          <w:sz w:val="20"/>
          <w:szCs w:val="20"/>
        </w:rPr>
        <w:t>If we</w:t>
      </w:r>
      <w:r w:rsidR="000203B3" w:rsidRPr="00536885">
        <w:rPr>
          <w:rFonts w:ascii="Arial" w:hAnsi="Arial" w:cs="Arial"/>
          <w:sz w:val="20"/>
          <w:szCs w:val="20"/>
        </w:rPr>
        <w:t xml:space="preserve"> course-grain </w:t>
      </w:r>
      <w:r w:rsidR="00CC4A0B">
        <w:rPr>
          <w:rFonts w:ascii="Arial" w:hAnsi="Arial" w:cs="Arial"/>
          <w:sz w:val="20"/>
          <w:szCs w:val="20"/>
        </w:rPr>
        <w:t>such a heterogeneous population</w:t>
      </w:r>
      <w:r w:rsidR="000203B3" w:rsidRPr="00536885">
        <w:rPr>
          <w:rFonts w:ascii="Arial" w:hAnsi="Arial" w:cs="Arial"/>
          <w:sz w:val="20"/>
          <w:szCs w:val="20"/>
        </w:rPr>
        <w:t xml:space="preserve">, </w:t>
      </w:r>
      <w:r w:rsidR="000F3504">
        <w:rPr>
          <w:rFonts w:ascii="Arial" w:hAnsi="Arial" w:cs="Arial"/>
          <w:sz w:val="20"/>
          <w:szCs w:val="20"/>
        </w:rPr>
        <w:t>us</w:t>
      </w:r>
      <w:r w:rsidR="000203B3" w:rsidRPr="00536885">
        <w:rPr>
          <w:rFonts w:ascii="Arial" w:hAnsi="Arial" w:cs="Arial"/>
          <w:sz w:val="20"/>
          <w:szCs w:val="20"/>
        </w:rPr>
        <w:t xml:space="preserve">ing </w:t>
      </w:r>
      <w:r w:rsidR="000F3504">
        <w:rPr>
          <w:rFonts w:ascii="Arial" w:hAnsi="Arial" w:cs="Arial"/>
          <w:sz w:val="20"/>
          <w:szCs w:val="20"/>
        </w:rPr>
        <w:t xml:space="preserve">its </w:t>
      </w:r>
      <w:r w:rsidR="000203B3" w:rsidRPr="00536885">
        <w:rPr>
          <w:rFonts w:ascii="Arial" w:hAnsi="Arial" w:cs="Arial"/>
          <w:sz w:val="20"/>
          <w:szCs w:val="20"/>
        </w:rPr>
        <w:t xml:space="preserve">total population as a dynamical variable like </w:t>
      </w:r>
      <w:r w:rsidR="000F3504">
        <w:rPr>
          <w:rFonts w:ascii="Arial" w:hAnsi="Arial" w:cs="Arial"/>
          <w:sz w:val="20"/>
          <w:szCs w:val="20"/>
        </w:rPr>
        <w:t xml:space="preserve">in </w:t>
      </w:r>
      <w:r w:rsidR="000203B3" w:rsidRPr="00536885">
        <w:rPr>
          <w:rFonts w:ascii="Arial" w:hAnsi="Arial" w:cs="Arial"/>
          <w:sz w:val="20"/>
          <w:szCs w:val="20"/>
        </w:rPr>
        <w:t>a</w:t>
      </w:r>
      <w:r w:rsidR="000F3504">
        <w:rPr>
          <w:rFonts w:ascii="Arial" w:hAnsi="Arial" w:cs="Arial"/>
          <w:sz w:val="20"/>
          <w:szCs w:val="20"/>
        </w:rPr>
        <w:t xml:space="preserve"> traditional</w:t>
      </w:r>
      <w:r w:rsidR="000203B3" w:rsidRPr="00536885">
        <w:rPr>
          <w:rFonts w:ascii="Arial" w:hAnsi="Arial" w:cs="Arial"/>
          <w:sz w:val="20"/>
          <w:szCs w:val="20"/>
        </w:rPr>
        <w:t xml:space="preserve"> </w:t>
      </w:r>
      <w:proofErr w:type="spellStart"/>
      <w:r w:rsidR="000203B3" w:rsidRPr="00536885">
        <w:rPr>
          <w:rFonts w:ascii="Arial" w:hAnsi="Arial" w:cs="Arial"/>
          <w:sz w:val="20"/>
          <w:szCs w:val="20"/>
        </w:rPr>
        <w:t>Lotka</w:t>
      </w:r>
      <w:proofErr w:type="spellEnd"/>
      <w:r w:rsidR="000203B3" w:rsidRPr="00536885">
        <w:rPr>
          <w:rFonts w:ascii="Arial" w:hAnsi="Arial" w:cs="Arial"/>
          <w:sz w:val="20"/>
          <w:szCs w:val="20"/>
        </w:rPr>
        <w:t>-Volterra model (Fig</w:t>
      </w:r>
      <w:r w:rsidR="000F3504">
        <w:rPr>
          <w:rFonts w:ascii="Arial" w:hAnsi="Arial" w:cs="Arial"/>
          <w:sz w:val="20"/>
          <w:szCs w:val="20"/>
        </w:rPr>
        <w:t>.</w:t>
      </w:r>
      <w:r w:rsidR="000203B3" w:rsidRPr="00536885">
        <w:rPr>
          <w:rFonts w:ascii="Arial" w:hAnsi="Arial" w:cs="Arial"/>
          <w:sz w:val="20"/>
          <w:szCs w:val="20"/>
        </w:rPr>
        <w:t xml:space="preserve">1A), </w:t>
      </w:r>
      <w:r w:rsidR="000F3504">
        <w:rPr>
          <w:rFonts w:ascii="Arial" w:hAnsi="Arial" w:cs="Arial"/>
          <w:sz w:val="20"/>
          <w:szCs w:val="20"/>
        </w:rPr>
        <w:t>then the effective interaction strength will depend on</w:t>
      </w:r>
      <w:r w:rsidR="000203B3" w:rsidRPr="00536885">
        <w:rPr>
          <w:rFonts w:ascii="Arial" w:hAnsi="Arial" w:cs="Arial"/>
          <w:sz w:val="20"/>
          <w:szCs w:val="20"/>
        </w:rPr>
        <w:t xml:space="preserve"> the </w:t>
      </w:r>
      <w:r w:rsidR="00895C5F">
        <w:rPr>
          <w:rFonts w:ascii="Arial" w:hAnsi="Arial" w:cs="Arial"/>
          <w:sz w:val="20"/>
          <w:szCs w:val="20"/>
        </w:rPr>
        <w:t>ratio</w:t>
      </w:r>
      <w:r w:rsidR="000203B3" w:rsidRPr="00536885">
        <w:rPr>
          <w:rFonts w:ascii="Arial" w:hAnsi="Arial" w:cs="Arial"/>
          <w:sz w:val="20"/>
          <w:szCs w:val="20"/>
        </w:rPr>
        <w:t xml:space="preserve"> of the subpopulations (Fig</w:t>
      </w:r>
      <w:r w:rsidR="000F3504">
        <w:rPr>
          <w:rFonts w:ascii="Arial" w:hAnsi="Arial" w:cs="Arial"/>
          <w:sz w:val="20"/>
          <w:szCs w:val="20"/>
        </w:rPr>
        <w:t>.</w:t>
      </w:r>
      <w:r w:rsidR="000203B3" w:rsidRPr="00536885">
        <w:rPr>
          <w:rFonts w:ascii="Arial" w:hAnsi="Arial" w:cs="Arial"/>
          <w:sz w:val="20"/>
          <w:szCs w:val="20"/>
        </w:rPr>
        <w:t xml:space="preserve">1C). </w:t>
      </w:r>
      <w:r w:rsidR="000F3504">
        <w:rPr>
          <w:rFonts w:ascii="Arial" w:hAnsi="Arial" w:cs="Arial"/>
          <w:sz w:val="20"/>
          <w:szCs w:val="20"/>
        </w:rPr>
        <w:t xml:space="preserve">Because this </w:t>
      </w:r>
      <w:r w:rsidR="00895C5F">
        <w:rPr>
          <w:rFonts w:ascii="Arial" w:hAnsi="Arial" w:cs="Arial"/>
          <w:sz w:val="20"/>
          <w:szCs w:val="20"/>
        </w:rPr>
        <w:t xml:space="preserve">ratio can change over time due to </w:t>
      </w:r>
      <w:r w:rsidR="006936AA">
        <w:rPr>
          <w:rFonts w:ascii="Arial" w:hAnsi="Arial" w:cs="Arial"/>
          <w:sz w:val="20"/>
          <w:szCs w:val="20"/>
        </w:rPr>
        <w:t>different</w:t>
      </w:r>
      <w:r w:rsidR="00E94A3C">
        <w:rPr>
          <w:rFonts w:ascii="Arial" w:hAnsi="Arial" w:cs="Arial"/>
          <w:sz w:val="20"/>
          <w:szCs w:val="20"/>
        </w:rPr>
        <w:t xml:space="preserve"> reasons, such as preferential consumption by the predator or plastic response to </w:t>
      </w:r>
      <w:r w:rsidR="00CB0329">
        <w:rPr>
          <w:rFonts w:ascii="Arial" w:hAnsi="Arial" w:cs="Arial"/>
          <w:sz w:val="20"/>
          <w:szCs w:val="20"/>
        </w:rPr>
        <w:t xml:space="preserve">the environment and other species, the effective interaction </w:t>
      </w:r>
      <w:r w:rsidR="0096505F">
        <w:rPr>
          <w:rFonts w:ascii="Arial" w:hAnsi="Arial" w:cs="Arial"/>
          <w:sz w:val="20"/>
          <w:szCs w:val="20"/>
        </w:rPr>
        <w:t>strength can be dynamically modified.</w:t>
      </w:r>
    </w:p>
    <w:p w14:paraId="5F3EF9A6" w14:textId="67969F0D" w:rsidR="004814AB" w:rsidRDefault="00CF5646" w:rsidP="007E1B1F">
      <w:pPr>
        <w:pStyle w:val="ListParagraph"/>
        <w:widowControl w:val="0"/>
        <w:spacing w:after="120"/>
        <w:ind w:left="0"/>
        <w:contextualSpacing w:val="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60288" behindDoc="0" locked="0" layoutInCell="1" allowOverlap="0" wp14:anchorId="1BA9D90F" wp14:editId="6DB2DB0A">
                <wp:simplePos x="0" y="0"/>
                <wp:positionH relativeFrom="column">
                  <wp:align>center</wp:align>
                </wp:positionH>
                <wp:positionV relativeFrom="margin">
                  <wp:posOffset>0</wp:posOffset>
                </wp:positionV>
                <wp:extent cx="5148072" cy="29718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5148072" cy="2971800"/>
                          <a:chOff x="0" y="0"/>
                          <a:chExt cx="5145405" cy="2971800"/>
                        </a:xfrm>
                      </wpg:grpSpPr>
                      <pic:pic xmlns:pic="http://schemas.openxmlformats.org/drawingml/2006/picture">
                        <pic:nvPicPr>
                          <pic:cNvPr id="3" name="Picture 3" descr="Scatter chart&#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317240" y="0"/>
                            <a:ext cx="1828165" cy="2971800"/>
                          </a:xfrm>
                          <a:prstGeom prst="rect">
                            <a:avLst/>
                          </a:prstGeom>
                        </pic:spPr>
                      </pic:pic>
                    </wpg:wgp>
                  </a:graphicData>
                </a:graphic>
                <wp14:sizeRelH relativeFrom="margin">
                  <wp14:pctWidth>0</wp14:pctWidth>
                </wp14:sizeRelH>
              </wp:anchor>
            </w:drawing>
          </mc:Choice>
          <mc:Fallback>
            <w:pict>
              <v:group w14:anchorId="3046D702" id="Group 12" o:spid="_x0000_s1026" style="position:absolute;margin-left:0;margin-top:0;width:405.35pt;height:234pt;z-index:251660288;mso-position-horizontal:center;mso-position-vertical-relative:margin;mso-width-relative:margin" coordsize="51454,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" o:allowoverlap="f">
                <v:shape id="Picture 3" o:spid="_x0000_s1027" type="#_x0000_t75" alt="Scatter chart&#10;&#10;Description automatically generated with medium confidence" style="position:absolute;width:29718;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">
                  <v:imagedata r:id="rId18" o:title="Scatter chart&#10;&#10;Description automatically generated with medium confidence"/>
                </v:shape>
                <v:shape id="Picture 9" o:spid="_x0000_s1028" type="#_x0000_t75" style="position:absolute;left:33172;width:18282;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">
                  <v:imagedata r:id="rId19" o:title=""/>
                </v:shape>
                <w10:wrap type="topAndBottom" anchory="margin"/>
              </v:group>
            </w:pict>
          </mc:Fallback>
        </mc:AlternateContent>
      </w:r>
      <w:r w:rsidR="004943C2">
        <w:rPr>
          <w:rFonts w:ascii="Arial" w:hAnsi="Arial" w:cs="Arial"/>
          <w:sz w:val="20"/>
          <w:szCs w:val="20"/>
        </w:rPr>
        <w:t xml:space="preserve">Although </w:t>
      </w:r>
      <w:r w:rsidR="006936AA">
        <w:rPr>
          <w:rFonts w:ascii="Arial" w:hAnsi="Arial" w:cs="Arial"/>
          <w:sz w:val="20"/>
          <w:szCs w:val="20"/>
        </w:rPr>
        <w:t>TMIM</w:t>
      </w:r>
      <w:r w:rsidR="00380E87">
        <w:rPr>
          <w:rFonts w:ascii="Arial" w:hAnsi="Arial" w:cs="Arial"/>
          <w:sz w:val="20"/>
          <w:szCs w:val="20"/>
        </w:rPr>
        <w:t>s</w:t>
      </w:r>
      <w:r w:rsidR="006936AA">
        <w:rPr>
          <w:rFonts w:ascii="Arial" w:hAnsi="Arial" w:cs="Arial"/>
          <w:sz w:val="20"/>
          <w:szCs w:val="20"/>
        </w:rPr>
        <w:t xml:space="preserve"> </w:t>
      </w:r>
      <w:r w:rsidR="004943C2" w:rsidRPr="00F30358">
        <w:rPr>
          <w:rFonts w:ascii="Arial" w:hAnsi="Arial" w:cs="Arial"/>
          <w:sz w:val="20"/>
          <w:szCs w:val="20"/>
        </w:rPr>
        <w:t>have been studied</w:t>
      </w:r>
      <w:r w:rsidR="004943C2">
        <w:rPr>
          <w:rFonts w:ascii="Arial" w:hAnsi="Arial" w:cs="Arial"/>
          <w:sz w:val="20"/>
          <w:szCs w:val="20"/>
        </w:rPr>
        <w:t xml:space="preserve"> in a few ecological examples (</w:t>
      </w:r>
      <w:r w:rsidR="004943C2" w:rsidRPr="006A36FA">
        <w:rPr>
          <w:rFonts w:ascii="Arial" w:hAnsi="Arial" w:cs="Arial"/>
          <w:sz w:val="20"/>
          <w:szCs w:val="20"/>
          <w:highlight w:val="yellow"/>
        </w:rPr>
        <w:t>refs</w:t>
      </w:r>
      <w:r w:rsidR="004943C2">
        <w:rPr>
          <w:rFonts w:ascii="Arial" w:hAnsi="Arial" w:cs="Arial"/>
          <w:sz w:val="20"/>
          <w:szCs w:val="20"/>
        </w:rPr>
        <w:t>)</w:t>
      </w:r>
      <w:r w:rsidR="004943C2" w:rsidRPr="00F30358">
        <w:rPr>
          <w:rFonts w:ascii="Arial" w:hAnsi="Arial" w:cs="Arial"/>
          <w:sz w:val="20"/>
          <w:szCs w:val="20"/>
        </w:rPr>
        <w:t xml:space="preserve">, </w:t>
      </w:r>
      <w:r w:rsidR="004943C2">
        <w:rPr>
          <w:rFonts w:ascii="Arial" w:hAnsi="Arial" w:cs="Arial"/>
          <w:sz w:val="20"/>
          <w:szCs w:val="20"/>
        </w:rPr>
        <w:t xml:space="preserve">there </w:t>
      </w:r>
      <w:r w:rsidR="004943C2" w:rsidRPr="00F30358">
        <w:rPr>
          <w:rFonts w:ascii="Arial" w:hAnsi="Arial" w:cs="Arial"/>
          <w:sz w:val="20"/>
          <w:szCs w:val="20"/>
        </w:rPr>
        <w:t>lack</w:t>
      </w:r>
      <w:r w:rsidR="004943C2">
        <w:rPr>
          <w:rFonts w:ascii="Arial" w:hAnsi="Arial" w:cs="Arial"/>
          <w:sz w:val="20"/>
          <w:szCs w:val="20"/>
        </w:rPr>
        <w:t>s</w:t>
      </w:r>
      <w:r w:rsidR="004943C2" w:rsidRPr="00F30358">
        <w:rPr>
          <w:rFonts w:ascii="Arial" w:hAnsi="Arial" w:cs="Arial"/>
          <w:sz w:val="20"/>
          <w:szCs w:val="20"/>
        </w:rPr>
        <w:t xml:space="preserve"> a theoretical framework for classifying different </w:t>
      </w:r>
      <w:r w:rsidR="00380E87">
        <w:rPr>
          <w:rFonts w:ascii="Arial" w:hAnsi="Arial" w:cs="Arial"/>
          <w:sz w:val="20"/>
          <w:szCs w:val="20"/>
        </w:rPr>
        <w:t>patterns</w:t>
      </w:r>
      <w:r w:rsidR="004943C2" w:rsidRPr="00F30358">
        <w:rPr>
          <w:rFonts w:ascii="Arial" w:hAnsi="Arial" w:cs="Arial"/>
          <w:sz w:val="20"/>
          <w:szCs w:val="20"/>
        </w:rPr>
        <w:t xml:space="preserve"> </w:t>
      </w:r>
      <w:r w:rsidR="00380E87">
        <w:rPr>
          <w:rFonts w:ascii="Arial" w:hAnsi="Arial" w:cs="Arial"/>
          <w:sz w:val="20"/>
          <w:szCs w:val="20"/>
        </w:rPr>
        <w:t>by which the</w:t>
      </w:r>
      <w:r w:rsidR="004943C2" w:rsidRPr="00F30358">
        <w:rPr>
          <w:rFonts w:ascii="Arial" w:hAnsi="Arial" w:cs="Arial"/>
          <w:sz w:val="20"/>
          <w:szCs w:val="20"/>
        </w:rPr>
        <w:t xml:space="preserve"> interactions </w:t>
      </w:r>
      <w:r w:rsidR="00380E87">
        <w:rPr>
          <w:rFonts w:ascii="Arial" w:hAnsi="Arial" w:cs="Arial"/>
          <w:sz w:val="20"/>
          <w:szCs w:val="20"/>
        </w:rPr>
        <w:t>ar</w:t>
      </w:r>
      <w:r w:rsidR="004943C2" w:rsidRPr="00F30358">
        <w:rPr>
          <w:rFonts w:ascii="Arial" w:hAnsi="Arial" w:cs="Arial"/>
          <w:sz w:val="20"/>
          <w:szCs w:val="20"/>
        </w:rPr>
        <w:t xml:space="preserve">e modified. </w:t>
      </w:r>
      <w:r w:rsidR="004943C2">
        <w:rPr>
          <w:rFonts w:ascii="Arial" w:hAnsi="Arial" w:cs="Arial"/>
          <w:sz w:val="20"/>
          <w:szCs w:val="20"/>
        </w:rPr>
        <w:t>We</w:t>
      </w:r>
      <w:r w:rsidR="004943C2" w:rsidRPr="00F30358">
        <w:rPr>
          <w:rFonts w:ascii="Arial" w:hAnsi="Arial" w:cs="Arial"/>
          <w:sz w:val="20"/>
          <w:szCs w:val="20"/>
        </w:rPr>
        <w:t xml:space="preserve"> will provide such a framework</w:t>
      </w:r>
      <w:r w:rsidR="004943C2">
        <w:rPr>
          <w:rFonts w:ascii="Arial" w:hAnsi="Arial" w:cs="Arial"/>
          <w:sz w:val="20"/>
          <w:szCs w:val="20"/>
        </w:rPr>
        <w:t xml:space="preserve"> by systematically constructing </w:t>
      </w:r>
      <w:r w:rsidR="004943C2" w:rsidRPr="00380E87">
        <w:rPr>
          <w:rFonts w:ascii="Arial" w:hAnsi="Arial" w:cs="Arial"/>
          <w:i/>
          <w:iCs/>
          <w:sz w:val="20"/>
          <w:szCs w:val="20"/>
        </w:rPr>
        <w:t>network motifs</w:t>
      </w:r>
      <w:r w:rsidR="004943C2">
        <w:rPr>
          <w:rFonts w:ascii="Arial" w:hAnsi="Arial" w:cs="Arial"/>
          <w:sz w:val="20"/>
          <w:szCs w:val="20"/>
        </w:rPr>
        <w:t xml:space="preserve"> of </w:t>
      </w:r>
      <w:r w:rsidR="00380E87">
        <w:rPr>
          <w:rFonts w:ascii="Arial" w:hAnsi="Arial" w:cs="Arial"/>
          <w:sz w:val="20"/>
          <w:szCs w:val="20"/>
        </w:rPr>
        <w:t>TMIM</w:t>
      </w:r>
      <w:r w:rsidR="004943C2" w:rsidRPr="00F30358">
        <w:rPr>
          <w:rFonts w:ascii="Arial" w:hAnsi="Arial" w:cs="Arial"/>
          <w:sz w:val="20"/>
          <w:szCs w:val="20"/>
        </w:rPr>
        <w:t>. The simplest examples involve three species, which may</w:t>
      </w:r>
      <w:r w:rsidR="004943C2">
        <w:rPr>
          <w:rFonts w:ascii="Arial" w:hAnsi="Arial" w:cs="Arial"/>
          <w:sz w:val="20"/>
          <w:szCs w:val="20"/>
        </w:rPr>
        <w:t xml:space="preserve"> already</w:t>
      </w:r>
      <w:r w:rsidR="004943C2" w:rsidRPr="00F30358">
        <w:rPr>
          <w:rFonts w:ascii="Arial" w:hAnsi="Arial" w:cs="Arial"/>
          <w:sz w:val="20"/>
          <w:szCs w:val="20"/>
        </w:rPr>
        <w:t xml:space="preserve"> </w:t>
      </w:r>
      <w:r w:rsidR="004943C2">
        <w:rPr>
          <w:rFonts w:ascii="Arial" w:hAnsi="Arial" w:cs="Arial"/>
          <w:sz w:val="20"/>
          <w:szCs w:val="20"/>
        </w:rPr>
        <w:t>form different interaction patterns in the absence of</w:t>
      </w:r>
      <w:r w:rsidR="004943C2" w:rsidRPr="00F30358">
        <w:rPr>
          <w:rFonts w:ascii="Arial" w:hAnsi="Arial" w:cs="Arial"/>
          <w:sz w:val="20"/>
          <w:szCs w:val="20"/>
        </w:rPr>
        <w:t xml:space="preserve"> trait-mediated effects</w:t>
      </w:r>
      <w:r w:rsidR="004943C2">
        <w:rPr>
          <w:rFonts w:ascii="Arial" w:hAnsi="Arial" w:cs="Arial"/>
          <w:sz w:val="20"/>
          <w:szCs w:val="20"/>
        </w:rPr>
        <w:t xml:space="preserve"> (</w:t>
      </w:r>
      <w:r w:rsidR="004943C2" w:rsidRPr="00384AD0">
        <w:rPr>
          <w:rFonts w:ascii="Arial" w:hAnsi="Arial" w:cs="Arial"/>
          <w:color w:val="4472C4" w:themeColor="accent1"/>
          <w:sz w:val="20"/>
          <w:szCs w:val="20"/>
        </w:rPr>
        <w:t>Fig.2</w:t>
      </w:r>
      <w:r w:rsidR="004943C2">
        <w:rPr>
          <w:rFonts w:ascii="Arial" w:hAnsi="Arial" w:cs="Arial"/>
          <w:sz w:val="20"/>
          <w:szCs w:val="20"/>
        </w:rPr>
        <w:t xml:space="preserve"> top row)</w:t>
      </w:r>
      <w:r w:rsidR="004943C2" w:rsidRPr="00F30358">
        <w:rPr>
          <w:rFonts w:ascii="Arial" w:hAnsi="Arial" w:cs="Arial"/>
          <w:sz w:val="20"/>
          <w:szCs w:val="20"/>
        </w:rPr>
        <w:t>. For example, one predator feeding on two prey species</w:t>
      </w:r>
      <w:r w:rsidR="004943C2">
        <w:rPr>
          <w:rFonts w:ascii="Arial" w:hAnsi="Arial" w:cs="Arial"/>
          <w:sz w:val="20"/>
          <w:szCs w:val="20"/>
        </w:rPr>
        <w:t xml:space="preserve"> </w:t>
      </w:r>
      <w:r w:rsidR="004943C2" w:rsidRPr="00F30358">
        <w:rPr>
          <w:rFonts w:ascii="Arial" w:hAnsi="Arial" w:cs="Arial"/>
          <w:sz w:val="20"/>
          <w:szCs w:val="20"/>
        </w:rPr>
        <w:t>form</w:t>
      </w:r>
      <w:r w:rsidR="00080A7D">
        <w:rPr>
          <w:rFonts w:ascii="Arial" w:hAnsi="Arial" w:cs="Arial"/>
          <w:sz w:val="20"/>
          <w:szCs w:val="20"/>
        </w:rPr>
        <w:t>s</w:t>
      </w:r>
      <w:r w:rsidR="004943C2" w:rsidRPr="00F30358">
        <w:rPr>
          <w:rFonts w:ascii="Arial" w:hAnsi="Arial" w:cs="Arial"/>
          <w:sz w:val="20"/>
          <w:szCs w:val="20"/>
        </w:rPr>
        <w:t xml:space="preserve"> a</w:t>
      </w:r>
      <w:r w:rsidR="004943C2">
        <w:rPr>
          <w:rFonts w:ascii="Arial" w:hAnsi="Arial" w:cs="Arial"/>
          <w:sz w:val="20"/>
          <w:szCs w:val="20"/>
        </w:rPr>
        <w:t>n</w:t>
      </w:r>
      <w:r w:rsidR="004943C2" w:rsidRPr="00F30358">
        <w:rPr>
          <w:rFonts w:ascii="Arial" w:hAnsi="Arial" w:cs="Arial"/>
          <w:sz w:val="20"/>
          <w:szCs w:val="20"/>
        </w:rPr>
        <w:t xml:space="preserve"> “apparent competition”, </w:t>
      </w:r>
      <w:r w:rsidR="004943C2">
        <w:rPr>
          <w:rFonts w:ascii="Arial" w:hAnsi="Arial" w:cs="Arial"/>
          <w:sz w:val="20"/>
          <w:szCs w:val="20"/>
        </w:rPr>
        <w:t>and</w:t>
      </w:r>
      <w:r w:rsidR="004943C2" w:rsidRPr="00F30358">
        <w:rPr>
          <w:rFonts w:ascii="Arial" w:hAnsi="Arial" w:cs="Arial"/>
          <w:sz w:val="20"/>
          <w:szCs w:val="20"/>
        </w:rPr>
        <w:t xml:space="preserve"> two predators competing for one prey</w:t>
      </w:r>
      <w:r w:rsidR="004943C2">
        <w:rPr>
          <w:rFonts w:ascii="Arial" w:hAnsi="Arial" w:cs="Arial"/>
          <w:sz w:val="20"/>
          <w:szCs w:val="20"/>
        </w:rPr>
        <w:t xml:space="preserve"> </w:t>
      </w:r>
      <w:r w:rsidR="004943C2" w:rsidRPr="00F30358">
        <w:rPr>
          <w:rFonts w:ascii="Arial" w:hAnsi="Arial" w:cs="Arial"/>
          <w:sz w:val="20"/>
          <w:szCs w:val="20"/>
        </w:rPr>
        <w:t>form</w:t>
      </w:r>
      <w:r w:rsidR="00080A7D">
        <w:rPr>
          <w:rFonts w:ascii="Arial" w:hAnsi="Arial" w:cs="Arial"/>
          <w:sz w:val="20"/>
          <w:szCs w:val="20"/>
        </w:rPr>
        <w:t>s</w:t>
      </w:r>
      <w:r w:rsidR="004943C2">
        <w:rPr>
          <w:rFonts w:ascii="Arial" w:hAnsi="Arial" w:cs="Arial"/>
          <w:sz w:val="20"/>
          <w:szCs w:val="20"/>
        </w:rPr>
        <w:t xml:space="preserve"> an</w:t>
      </w:r>
      <w:r w:rsidR="004943C2" w:rsidRPr="00F30358">
        <w:rPr>
          <w:rFonts w:ascii="Arial" w:hAnsi="Arial" w:cs="Arial"/>
          <w:sz w:val="20"/>
          <w:szCs w:val="20"/>
        </w:rPr>
        <w:t xml:space="preserve"> “exploitative competition” </w:t>
      </w:r>
      <w:sdt>
        <w:sdtPr>
          <w:rPr>
            <w:rFonts w:ascii="Arial" w:hAnsi="Arial" w:cs="Arial"/>
            <w:sz w:val="20"/>
            <w:szCs w:val="20"/>
          </w:rPr>
          <w:tag w:val="MENDELEY_CITATION_v3_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"/>
          <w:id w:val="-1006279090"/>
          <w:placeholder>
            <w:docPart w:val="E4CF0FBB194F48B0941E2EE6DA0CCDD2"/>
          </w:placeholder>
        </w:sdtPr>
        <w:sdtContent>
          <w:r w:rsidR="004943C2" w:rsidRPr="00F30358">
            <w:rPr>
              <w:rFonts w:ascii="Arial" w:eastAsia="Times New Roman" w:hAnsi="Arial" w:cs="Arial"/>
              <w:sz w:val="20"/>
              <w:szCs w:val="20"/>
            </w:rPr>
            <w:t>(</w:t>
          </w:r>
          <w:proofErr w:type="spellStart"/>
          <w:r w:rsidR="004943C2" w:rsidRPr="00F30358">
            <w:rPr>
              <w:rFonts w:ascii="Arial" w:eastAsia="Times New Roman" w:hAnsi="Arial" w:cs="Arial"/>
              <w:sz w:val="20"/>
              <w:szCs w:val="20"/>
            </w:rPr>
            <w:t>Schoener</w:t>
          </w:r>
          <w:proofErr w:type="spellEnd"/>
          <w:r w:rsidR="004943C2" w:rsidRPr="00F30358">
            <w:rPr>
              <w:rFonts w:ascii="Arial" w:eastAsia="Times New Roman" w:hAnsi="Arial" w:cs="Arial"/>
              <w:sz w:val="20"/>
              <w:szCs w:val="20"/>
            </w:rPr>
            <w:t xml:space="preserve"> &amp; Spiller, 2012)</w:t>
          </w:r>
        </w:sdtContent>
      </w:sdt>
      <w:r w:rsidR="004943C2" w:rsidRPr="00F30358">
        <w:rPr>
          <w:rFonts w:ascii="Arial" w:hAnsi="Arial" w:cs="Arial"/>
          <w:sz w:val="20"/>
          <w:szCs w:val="20"/>
        </w:rPr>
        <w:t xml:space="preserve">. </w:t>
      </w:r>
      <w:r w:rsidR="004943C2">
        <w:rPr>
          <w:rFonts w:ascii="Arial" w:hAnsi="Arial" w:cs="Arial"/>
          <w:sz w:val="20"/>
          <w:szCs w:val="20"/>
        </w:rPr>
        <w:t xml:space="preserve">On top of these patterns, we may consider </w:t>
      </w:r>
      <w:r w:rsidR="004943C2" w:rsidRPr="00F30358">
        <w:rPr>
          <w:rFonts w:ascii="Arial" w:hAnsi="Arial" w:cs="Arial"/>
          <w:sz w:val="20"/>
          <w:szCs w:val="20"/>
        </w:rPr>
        <w:t xml:space="preserve">trait </w:t>
      </w:r>
      <w:r w:rsidR="004943C2">
        <w:rPr>
          <w:rFonts w:ascii="Arial" w:hAnsi="Arial" w:cs="Arial"/>
          <w:sz w:val="20"/>
          <w:szCs w:val="20"/>
        </w:rPr>
        <w:t>variation</w:t>
      </w:r>
      <w:r w:rsidR="00204D3E">
        <w:rPr>
          <w:rFonts w:ascii="Arial" w:hAnsi="Arial" w:cs="Arial"/>
          <w:sz w:val="20"/>
          <w:szCs w:val="20"/>
        </w:rPr>
        <w:t xml:space="preserve"> and dynamic shifts</w:t>
      </w:r>
      <w:r w:rsidR="004943C2" w:rsidRPr="00F30358">
        <w:rPr>
          <w:rFonts w:ascii="Arial" w:hAnsi="Arial" w:cs="Arial"/>
          <w:sz w:val="20"/>
          <w:szCs w:val="20"/>
        </w:rPr>
        <w:t xml:space="preserve"> </w:t>
      </w:r>
      <w:r w:rsidR="00204D3E">
        <w:rPr>
          <w:rFonts w:ascii="Arial" w:hAnsi="Arial" w:cs="Arial"/>
          <w:sz w:val="20"/>
          <w:szCs w:val="20"/>
        </w:rPr>
        <w:t>with</w:t>
      </w:r>
      <w:r w:rsidR="004943C2">
        <w:rPr>
          <w:rFonts w:ascii="Arial" w:hAnsi="Arial" w:cs="Arial"/>
          <w:sz w:val="20"/>
          <w:szCs w:val="20"/>
        </w:rPr>
        <w:t>in</w:t>
      </w:r>
      <w:r w:rsidR="004943C2" w:rsidRPr="00F30358">
        <w:rPr>
          <w:rFonts w:ascii="Arial" w:hAnsi="Arial" w:cs="Arial"/>
          <w:sz w:val="20"/>
          <w:szCs w:val="20"/>
        </w:rPr>
        <w:t xml:space="preserve"> any of the</w:t>
      </w:r>
      <w:r w:rsidR="00204D3E">
        <w:rPr>
          <w:rFonts w:ascii="Arial" w:hAnsi="Arial" w:cs="Arial"/>
          <w:sz w:val="20"/>
          <w:szCs w:val="20"/>
        </w:rPr>
        <w:t>se</w:t>
      </w:r>
      <w:r w:rsidR="004943C2" w:rsidRPr="00F30358">
        <w:rPr>
          <w:rFonts w:ascii="Arial" w:hAnsi="Arial" w:cs="Arial"/>
          <w:sz w:val="20"/>
          <w:szCs w:val="20"/>
        </w:rPr>
        <w:t xml:space="preserve"> species</w:t>
      </w:r>
      <w:r w:rsidR="00204D3E">
        <w:rPr>
          <w:rFonts w:ascii="Arial" w:hAnsi="Arial" w:cs="Arial"/>
          <w:sz w:val="20"/>
          <w:szCs w:val="20"/>
        </w:rPr>
        <w:t>.</w:t>
      </w:r>
      <w:r w:rsidR="004943C2" w:rsidRPr="00F30358">
        <w:rPr>
          <w:rFonts w:ascii="Arial" w:hAnsi="Arial" w:cs="Arial"/>
          <w:sz w:val="20"/>
          <w:szCs w:val="20"/>
        </w:rPr>
        <w:t xml:space="preserve"> </w:t>
      </w:r>
      <w:r w:rsidR="00204D3E">
        <w:rPr>
          <w:rFonts w:ascii="Arial" w:hAnsi="Arial" w:cs="Arial"/>
          <w:sz w:val="20"/>
          <w:szCs w:val="20"/>
        </w:rPr>
        <w:t xml:space="preserve">Such trait shifts within one species </w:t>
      </w:r>
      <w:r w:rsidR="004943C2">
        <w:rPr>
          <w:rFonts w:ascii="Arial" w:hAnsi="Arial" w:cs="Arial"/>
          <w:sz w:val="20"/>
          <w:szCs w:val="20"/>
        </w:rPr>
        <w:t xml:space="preserve">can </w:t>
      </w:r>
      <w:r w:rsidR="00204D3E">
        <w:rPr>
          <w:rFonts w:ascii="Arial" w:hAnsi="Arial" w:cs="Arial"/>
          <w:sz w:val="20"/>
          <w:szCs w:val="20"/>
        </w:rPr>
        <w:t xml:space="preserve">also </w:t>
      </w:r>
      <w:r w:rsidR="004943C2">
        <w:rPr>
          <w:rFonts w:ascii="Arial" w:hAnsi="Arial" w:cs="Arial"/>
          <w:sz w:val="20"/>
          <w:szCs w:val="20"/>
        </w:rPr>
        <w:t>be influenced</w:t>
      </w:r>
      <w:r w:rsidR="004943C2" w:rsidRPr="00F30358">
        <w:rPr>
          <w:rFonts w:ascii="Arial" w:hAnsi="Arial" w:cs="Arial"/>
          <w:sz w:val="20"/>
          <w:szCs w:val="20"/>
        </w:rPr>
        <w:t xml:space="preserve"> by </w:t>
      </w:r>
      <w:r w:rsidR="00204D3E">
        <w:rPr>
          <w:rFonts w:ascii="Arial" w:hAnsi="Arial" w:cs="Arial"/>
          <w:sz w:val="20"/>
          <w:szCs w:val="20"/>
        </w:rPr>
        <w:t>another</w:t>
      </w:r>
      <w:r w:rsidR="004943C2" w:rsidRPr="00F30358">
        <w:rPr>
          <w:rFonts w:ascii="Arial" w:hAnsi="Arial" w:cs="Arial"/>
          <w:sz w:val="20"/>
          <w:szCs w:val="20"/>
        </w:rPr>
        <w:t xml:space="preserve"> species. Th</w:t>
      </w:r>
      <w:r w:rsidR="004943C2">
        <w:rPr>
          <w:rFonts w:ascii="Arial" w:hAnsi="Arial" w:cs="Arial"/>
          <w:sz w:val="20"/>
          <w:szCs w:val="20"/>
        </w:rPr>
        <w:t xml:space="preserve">is </w:t>
      </w:r>
      <w:r w:rsidR="00B127A9">
        <w:rPr>
          <w:rFonts w:ascii="Arial" w:hAnsi="Arial" w:cs="Arial"/>
          <w:sz w:val="20"/>
          <w:szCs w:val="20"/>
        </w:rPr>
        <w:t>leads</w:t>
      </w:r>
      <w:r w:rsidR="004943C2">
        <w:rPr>
          <w:rFonts w:ascii="Arial" w:hAnsi="Arial" w:cs="Arial"/>
          <w:sz w:val="20"/>
          <w:szCs w:val="20"/>
        </w:rPr>
        <w:t xml:space="preserve"> us to </w:t>
      </w:r>
      <w:r w:rsidR="004943C2" w:rsidRPr="00F30358">
        <w:rPr>
          <w:rFonts w:ascii="Arial" w:hAnsi="Arial" w:cs="Arial"/>
          <w:sz w:val="20"/>
          <w:szCs w:val="20"/>
        </w:rPr>
        <w:t xml:space="preserve">a </w:t>
      </w:r>
      <w:r w:rsidR="004943C2">
        <w:rPr>
          <w:rFonts w:ascii="Arial" w:hAnsi="Arial" w:cs="Arial"/>
          <w:sz w:val="20"/>
          <w:szCs w:val="20"/>
        </w:rPr>
        <w:t>table</w:t>
      </w:r>
      <w:r w:rsidR="004943C2" w:rsidRPr="00F30358">
        <w:rPr>
          <w:rFonts w:ascii="Arial" w:hAnsi="Arial" w:cs="Arial"/>
          <w:sz w:val="20"/>
          <w:szCs w:val="20"/>
        </w:rPr>
        <w:t xml:space="preserve"> of </w:t>
      </w:r>
      <w:r w:rsidR="004943C2">
        <w:rPr>
          <w:rFonts w:ascii="Arial" w:hAnsi="Arial" w:cs="Arial"/>
          <w:sz w:val="20"/>
          <w:szCs w:val="20"/>
        </w:rPr>
        <w:t>basic</w:t>
      </w:r>
      <w:r w:rsidR="004943C2" w:rsidRPr="00F30358">
        <w:rPr>
          <w:rFonts w:ascii="Arial" w:hAnsi="Arial" w:cs="Arial"/>
          <w:sz w:val="20"/>
          <w:szCs w:val="20"/>
        </w:rPr>
        <w:t xml:space="preserve"> motifs for trait-mediated interaction modification</w:t>
      </w:r>
      <w:r w:rsidR="004943C2">
        <w:rPr>
          <w:rFonts w:ascii="Arial" w:hAnsi="Arial" w:cs="Arial"/>
          <w:sz w:val="20"/>
          <w:szCs w:val="20"/>
        </w:rPr>
        <w:t>s (</w:t>
      </w:r>
      <w:r w:rsidR="004943C2" w:rsidRPr="00384AD0">
        <w:rPr>
          <w:rFonts w:ascii="Arial" w:hAnsi="Arial" w:cs="Arial"/>
          <w:color w:val="4472C4" w:themeColor="accent1"/>
          <w:sz w:val="20"/>
          <w:szCs w:val="20"/>
        </w:rPr>
        <w:t>Fig.2</w:t>
      </w:r>
      <w:r w:rsidR="004943C2">
        <w:rPr>
          <w:rFonts w:ascii="Arial" w:hAnsi="Arial" w:cs="Arial"/>
          <w:sz w:val="20"/>
          <w:szCs w:val="20"/>
        </w:rPr>
        <w:t xml:space="preserve"> middle row)</w:t>
      </w:r>
      <w:r w:rsidR="004943C2" w:rsidRPr="00F30358">
        <w:rPr>
          <w:rFonts w:ascii="Arial" w:hAnsi="Arial" w:cs="Arial"/>
          <w:sz w:val="20"/>
          <w:szCs w:val="20"/>
        </w:rPr>
        <w:t>.</w:t>
      </w:r>
      <w:r w:rsidR="004943C2">
        <w:rPr>
          <w:rFonts w:ascii="Arial" w:hAnsi="Arial" w:cs="Arial"/>
          <w:sz w:val="20"/>
          <w:szCs w:val="20"/>
        </w:rPr>
        <w:t xml:space="preserve"> We will consider both trophic interactions (</w:t>
      </w:r>
      <w:r w:rsidR="004943C2" w:rsidRPr="00384AD0">
        <w:rPr>
          <w:rFonts w:ascii="Arial" w:hAnsi="Arial" w:cs="Arial"/>
          <w:color w:val="4472C4" w:themeColor="accent1"/>
          <w:sz w:val="20"/>
          <w:szCs w:val="20"/>
        </w:rPr>
        <w:t>Fig.2</w:t>
      </w:r>
      <w:r w:rsidR="004943C2">
        <w:rPr>
          <w:rFonts w:ascii="Arial" w:hAnsi="Arial" w:cs="Arial"/>
          <w:sz w:val="20"/>
          <w:szCs w:val="20"/>
        </w:rPr>
        <w:t xml:space="preserve"> left</w:t>
      </w:r>
      <w:r w:rsidR="00080A7D">
        <w:rPr>
          <w:rFonts w:ascii="Arial" w:hAnsi="Arial" w:cs="Arial"/>
          <w:sz w:val="20"/>
          <w:szCs w:val="20"/>
        </w:rPr>
        <w:t xml:space="preserve"> panel</w:t>
      </w:r>
      <w:r w:rsidR="004943C2">
        <w:rPr>
          <w:rFonts w:ascii="Arial" w:hAnsi="Arial" w:cs="Arial"/>
          <w:sz w:val="20"/>
          <w:szCs w:val="20"/>
        </w:rPr>
        <w:t>) and competitive interactions (right).</w:t>
      </w:r>
      <w:r w:rsidR="004943C2" w:rsidRPr="00F30358">
        <w:rPr>
          <w:rFonts w:ascii="Arial" w:hAnsi="Arial" w:cs="Arial"/>
          <w:sz w:val="20"/>
          <w:szCs w:val="20"/>
        </w:rPr>
        <w:t xml:space="preserve"> Mathematically, </w:t>
      </w:r>
      <w:r w:rsidR="004943C2">
        <w:rPr>
          <w:rFonts w:ascii="Arial" w:hAnsi="Arial" w:cs="Arial"/>
          <w:sz w:val="20"/>
          <w:szCs w:val="20"/>
        </w:rPr>
        <w:t>competitive</w:t>
      </w:r>
      <w:r w:rsidR="004943C2" w:rsidRPr="00F30358">
        <w:rPr>
          <w:rFonts w:ascii="Arial" w:hAnsi="Arial" w:cs="Arial"/>
          <w:sz w:val="20"/>
          <w:szCs w:val="20"/>
        </w:rPr>
        <w:t xml:space="preserve"> interaction</w:t>
      </w:r>
      <w:r w:rsidR="004943C2">
        <w:rPr>
          <w:rFonts w:ascii="Arial" w:hAnsi="Arial" w:cs="Arial"/>
          <w:sz w:val="20"/>
          <w:szCs w:val="20"/>
        </w:rPr>
        <w:t xml:space="preserve"> between two species</w:t>
      </w:r>
      <w:r w:rsidR="004943C2" w:rsidRPr="00F30358">
        <w:rPr>
          <w:rFonts w:ascii="Arial" w:hAnsi="Arial" w:cs="Arial"/>
          <w:sz w:val="20"/>
          <w:szCs w:val="20"/>
        </w:rPr>
        <w:t xml:space="preserve"> affect</w:t>
      </w:r>
      <w:r w:rsidR="004943C2">
        <w:rPr>
          <w:rFonts w:ascii="Arial" w:hAnsi="Arial" w:cs="Arial"/>
          <w:sz w:val="20"/>
          <w:szCs w:val="20"/>
        </w:rPr>
        <w:t>s</w:t>
      </w:r>
      <w:r w:rsidR="004943C2" w:rsidRPr="00F30358">
        <w:rPr>
          <w:rFonts w:ascii="Arial" w:hAnsi="Arial" w:cs="Arial"/>
          <w:sz w:val="20"/>
          <w:szCs w:val="20"/>
        </w:rPr>
        <w:t xml:space="preserve"> both species </w:t>
      </w:r>
      <w:r w:rsidR="004943C2">
        <w:rPr>
          <w:rFonts w:ascii="Arial" w:hAnsi="Arial" w:cs="Arial"/>
          <w:sz w:val="20"/>
          <w:szCs w:val="20"/>
        </w:rPr>
        <w:t xml:space="preserve">symmetrically </w:t>
      </w:r>
      <w:r w:rsidR="004943C2" w:rsidRPr="00F30358">
        <w:rPr>
          <w:rFonts w:ascii="Arial" w:hAnsi="Arial" w:cs="Arial"/>
          <w:sz w:val="20"/>
          <w:szCs w:val="20"/>
        </w:rPr>
        <w:t>(</w:t>
      </w:r>
      <w:r w:rsidR="0048717A">
        <w:rPr>
          <w:rFonts w:ascii="Arial" w:hAnsi="Arial" w:cs="Arial"/>
          <w:sz w:val="20"/>
          <w:szCs w:val="20"/>
        </w:rPr>
        <w:t xml:space="preserve">both with </w:t>
      </w:r>
      <w:r w:rsidR="004943C2" w:rsidRPr="00F30358">
        <w:rPr>
          <w:rFonts w:ascii="Arial" w:hAnsi="Arial" w:cs="Arial"/>
          <w:sz w:val="20"/>
          <w:szCs w:val="20"/>
        </w:rPr>
        <w:t>negative</w:t>
      </w:r>
      <w:r w:rsidR="0048717A">
        <w:rPr>
          <w:rFonts w:ascii="Arial" w:hAnsi="Arial" w:cs="Arial"/>
          <w:sz w:val="20"/>
          <w:szCs w:val="20"/>
        </w:rPr>
        <w:t xml:space="preserve"> signs</w:t>
      </w:r>
      <w:r w:rsidR="004943C2" w:rsidRPr="00F30358">
        <w:rPr>
          <w:rFonts w:ascii="Arial" w:hAnsi="Arial" w:cs="Arial"/>
          <w:sz w:val="20"/>
          <w:szCs w:val="20"/>
        </w:rPr>
        <w:t xml:space="preserve">), as opposed to </w:t>
      </w:r>
      <w:r w:rsidR="004943C2">
        <w:rPr>
          <w:rFonts w:ascii="Arial" w:hAnsi="Arial" w:cs="Arial"/>
          <w:sz w:val="20"/>
          <w:szCs w:val="20"/>
        </w:rPr>
        <w:t xml:space="preserve">trophic interaction that has </w:t>
      </w:r>
      <w:r w:rsidR="004943C2" w:rsidRPr="00F30358">
        <w:rPr>
          <w:rFonts w:ascii="Arial" w:hAnsi="Arial" w:cs="Arial"/>
          <w:sz w:val="20"/>
          <w:szCs w:val="20"/>
        </w:rPr>
        <w:t xml:space="preserve">opposite </w:t>
      </w:r>
      <w:r w:rsidR="0048717A">
        <w:rPr>
          <w:rFonts w:ascii="Arial" w:hAnsi="Arial" w:cs="Arial"/>
          <w:sz w:val="20"/>
          <w:szCs w:val="20"/>
        </w:rPr>
        <w:t>effects</w:t>
      </w:r>
      <w:r w:rsidR="004943C2" w:rsidRPr="00F30358">
        <w:rPr>
          <w:rFonts w:ascii="Arial" w:hAnsi="Arial" w:cs="Arial"/>
          <w:sz w:val="20"/>
          <w:szCs w:val="20"/>
        </w:rPr>
        <w:t xml:space="preserve"> </w:t>
      </w:r>
      <w:r w:rsidR="0048717A">
        <w:rPr>
          <w:rFonts w:ascii="Arial" w:hAnsi="Arial" w:cs="Arial"/>
          <w:sz w:val="20"/>
          <w:szCs w:val="20"/>
        </w:rPr>
        <w:t>on</w:t>
      </w:r>
      <w:r w:rsidR="004943C2" w:rsidRPr="00F30358">
        <w:rPr>
          <w:rFonts w:ascii="Arial" w:hAnsi="Arial" w:cs="Arial"/>
          <w:sz w:val="20"/>
          <w:szCs w:val="20"/>
        </w:rPr>
        <w:t xml:space="preserve"> </w:t>
      </w:r>
      <w:r w:rsidR="004943C2">
        <w:rPr>
          <w:rFonts w:ascii="Arial" w:hAnsi="Arial" w:cs="Arial"/>
          <w:sz w:val="20"/>
          <w:szCs w:val="20"/>
        </w:rPr>
        <w:t xml:space="preserve">the </w:t>
      </w:r>
      <w:r w:rsidR="004943C2" w:rsidRPr="00F30358">
        <w:rPr>
          <w:rFonts w:ascii="Arial" w:hAnsi="Arial" w:cs="Arial"/>
          <w:sz w:val="20"/>
          <w:szCs w:val="20"/>
        </w:rPr>
        <w:t>predator</w:t>
      </w:r>
      <w:r w:rsidR="004943C2">
        <w:rPr>
          <w:rFonts w:ascii="Arial" w:hAnsi="Arial" w:cs="Arial"/>
          <w:sz w:val="20"/>
          <w:szCs w:val="20"/>
        </w:rPr>
        <w:t xml:space="preserve"> (positive)</w:t>
      </w:r>
      <w:r w:rsidR="004943C2" w:rsidRPr="00F30358">
        <w:rPr>
          <w:rFonts w:ascii="Arial" w:hAnsi="Arial" w:cs="Arial"/>
          <w:sz w:val="20"/>
          <w:szCs w:val="20"/>
        </w:rPr>
        <w:t xml:space="preserve"> and prey</w:t>
      </w:r>
      <w:r w:rsidR="004943C2">
        <w:rPr>
          <w:rFonts w:ascii="Arial" w:hAnsi="Arial" w:cs="Arial"/>
          <w:sz w:val="20"/>
          <w:szCs w:val="20"/>
        </w:rPr>
        <w:t xml:space="preserve"> (negative</w:t>
      </w:r>
      <w:r w:rsidR="004943C2" w:rsidRPr="00F30358">
        <w:rPr>
          <w:rFonts w:ascii="Arial" w:hAnsi="Arial" w:cs="Arial"/>
          <w:sz w:val="20"/>
          <w:szCs w:val="20"/>
        </w:rPr>
        <w:t>)</w:t>
      </w:r>
      <w:r w:rsidR="004943C2">
        <w:rPr>
          <w:rFonts w:ascii="Arial" w:hAnsi="Arial" w:cs="Arial"/>
          <w:sz w:val="20"/>
          <w:szCs w:val="20"/>
        </w:rPr>
        <w:t>.</w:t>
      </w:r>
      <w:r w:rsidR="004943C2" w:rsidRPr="00F30358">
        <w:rPr>
          <w:rFonts w:ascii="Arial" w:hAnsi="Arial" w:cs="Arial"/>
          <w:sz w:val="20"/>
          <w:szCs w:val="20"/>
        </w:rPr>
        <w:t xml:space="preserve"> </w:t>
      </w:r>
      <w:r w:rsidR="004943C2">
        <w:rPr>
          <w:rFonts w:ascii="Arial" w:hAnsi="Arial" w:cs="Arial"/>
          <w:sz w:val="20"/>
          <w:szCs w:val="20"/>
        </w:rPr>
        <w:t>T</w:t>
      </w:r>
      <w:r w:rsidR="004943C2" w:rsidRPr="00F30358">
        <w:rPr>
          <w:rFonts w:ascii="Arial" w:hAnsi="Arial" w:cs="Arial"/>
          <w:sz w:val="20"/>
          <w:szCs w:val="20"/>
        </w:rPr>
        <w:t>his distinction</w:t>
      </w:r>
      <w:r w:rsidR="004943C2">
        <w:rPr>
          <w:rFonts w:ascii="Arial" w:hAnsi="Arial" w:cs="Arial"/>
          <w:sz w:val="20"/>
          <w:szCs w:val="20"/>
        </w:rPr>
        <w:t xml:space="preserve"> makes competitive interactions easier to analyze (Zeeman 1993, </w:t>
      </w:r>
      <w:r w:rsidR="004943C2">
        <w:rPr>
          <w:rFonts w:ascii="Arial" w:eastAsia="Calibri" w:hAnsi="Arial" w:cs="Arial"/>
          <w:sz w:val="20"/>
          <w:szCs w:val="20"/>
          <w:lang w:eastAsia="en-US"/>
        </w:rPr>
        <w:t>Baigent &amp; Ching 2020</w:t>
      </w:r>
      <w:r w:rsidR="004943C2">
        <w:rPr>
          <w:rFonts w:ascii="Arial" w:hAnsi="Arial" w:cs="Arial"/>
          <w:sz w:val="20"/>
          <w:szCs w:val="20"/>
        </w:rPr>
        <w:t xml:space="preserve">), </w:t>
      </w:r>
      <w:r w:rsidR="0048717A">
        <w:rPr>
          <w:rFonts w:ascii="Arial" w:hAnsi="Arial" w:cs="Arial"/>
          <w:sz w:val="20"/>
          <w:szCs w:val="20"/>
        </w:rPr>
        <w:t>which</w:t>
      </w:r>
      <w:r w:rsidR="004943C2" w:rsidRPr="00F30358">
        <w:rPr>
          <w:rFonts w:ascii="Arial" w:hAnsi="Arial" w:cs="Arial"/>
          <w:sz w:val="20"/>
          <w:szCs w:val="20"/>
        </w:rPr>
        <w:t xml:space="preserve"> will be relevant for the disordered systems approach in </w:t>
      </w:r>
      <w:r w:rsidR="004943C2" w:rsidRPr="00384AD0">
        <w:rPr>
          <w:rFonts w:ascii="Arial" w:hAnsi="Arial" w:cs="Arial"/>
          <w:b/>
          <w:bCs/>
          <w:sz w:val="20"/>
          <w:szCs w:val="20"/>
        </w:rPr>
        <w:t>Aim 3</w:t>
      </w:r>
      <w:r w:rsidR="004943C2" w:rsidRPr="00F30358">
        <w:rPr>
          <w:rFonts w:ascii="Arial" w:hAnsi="Arial" w:cs="Arial"/>
          <w:sz w:val="20"/>
          <w:szCs w:val="20"/>
        </w:rPr>
        <w:t>.</w:t>
      </w:r>
    </w:p>
    <w:p w14:paraId="730FDDF2" w14:textId="5E166C74" w:rsidR="00BB503D" w:rsidRPr="00150950" w:rsidRDefault="00BB503D" w:rsidP="00150950">
      <w:pPr>
        <w:pStyle w:val="ListParagraph"/>
        <w:widowControl w:val="0"/>
        <w:spacing w:after="120"/>
        <w:ind w:left="0"/>
        <w:contextualSpacing w:val="0"/>
        <w:rPr>
          <w:rFonts w:ascii="Arial" w:hAnsi="Arial" w:cs="Arial"/>
          <w:sz w:val="20"/>
          <w:szCs w:val="20"/>
        </w:rPr>
      </w:pPr>
      <w:r w:rsidRPr="00F30358">
        <w:rPr>
          <w:rFonts w:ascii="Arial" w:hAnsi="Arial" w:cs="Arial"/>
          <w:sz w:val="20"/>
          <w:szCs w:val="20"/>
        </w:rPr>
        <w:t xml:space="preserve">We will </w:t>
      </w:r>
      <w:r w:rsidR="004814AB">
        <w:rPr>
          <w:rFonts w:ascii="Arial" w:hAnsi="Arial" w:cs="Arial"/>
          <w:sz w:val="20"/>
          <w:szCs w:val="20"/>
        </w:rPr>
        <w:t>analyze</w:t>
      </w:r>
      <w:r w:rsidRPr="00F30358">
        <w:rPr>
          <w:rFonts w:ascii="Arial" w:hAnsi="Arial" w:cs="Arial"/>
          <w:sz w:val="20"/>
          <w:szCs w:val="20"/>
        </w:rPr>
        <w:t xml:space="preserve"> these motifs and study how interaction</w:t>
      </w:r>
      <w:r w:rsidR="004814AB">
        <w:rPr>
          <w:rFonts w:ascii="Arial" w:hAnsi="Arial" w:cs="Arial"/>
          <w:sz w:val="20"/>
          <w:szCs w:val="20"/>
        </w:rPr>
        <w:t xml:space="preserve"> modifications</w:t>
      </w:r>
      <w:r w:rsidRPr="00F30358">
        <w:rPr>
          <w:rFonts w:ascii="Arial" w:hAnsi="Arial" w:cs="Arial"/>
          <w:sz w:val="20"/>
          <w:szCs w:val="20"/>
        </w:rPr>
        <w:t xml:space="preserve"> affect the stability of the ecosystem. </w:t>
      </w:r>
      <w:r w:rsidR="009A2F01">
        <w:rPr>
          <w:rFonts w:ascii="Arial" w:hAnsi="Arial" w:cs="Arial"/>
          <w:sz w:val="20"/>
          <w:szCs w:val="20"/>
        </w:rPr>
        <w:t xml:space="preserve">Our simplification of the trait variation to two subpopulations </w:t>
      </w:r>
      <w:r w:rsidR="00782F0A">
        <w:rPr>
          <w:rFonts w:ascii="Arial" w:hAnsi="Arial" w:cs="Arial"/>
          <w:sz w:val="20"/>
          <w:szCs w:val="20"/>
        </w:rPr>
        <w:t>allows us to model these motifs using simple dynamical equations.</w:t>
      </w:r>
      <w:r w:rsidR="00DA0082">
        <w:rPr>
          <w:rFonts w:ascii="Arial" w:hAnsi="Arial" w:cs="Arial"/>
          <w:sz w:val="20"/>
          <w:szCs w:val="20"/>
        </w:rPr>
        <w:t xml:space="preserve"> The</w:t>
      </w:r>
      <w:r w:rsidR="00384AD0">
        <w:rPr>
          <w:rFonts w:ascii="Arial" w:hAnsi="Arial" w:cs="Arial"/>
          <w:sz w:val="20"/>
          <w:szCs w:val="20"/>
        </w:rPr>
        <w:t>r</w:t>
      </w:r>
      <w:r w:rsidR="00DA0082">
        <w:rPr>
          <w:rFonts w:ascii="Arial" w:hAnsi="Arial" w:cs="Arial"/>
          <w:sz w:val="20"/>
          <w:szCs w:val="20"/>
        </w:rPr>
        <w:t>e will be equations for four variables, including the density of two species that are assumed to be homogeneous, and the density of the two subpopulations</w:t>
      </w:r>
      <w:r w:rsidR="00C266CD">
        <w:rPr>
          <w:rFonts w:ascii="Arial" w:hAnsi="Arial" w:cs="Arial"/>
          <w:sz w:val="20"/>
          <w:szCs w:val="20"/>
        </w:rPr>
        <w:t xml:space="preserve"> of the heterogeneous species.</w:t>
      </w:r>
      <w:r w:rsidR="00DA0082">
        <w:rPr>
          <w:rFonts w:ascii="Arial" w:hAnsi="Arial" w:cs="Arial"/>
          <w:sz w:val="20"/>
          <w:szCs w:val="20"/>
        </w:rPr>
        <w:t xml:space="preserve"> </w:t>
      </w:r>
      <w:r w:rsidR="00782F0A">
        <w:rPr>
          <w:rFonts w:ascii="Arial" w:hAnsi="Arial" w:cs="Arial"/>
          <w:sz w:val="20"/>
          <w:szCs w:val="20"/>
        </w:rPr>
        <w:t>It is important to note that the</w:t>
      </w:r>
      <w:r w:rsidR="00C266CD">
        <w:rPr>
          <w:rFonts w:ascii="Arial" w:hAnsi="Arial" w:cs="Arial"/>
          <w:sz w:val="20"/>
          <w:szCs w:val="20"/>
        </w:rPr>
        <w:t>se</w:t>
      </w:r>
      <w:r w:rsidR="00782F0A">
        <w:rPr>
          <w:rFonts w:ascii="Arial" w:hAnsi="Arial" w:cs="Arial"/>
          <w:sz w:val="20"/>
          <w:szCs w:val="20"/>
        </w:rPr>
        <w:t xml:space="preserve"> equations will </w:t>
      </w:r>
      <w:r w:rsidR="00C266CD">
        <w:rPr>
          <w:rFonts w:ascii="Arial" w:hAnsi="Arial" w:cs="Arial"/>
          <w:sz w:val="20"/>
          <w:szCs w:val="20"/>
        </w:rPr>
        <w:t xml:space="preserve">take a different form than the 4-species </w:t>
      </w:r>
      <w:proofErr w:type="spellStart"/>
      <w:r w:rsidR="00C266CD">
        <w:rPr>
          <w:rFonts w:ascii="Arial" w:hAnsi="Arial" w:cs="Arial"/>
          <w:sz w:val="20"/>
          <w:szCs w:val="20"/>
        </w:rPr>
        <w:t>Lotka</w:t>
      </w:r>
      <w:proofErr w:type="spellEnd"/>
      <w:r w:rsidR="00C266CD">
        <w:rPr>
          <w:rFonts w:ascii="Arial" w:hAnsi="Arial" w:cs="Arial"/>
          <w:sz w:val="20"/>
          <w:szCs w:val="20"/>
        </w:rPr>
        <w:t>-</w:t>
      </w:r>
      <w:r w:rsidR="00C266CD">
        <w:rPr>
          <w:rFonts w:ascii="Arial" w:hAnsi="Arial" w:cs="Arial"/>
          <w:sz w:val="20"/>
          <w:szCs w:val="20"/>
        </w:rPr>
        <w:lastRenderedPageBreak/>
        <w:t>Volterra equations, because the switching term between the</w:t>
      </w:r>
      <w:r w:rsidR="009A2F01" w:rsidRPr="009A2F01">
        <w:rPr>
          <w:rFonts w:ascii="Arial" w:hAnsi="Arial" w:cs="Arial"/>
          <w:sz w:val="20"/>
          <w:szCs w:val="20"/>
        </w:rPr>
        <w:t xml:space="preserve"> subpopulation</w:t>
      </w:r>
      <w:r w:rsidR="00C266CD">
        <w:rPr>
          <w:rFonts w:ascii="Arial" w:hAnsi="Arial" w:cs="Arial"/>
          <w:sz w:val="20"/>
          <w:szCs w:val="20"/>
        </w:rPr>
        <w:t>s</w:t>
      </w:r>
      <w:r w:rsidR="009A2F01" w:rsidRPr="009A2F01">
        <w:rPr>
          <w:rFonts w:ascii="Arial" w:hAnsi="Arial" w:cs="Arial"/>
          <w:sz w:val="20"/>
          <w:szCs w:val="20"/>
        </w:rPr>
        <w:t xml:space="preserve"> are not proportional to the subpopulation itself (</w:t>
      </w:r>
      <w:r w:rsidR="009A2F01" w:rsidRPr="004F41D5">
        <w:rPr>
          <w:rFonts w:ascii="Arial" w:hAnsi="Arial" w:cs="Arial"/>
          <w:color w:val="4472C4" w:themeColor="accent1"/>
          <w:sz w:val="20"/>
          <w:szCs w:val="20"/>
        </w:rPr>
        <w:t>Fig.1B</w:t>
      </w:r>
      <w:r w:rsidR="009A2F01" w:rsidRPr="009A2F01">
        <w:rPr>
          <w:rFonts w:ascii="Arial" w:hAnsi="Arial" w:cs="Arial"/>
          <w:sz w:val="20"/>
          <w:szCs w:val="20"/>
        </w:rPr>
        <w:t>)</w:t>
      </w:r>
      <w:r w:rsidR="00C266CD">
        <w:rPr>
          <w:rFonts w:ascii="Arial" w:hAnsi="Arial" w:cs="Arial"/>
          <w:sz w:val="20"/>
          <w:szCs w:val="20"/>
        </w:rPr>
        <w:t xml:space="preserve">; similarly, the term that describes how </w:t>
      </w:r>
      <w:r w:rsidR="00381AB4">
        <w:rPr>
          <w:rFonts w:ascii="Arial" w:hAnsi="Arial" w:cs="Arial"/>
          <w:sz w:val="20"/>
          <w:szCs w:val="20"/>
        </w:rPr>
        <w:t>the</w:t>
      </w:r>
      <w:r w:rsidR="00C266CD">
        <w:rPr>
          <w:rFonts w:ascii="Arial" w:hAnsi="Arial" w:cs="Arial"/>
          <w:sz w:val="20"/>
          <w:szCs w:val="20"/>
        </w:rPr>
        <w:t xml:space="preserve"> </w:t>
      </w:r>
      <w:r w:rsidR="00381AB4">
        <w:rPr>
          <w:rFonts w:ascii="Arial" w:hAnsi="Arial" w:cs="Arial"/>
          <w:sz w:val="20"/>
          <w:szCs w:val="20"/>
        </w:rPr>
        <w:t>switching</w:t>
      </w:r>
      <w:r w:rsidR="00C266CD">
        <w:rPr>
          <w:rFonts w:ascii="Arial" w:hAnsi="Arial" w:cs="Arial"/>
          <w:sz w:val="20"/>
          <w:szCs w:val="20"/>
        </w:rPr>
        <w:t xml:space="preserve"> </w:t>
      </w:r>
      <w:r w:rsidR="00381AB4">
        <w:rPr>
          <w:rFonts w:ascii="Arial" w:hAnsi="Arial" w:cs="Arial"/>
          <w:sz w:val="20"/>
          <w:szCs w:val="20"/>
        </w:rPr>
        <w:t xml:space="preserve">rate depends on another species will also be not of the </w:t>
      </w:r>
      <w:proofErr w:type="spellStart"/>
      <w:r w:rsidR="00381AB4">
        <w:rPr>
          <w:rFonts w:ascii="Arial" w:hAnsi="Arial" w:cs="Arial"/>
          <w:sz w:val="20"/>
          <w:szCs w:val="20"/>
        </w:rPr>
        <w:t>Lotka</w:t>
      </w:r>
      <w:proofErr w:type="spellEnd"/>
      <w:r w:rsidR="00381AB4">
        <w:rPr>
          <w:rFonts w:ascii="Arial" w:hAnsi="Arial" w:cs="Arial"/>
          <w:sz w:val="20"/>
          <w:szCs w:val="20"/>
        </w:rPr>
        <w:t xml:space="preserve">-Volterra type. These differences are what allow the results to evade the rules derived previously for </w:t>
      </w:r>
      <w:proofErr w:type="spellStart"/>
      <w:r w:rsidR="00381AB4">
        <w:rPr>
          <w:rFonts w:ascii="Arial" w:hAnsi="Arial" w:cs="Arial"/>
          <w:sz w:val="20"/>
          <w:szCs w:val="20"/>
        </w:rPr>
        <w:t>Lotka</w:t>
      </w:r>
      <w:proofErr w:type="spellEnd"/>
      <w:r w:rsidR="00381AB4">
        <w:rPr>
          <w:rFonts w:ascii="Arial" w:hAnsi="Arial" w:cs="Arial"/>
          <w:sz w:val="20"/>
          <w:szCs w:val="20"/>
        </w:rPr>
        <w:t xml:space="preserve">-Volterra systems (Zeeman 1993). </w:t>
      </w:r>
      <w:r w:rsidR="00CD3232">
        <w:rPr>
          <w:rFonts w:ascii="Arial" w:hAnsi="Arial" w:cs="Arial"/>
          <w:sz w:val="20"/>
          <w:szCs w:val="20"/>
        </w:rPr>
        <w:t xml:space="preserve">Note that the switching term </w:t>
      </w:r>
      <w:r w:rsidR="00B80A8F" w:rsidRPr="00B80A8F">
        <w:rPr>
          <w:rFonts w:ascii="Arial" w:hAnsi="Arial" w:cs="Arial"/>
          <w:sz w:val="20"/>
          <w:szCs w:val="20"/>
        </w:rPr>
        <w:t>represent</w:t>
      </w:r>
      <w:r w:rsidR="00B80A8F">
        <w:rPr>
          <w:rFonts w:ascii="Arial" w:hAnsi="Arial" w:cs="Arial"/>
          <w:sz w:val="20"/>
          <w:szCs w:val="20"/>
        </w:rPr>
        <w:t>s</w:t>
      </w:r>
      <w:r w:rsidR="00B80A8F" w:rsidRPr="00B80A8F">
        <w:rPr>
          <w:rFonts w:ascii="Arial" w:hAnsi="Arial" w:cs="Arial"/>
          <w:sz w:val="20"/>
          <w:szCs w:val="20"/>
        </w:rPr>
        <w:t xml:space="preserve"> the exchange of individuals between the subpopulations</w:t>
      </w:r>
      <w:r w:rsidR="00B80A8F">
        <w:rPr>
          <w:rFonts w:ascii="Arial" w:hAnsi="Arial" w:cs="Arial"/>
          <w:sz w:val="20"/>
          <w:szCs w:val="20"/>
        </w:rPr>
        <w:t>, which makes them a single species</w:t>
      </w:r>
      <w:r w:rsidR="000C3FDB">
        <w:rPr>
          <w:rFonts w:ascii="Arial" w:hAnsi="Arial" w:cs="Arial"/>
          <w:sz w:val="20"/>
          <w:szCs w:val="20"/>
        </w:rPr>
        <w:t xml:space="preserve"> as opposed to two prey species.</w:t>
      </w:r>
      <w:r w:rsidR="00B80A8F" w:rsidRPr="00B80A8F">
        <w:rPr>
          <w:rFonts w:ascii="Arial" w:hAnsi="Arial" w:cs="Arial"/>
          <w:sz w:val="20"/>
          <w:szCs w:val="20"/>
        </w:rPr>
        <w:t xml:space="preserve"> </w:t>
      </w:r>
      <w:r w:rsidR="00381AB4">
        <w:rPr>
          <w:rFonts w:ascii="Arial" w:hAnsi="Arial" w:cs="Arial"/>
          <w:sz w:val="20"/>
          <w:szCs w:val="20"/>
        </w:rPr>
        <w:t xml:space="preserve">Alternatively, we can rewrite the equations </w:t>
      </w:r>
      <w:r w:rsidR="00D26430">
        <w:rPr>
          <w:rFonts w:ascii="Arial" w:hAnsi="Arial" w:cs="Arial"/>
          <w:sz w:val="20"/>
          <w:szCs w:val="20"/>
        </w:rPr>
        <w:t>by</w:t>
      </w:r>
      <w:r w:rsidR="00381AB4">
        <w:rPr>
          <w:rFonts w:ascii="Arial" w:hAnsi="Arial" w:cs="Arial"/>
          <w:sz w:val="20"/>
          <w:szCs w:val="20"/>
        </w:rPr>
        <w:t xml:space="preserve"> </w:t>
      </w:r>
      <w:proofErr w:type="gramStart"/>
      <w:r w:rsidR="00381AB4">
        <w:rPr>
          <w:rFonts w:ascii="Arial" w:hAnsi="Arial" w:cs="Arial"/>
          <w:sz w:val="20"/>
          <w:szCs w:val="20"/>
        </w:rPr>
        <w:t>coarse-grain</w:t>
      </w:r>
      <w:r w:rsidR="00D26430">
        <w:rPr>
          <w:rFonts w:ascii="Arial" w:hAnsi="Arial" w:cs="Arial"/>
          <w:sz w:val="20"/>
          <w:szCs w:val="20"/>
        </w:rPr>
        <w:t>ing</w:t>
      </w:r>
      <w:proofErr w:type="gramEnd"/>
      <w:r w:rsidR="00D26430">
        <w:rPr>
          <w:rFonts w:ascii="Arial" w:hAnsi="Arial" w:cs="Arial"/>
          <w:sz w:val="20"/>
          <w:szCs w:val="20"/>
        </w:rPr>
        <w:t xml:space="preserve"> the prey subpopulations</w:t>
      </w:r>
      <w:r w:rsidR="00DA0082">
        <w:rPr>
          <w:rFonts w:ascii="Arial" w:hAnsi="Arial" w:cs="Arial"/>
          <w:sz w:val="20"/>
          <w:szCs w:val="20"/>
        </w:rPr>
        <w:t xml:space="preserve">, </w:t>
      </w:r>
      <w:r w:rsidR="0038323E">
        <w:rPr>
          <w:rFonts w:ascii="Arial" w:hAnsi="Arial" w:cs="Arial"/>
          <w:sz w:val="20"/>
          <w:szCs w:val="20"/>
        </w:rPr>
        <w:t>using</w:t>
      </w:r>
      <w:r w:rsidR="00DA0082">
        <w:rPr>
          <w:rFonts w:ascii="Arial" w:hAnsi="Arial" w:cs="Arial"/>
          <w:sz w:val="20"/>
          <w:szCs w:val="20"/>
        </w:rPr>
        <w:t xml:space="preserve"> the</w:t>
      </w:r>
      <w:r w:rsidR="0038323E">
        <w:rPr>
          <w:rFonts w:ascii="Arial" w:hAnsi="Arial" w:cs="Arial"/>
          <w:sz w:val="20"/>
          <w:szCs w:val="20"/>
        </w:rPr>
        <w:t>ir</w:t>
      </w:r>
      <w:r w:rsidR="00DA0082">
        <w:rPr>
          <w:rFonts w:ascii="Arial" w:hAnsi="Arial" w:cs="Arial"/>
          <w:sz w:val="20"/>
          <w:szCs w:val="20"/>
        </w:rPr>
        <w:t xml:space="preserve"> </w:t>
      </w:r>
      <w:r w:rsidR="0038323E">
        <w:rPr>
          <w:rFonts w:ascii="Arial" w:hAnsi="Arial" w:cs="Arial"/>
          <w:sz w:val="20"/>
          <w:szCs w:val="20"/>
        </w:rPr>
        <w:t xml:space="preserve">ratio </w:t>
      </w:r>
      <w:r w:rsidR="00DA0082">
        <w:rPr>
          <w:rFonts w:ascii="Arial" w:hAnsi="Arial" w:cs="Arial"/>
          <w:sz w:val="20"/>
          <w:szCs w:val="20"/>
        </w:rPr>
        <w:t xml:space="preserve">and </w:t>
      </w:r>
      <w:r w:rsidR="0038323E">
        <w:rPr>
          <w:rFonts w:ascii="Arial" w:hAnsi="Arial" w:cs="Arial"/>
          <w:sz w:val="20"/>
          <w:szCs w:val="20"/>
        </w:rPr>
        <w:t>the</w:t>
      </w:r>
      <w:r w:rsidR="00DA0082">
        <w:rPr>
          <w:rFonts w:ascii="Arial" w:hAnsi="Arial" w:cs="Arial"/>
          <w:sz w:val="20"/>
          <w:szCs w:val="20"/>
        </w:rPr>
        <w:t xml:space="preserve"> </w:t>
      </w:r>
      <w:r w:rsidR="0038323E">
        <w:rPr>
          <w:rFonts w:ascii="Arial" w:hAnsi="Arial" w:cs="Arial"/>
          <w:sz w:val="20"/>
          <w:szCs w:val="20"/>
        </w:rPr>
        <w:t>total population as variables</w:t>
      </w:r>
      <w:r w:rsidR="001348E5">
        <w:rPr>
          <w:rFonts w:ascii="Arial" w:hAnsi="Arial" w:cs="Arial"/>
          <w:sz w:val="20"/>
          <w:szCs w:val="20"/>
        </w:rPr>
        <w:t xml:space="preserve"> (</w:t>
      </w:r>
      <w:r w:rsidR="001348E5" w:rsidRPr="004F41D5">
        <w:rPr>
          <w:rFonts w:ascii="Arial" w:hAnsi="Arial" w:cs="Arial"/>
          <w:color w:val="4472C4" w:themeColor="accent1"/>
          <w:sz w:val="20"/>
          <w:szCs w:val="20"/>
        </w:rPr>
        <w:t>Fig.1C</w:t>
      </w:r>
      <w:r w:rsidR="001348E5">
        <w:rPr>
          <w:rFonts w:ascii="Arial" w:hAnsi="Arial" w:cs="Arial"/>
          <w:sz w:val="20"/>
          <w:szCs w:val="20"/>
        </w:rPr>
        <w:t>)</w:t>
      </w:r>
      <w:r w:rsidR="00DA0082">
        <w:rPr>
          <w:rFonts w:ascii="Arial" w:hAnsi="Arial" w:cs="Arial"/>
          <w:sz w:val="20"/>
          <w:szCs w:val="20"/>
        </w:rPr>
        <w:t>.</w:t>
      </w:r>
      <w:r w:rsidR="009D24CB">
        <w:rPr>
          <w:rFonts w:ascii="Arial" w:hAnsi="Arial" w:cs="Arial"/>
          <w:sz w:val="20"/>
          <w:szCs w:val="20"/>
        </w:rPr>
        <w:t xml:space="preserve"> The ratio </w:t>
      </w:r>
      <w:r w:rsidR="0025704E">
        <w:rPr>
          <w:rFonts w:ascii="Arial" w:hAnsi="Arial" w:cs="Arial"/>
          <w:sz w:val="20"/>
          <w:szCs w:val="20"/>
        </w:rPr>
        <w:t xml:space="preserve">then </w:t>
      </w:r>
      <w:r w:rsidR="009D24CB">
        <w:rPr>
          <w:rFonts w:ascii="Arial" w:hAnsi="Arial" w:cs="Arial"/>
          <w:sz w:val="20"/>
          <w:szCs w:val="20"/>
        </w:rPr>
        <w:t xml:space="preserve">represents the </w:t>
      </w:r>
      <w:r w:rsidR="0025704E">
        <w:rPr>
          <w:rFonts w:ascii="Arial" w:hAnsi="Arial" w:cs="Arial"/>
          <w:sz w:val="20"/>
          <w:szCs w:val="20"/>
        </w:rPr>
        <w:t>trait composition of the species that shifts dynamically.</w:t>
      </w:r>
      <w:r w:rsidR="001348E5">
        <w:rPr>
          <w:rFonts w:ascii="Arial" w:hAnsi="Arial" w:cs="Arial"/>
          <w:sz w:val="20"/>
          <w:szCs w:val="20"/>
        </w:rPr>
        <w:t xml:space="preserve"> We will solve these equations numerical</w:t>
      </w:r>
      <w:r w:rsidR="0025704E">
        <w:rPr>
          <w:rFonts w:ascii="Arial" w:hAnsi="Arial" w:cs="Arial"/>
          <w:sz w:val="20"/>
          <w:szCs w:val="20"/>
        </w:rPr>
        <w:t>ly</w:t>
      </w:r>
      <w:r w:rsidR="001348E5">
        <w:rPr>
          <w:rFonts w:ascii="Arial" w:hAnsi="Arial" w:cs="Arial"/>
          <w:sz w:val="20"/>
          <w:szCs w:val="20"/>
        </w:rPr>
        <w:t xml:space="preserve"> </w:t>
      </w:r>
      <w:r w:rsidR="0025704E">
        <w:rPr>
          <w:rFonts w:ascii="Arial" w:hAnsi="Arial" w:cs="Arial"/>
          <w:sz w:val="20"/>
          <w:szCs w:val="20"/>
        </w:rPr>
        <w:t xml:space="preserve">to </w:t>
      </w:r>
      <w:r w:rsidR="001348E5">
        <w:rPr>
          <w:rFonts w:ascii="Arial" w:hAnsi="Arial" w:cs="Arial"/>
          <w:sz w:val="20"/>
          <w:szCs w:val="20"/>
        </w:rPr>
        <w:t>examine how the equilibrium depends on the parameters</w:t>
      </w:r>
      <w:r w:rsidR="00393E7D">
        <w:rPr>
          <w:rFonts w:ascii="Arial" w:hAnsi="Arial" w:cs="Arial"/>
          <w:sz w:val="20"/>
          <w:szCs w:val="20"/>
        </w:rPr>
        <w:t xml:space="preserve">, as </w:t>
      </w:r>
      <w:r w:rsidR="0025704E">
        <w:rPr>
          <w:rFonts w:ascii="Arial" w:hAnsi="Arial" w:cs="Arial"/>
          <w:sz w:val="20"/>
          <w:szCs w:val="20"/>
        </w:rPr>
        <w:t>illustrated</w:t>
      </w:r>
      <w:r w:rsidR="00393E7D">
        <w:rPr>
          <w:rFonts w:ascii="Arial" w:hAnsi="Arial" w:cs="Arial"/>
          <w:sz w:val="20"/>
          <w:szCs w:val="20"/>
        </w:rPr>
        <w:t xml:space="preserve"> in preliminary results below.</w:t>
      </w:r>
    </w:p>
    <w:p w14:paraId="2E8209E9" w14:textId="1D616317" w:rsidR="00AE0BDA" w:rsidRPr="009A2F01" w:rsidRDefault="00E30784" w:rsidP="00AE0BDA">
      <w:pPr>
        <w:widowControl w:val="0"/>
        <w:spacing w:after="120"/>
        <w:rPr>
          <w:rFonts w:ascii="Arial" w:hAnsi="Arial" w:cs="Arial"/>
          <w:sz w:val="20"/>
          <w:szCs w:val="20"/>
          <w:u w:val="single"/>
        </w:rPr>
      </w:pPr>
      <w:r w:rsidRPr="009A2F01">
        <w:rPr>
          <w:rFonts w:ascii="Arial" w:hAnsi="Arial" w:cs="Arial"/>
          <w:sz w:val="20"/>
          <w:szCs w:val="20"/>
          <w:u w:val="single"/>
        </w:rPr>
        <w:t xml:space="preserve">Preliminary </w:t>
      </w:r>
      <w:r w:rsidR="00772E9E" w:rsidRPr="009A2F01">
        <w:rPr>
          <w:rFonts w:ascii="Arial" w:hAnsi="Arial" w:cs="Arial"/>
          <w:sz w:val="20"/>
          <w:szCs w:val="20"/>
          <w:u w:val="single"/>
        </w:rPr>
        <w:t>r</w:t>
      </w:r>
      <w:r w:rsidRPr="009A2F01">
        <w:rPr>
          <w:rFonts w:ascii="Arial" w:hAnsi="Arial" w:cs="Arial"/>
          <w:sz w:val="20"/>
          <w:szCs w:val="20"/>
          <w:u w:val="single"/>
        </w:rPr>
        <w:t>esults:</w:t>
      </w:r>
    </w:p>
    <w:p w14:paraId="22BBFBEA" w14:textId="3F962D8E" w:rsidR="00AE0BDA" w:rsidRPr="00A16841" w:rsidRDefault="00BF5870" w:rsidP="00FA5040">
      <w:pPr>
        <w:widowControl w:val="0"/>
        <w:spacing w:after="120"/>
        <w:rPr>
          <w:rFonts w:ascii="Arial" w:hAnsi="Arial" w:cs="Arial"/>
          <w:sz w:val="20"/>
          <w:szCs w:val="20"/>
        </w:rPr>
      </w:pPr>
      <w:r w:rsidRPr="00C37972">
        <w:rPr>
          <w:rFonts w:ascii="Arial" w:hAnsi="Arial" w:cs="Arial"/>
          <w:i/>
          <w:iCs/>
          <w:sz w:val="20"/>
          <w:szCs w:val="20"/>
        </w:rPr>
        <w:t>M</w:t>
      </w:r>
      <w:r w:rsidR="00AE0BDA" w:rsidRPr="00C37972">
        <w:rPr>
          <w:rFonts w:ascii="Arial" w:hAnsi="Arial" w:cs="Arial"/>
          <w:i/>
          <w:iCs/>
          <w:sz w:val="20"/>
          <w:szCs w:val="20"/>
        </w:rPr>
        <w:t>icrobial community experiment and modeling</w:t>
      </w:r>
      <w:r w:rsidR="00C37972">
        <w:rPr>
          <w:rFonts w:ascii="Arial" w:hAnsi="Arial" w:cs="Arial"/>
          <w:sz w:val="20"/>
          <w:szCs w:val="20"/>
        </w:rPr>
        <w:t xml:space="preserve">. </w:t>
      </w:r>
      <w:r w:rsidR="00AE0BDA" w:rsidRPr="00C37972">
        <w:rPr>
          <w:rFonts w:ascii="Arial" w:hAnsi="Arial" w:cs="Arial"/>
          <w:sz w:val="20"/>
          <w:szCs w:val="20"/>
        </w:rPr>
        <w:t>A</w:t>
      </w:r>
      <w:r w:rsidR="00AE0BDA" w:rsidRPr="00A16841">
        <w:rPr>
          <w:rFonts w:ascii="Arial" w:hAnsi="Arial" w:cs="Arial"/>
          <w:sz w:val="20"/>
          <w:szCs w:val="20"/>
        </w:rPr>
        <w:t xml:space="preserve"> clear example</w:t>
      </w:r>
      <w:r w:rsidR="00A74F42">
        <w:rPr>
          <w:rFonts w:ascii="Arial" w:hAnsi="Arial" w:cs="Arial"/>
          <w:sz w:val="20"/>
          <w:szCs w:val="20"/>
        </w:rPr>
        <w:t xml:space="preserve"> of </w:t>
      </w:r>
      <w:r w:rsidR="00DF7E95">
        <w:rPr>
          <w:rFonts w:ascii="Arial" w:hAnsi="Arial" w:cs="Arial"/>
          <w:sz w:val="20"/>
          <w:szCs w:val="20"/>
        </w:rPr>
        <w:t>TMIM</w:t>
      </w:r>
      <w:r w:rsidR="00AE0BDA" w:rsidRPr="00A16841">
        <w:rPr>
          <w:rFonts w:ascii="Arial" w:hAnsi="Arial" w:cs="Arial"/>
          <w:sz w:val="20"/>
          <w:szCs w:val="20"/>
        </w:rPr>
        <w:t xml:space="preserve"> is provided by a</w:t>
      </w:r>
      <w:r w:rsidR="00A74F42">
        <w:rPr>
          <w:rFonts w:ascii="Arial" w:hAnsi="Arial" w:cs="Arial"/>
          <w:sz w:val="20"/>
          <w:szCs w:val="20"/>
        </w:rPr>
        <w:t>n</w:t>
      </w:r>
      <w:r w:rsidR="00AE0BDA" w:rsidRPr="00A16841">
        <w:rPr>
          <w:rFonts w:ascii="Arial" w:hAnsi="Arial" w:cs="Arial"/>
          <w:sz w:val="20"/>
          <w:szCs w:val="20"/>
        </w:rPr>
        <w:t xml:space="preserve"> experiment on </w:t>
      </w:r>
      <w:r w:rsidR="00A74F42">
        <w:rPr>
          <w:rFonts w:ascii="Arial" w:hAnsi="Arial" w:cs="Arial"/>
          <w:sz w:val="20"/>
          <w:szCs w:val="20"/>
        </w:rPr>
        <w:t xml:space="preserve">a </w:t>
      </w:r>
      <w:r w:rsidR="00AE0BDA" w:rsidRPr="00A16841">
        <w:rPr>
          <w:rFonts w:ascii="Arial" w:hAnsi="Arial" w:cs="Arial"/>
          <w:sz w:val="20"/>
          <w:szCs w:val="20"/>
        </w:rPr>
        <w:t xml:space="preserve">microbial ecosystem </w:t>
      </w:r>
      <w:sdt>
        <w:sdtPr>
          <w:tag w:val="MENDELEY_CITATION_v3_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"/>
          <w:id w:val="1753394767"/>
          <w:placeholder>
            <w:docPart w:val="327DC5E76ABB43418DE7FCF5322D0AAD"/>
          </w:placeholder>
        </w:sdtPr>
        <w:sdtContent>
          <w:r w:rsidR="00AE0BDA" w:rsidRPr="00A16841">
            <w:rPr>
              <w:rFonts w:ascii="Arial" w:eastAsia="Times New Roman" w:hAnsi="Arial" w:cs="Arial"/>
              <w:sz w:val="20"/>
              <w:szCs w:val="20"/>
            </w:rPr>
            <w:t>(</w:t>
          </w:r>
          <w:proofErr w:type="spellStart"/>
          <w:r w:rsidR="00AE0BDA" w:rsidRPr="00A16841">
            <w:rPr>
              <w:rFonts w:ascii="Arial" w:eastAsia="Times New Roman" w:hAnsi="Arial" w:cs="Arial"/>
              <w:sz w:val="20"/>
              <w:szCs w:val="20"/>
            </w:rPr>
            <w:t>Mickalide</w:t>
          </w:r>
          <w:proofErr w:type="spellEnd"/>
          <w:r w:rsidR="00AE0BDA" w:rsidRPr="00A16841">
            <w:rPr>
              <w:rFonts w:ascii="Arial" w:eastAsia="Times New Roman" w:hAnsi="Arial" w:cs="Arial"/>
              <w:sz w:val="20"/>
              <w:szCs w:val="20"/>
            </w:rPr>
            <w:t xml:space="preserve"> &amp; Kuehn, 2019)</w:t>
          </w:r>
        </w:sdtContent>
      </w:sdt>
      <w:r w:rsidR="00AE0BDA" w:rsidRPr="00A16841">
        <w:rPr>
          <w:rFonts w:ascii="Arial" w:hAnsi="Arial" w:cs="Arial"/>
          <w:sz w:val="20"/>
          <w:szCs w:val="20"/>
        </w:rPr>
        <w:t xml:space="preserve">. </w:t>
      </w:r>
      <w:r w:rsidR="004C3D68">
        <w:rPr>
          <w:rFonts w:ascii="Arial" w:hAnsi="Arial" w:cs="Arial"/>
          <w:sz w:val="20"/>
          <w:szCs w:val="20"/>
        </w:rPr>
        <w:t>They studied</w:t>
      </w:r>
      <w:r w:rsidR="00AE0BDA" w:rsidRPr="00A16841">
        <w:rPr>
          <w:rFonts w:ascii="Arial" w:hAnsi="Arial" w:cs="Arial"/>
          <w:sz w:val="20"/>
          <w:szCs w:val="20"/>
        </w:rPr>
        <w:t xml:space="preserve"> three unicellular species</w:t>
      </w:r>
      <w:r w:rsidR="00C9018F">
        <w:rPr>
          <w:rFonts w:ascii="Arial" w:hAnsi="Arial" w:cs="Arial"/>
          <w:sz w:val="20"/>
          <w:szCs w:val="20"/>
        </w:rPr>
        <w:t>:</w:t>
      </w:r>
      <w:r w:rsidR="00AE0BDA" w:rsidRPr="00A16841">
        <w:rPr>
          <w:rFonts w:ascii="Arial" w:hAnsi="Arial" w:cs="Arial"/>
          <w:sz w:val="20"/>
          <w:szCs w:val="20"/>
        </w:rPr>
        <w:t xml:space="preserve"> algae (A), bacteria (B), and ciliates (C). Th</w:t>
      </w:r>
      <w:r w:rsidR="004C3D68">
        <w:rPr>
          <w:rFonts w:ascii="Arial" w:hAnsi="Arial" w:cs="Arial"/>
          <w:sz w:val="20"/>
          <w:szCs w:val="20"/>
        </w:rPr>
        <w:t>ese species</w:t>
      </w:r>
      <w:r w:rsidR="00AE0BDA" w:rsidRPr="00A16841">
        <w:rPr>
          <w:rFonts w:ascii="Arial" w:hAnsi="Arial" w:cs="Arial"/>
          <w:sz w:val="20"/>
          <w:szCs w:val="20"/>
        </w:rPr>
        <w:t xml:space="preserve"> c</w:t>
      </w:r>
      <w:r w:rsidR="004C3D68">
        <w:rPr>
          <w:rFonts w:ascii="Arial" w:hAnsi="Arial" w:cs="Arial"/>
          <w:sz w:val="20"/>
          <w:szCs w:val="20"/>
        </w:rPr>
        <w:t>ould</w:t>
      </w:r>
      <w:r w:rsidR="00AE0BDA" w:rsidRPr="00A16841">
        <w:rPr>
          <w:rFonts w:ascii="Arial" w:hAnsi="Arial" w:cs="Arial"/>
          <w:sz w:val="20"/>
          <w:szCs w:val="20"/>
        </w:rPr>
        <w:t xml:space="preserve"> coexist in all pairwise combinations; </w:t>
      </w:r>
      <w:r w:rsidR="00C9018F">
        <w:rPr>
          <w:rFonts w:ascii="Arial" w:hAnsi="Arial" w:cs="Arial"/>
          <w:sz w:val="20"/>
          <w:szCs w:val="20"/>
        </w:rPr>
        <w:t>surprisingly</w:t>
      </w:r>
      <w:r w:rsidR="00AE0BDA" w:rsidRPr="00A16841">
        <w:rPr>
          <w:rFonts w:ascii="Arial" w:hAnsi="Arial" w:cs="Arial"/>
          <w:sz w:val="20"/>
          <w:szCs w:val="20"/>
        </w:rPr>
        <w:t xml:space="preserve">, when put </w:t>
      </w:r>
      <w:r w:rsidR="00C9018F">
        <w:rPr>
          <w:rFonts w:ascii="Arial" w:hAnsi="Arial" w:cs="Arial"/>
          <w:sz w:val="20"/>
          <w:szCs w:val="20"/>
        </w:rPr>
        <w:t xml:space="preserve">all </w:t>
      </w:r>
      <w:r w:rsidR="00AE0BDA" w:rsidRPr="00A16841">
        <w:rPr>
          <w:rFonts w:ascii="Arial" w:hAnsi="Arial" w:cs="Arial"/>
          <w:sz w:val="20"/>
          <w:szCs w:val="20"/>
        </w:rPr>
        <w:t>together, B c</w:t>
      </w:r>
      <w:r w:rsidR="004C3D68">
        <w:rPr>
          <w:rFonts w:ascii="Arial" w:hAnsi="Arial" w:cs="Arial"/>
          <w:sz w:val="20"/>
          <w:szCs w:val="20"/>
        </w:rPr>
        <w:t xml:space="preserve">ould </w:t>
      </w:r>
      <w:r w:rsidR="00AE0BDA" w:rsidRPr="00A16841">
        <w:rPr>
          <w:rFonts w:ascii="Arial" w:hAnsi="Arial" w:cs="Arial"/>
          <w:sz w:val="20"/>
          <w:szCs w:val="20"/>
        </w:rPr>
        <w:t>not survive. It was found that B could switch from a pla</w:t>
      </w:r>
      <w:ins w:id="108" w:author="M Leibold" w:date="2023-01-20T08:23:00Z">
        <w:r w:rsidR="005D5979">
          <w:rPr>
            <w:rFonts w:ascii="Arial" w:hAnsi="Arial" w:cs="Arial"/>
            <w:sz w:val="20"/>
            <w:szCs w:val="20"/>
          </w:rPr>
          <w:t>nkt</w:t>
        </w:r>
      </w:ins>
      <w:del w:id="109" w:author="M Leibold" w:date="2023-01-20T08:23:00Z">
        <w:r w:rsidR="00AE0BDA" w:rsidRPr="00A16841" w:rsidDel="005D5979">
          <w:rPr>
            <w:rFonts w:ascii="Arial" w:hAnsi="Arial" w:cs="Arial"/>
            <w:sz w:val="20"/>
            <w:szCs w:val="20"/>
          </w:rPr>
          <w:delText>t</w:delText>
        </w:r>
      </w:del>
      <w:r w:rsidR="00AE0BDA" w:rsidRPr="00A16841">
        <w:rPr>
          <w:rFonts w:ascii="Arial" w:hAnsi="Arial" w:cs="Arial"/>
          <w:sz w:val="20"/>
          <w:szCs w:val="20"/>
        </w:rPr>
        <w:t xml:space="preserve">onic lifestyle to aggregation, and the aggregates </w:t>
      </w:r>
      <w:r w:rsidR="004C3D68">
        <w:rPr>
          <w:rFonts w:ascii="Arial" w:hAnsi="Arial" w:cs="Arial"/>
          <w:sz w:val="20"/>
          <w:szCs w:val="20"/>
        </w:rPr>
        <w:t>we</w:t>
      </w:r>
      <w:r w:rsidR="00AE0BDA" w:rsidRPr="00A16841">
        <w:rPr>
          <w:rFonts w:ascii="Arial" w:hAnsi="Arial" w:cs="Arial"/>
          <w:sz w:val="20"/>
          <w:szCs w:val="20"/>
        </w:rPr>
        <w:t xml:space="preserve">re protected from predation by C. When A </w:t>
      </w:r>
      <w:r w:rsidR="004C3D68">
        <w:rPr>
          <w:rFonts w:ascii="Arial" w:hAnsi="Arial" w:cs="Arial"/>
          <w:sz w:val="20"/>
          <w:szCs w:val="20"/>
        </w:rPr>
        <w:t>wa</w:t>
      </w:r>
      <w:r w:rsidR="00AE0BDA" w:rsidRPr="00A16841">
        <w:rPr>
          <w:rFonts w:ascii="Arial" w:hAnsi="Arial" w:cs="Arial"/>
          <w:sz w:val="20"/>
          <w:szCs w:val="20"/>
        </w:rPr>
        <w:t>s present, however, it promote</w:t>
      </w:r>
      <w:r w:rsidR="004C3D68">
        <w:rPr>
          <w:rFonts w:ascii="Arial" w:hAnsi="Arial" w:cs="Arial"/>
          <w:sz w:val="20"/>
          <w:szCs w:val="20"/>
        </w:rPr>
        <w:t>d</w:t>
      </w:r>
      <w:r w:rsidR="00AE0BDA" w:rsidRPr="00A16841">
        <w:rPr>
          <w:rFonts w:ascii="Arial" w:hAnsi="Arial" w:cs="Arial"/>
          <w:sz w:val="20"/>
          <w:szCs w:val="20"/>
        </w:rPr>
        <w:t xml:space="preserve"> the transition of B from the aggregated to platonic form, which bec</w:t>
      </w:r>
      <w:r w:rsidR="004C3D68">
        <w:rPr>
          <w:rFonts w:ascii="Arial" w:hAnsi="Arial" w:cs="Arial"/>
          <w:sz w:val="20"/>
          <w:szCs w:val="20"/>
        </w:rPr>
        <w:t>a</w:t>
      </w:r>
      <w:r w:rsidR="00AE0BDA" w:rsidRPr="00A16841">
        <w:rPr>
          <w:rFonts w:ascii="Arial" w:hAnsi="Arial" w:cs="Arial"/>
          <w:sz w:val="20"/>
          <w:szCs w:val="20"/>
        </w:rPr>
        <w:t xml:space="preserve">me vulnerable to C and thus unable to survive. </w:t>
      </w:r>
      <w:r w:rsidR="00FE318F">
        <w:rPr>
          <w:rFonts w:ascii="Arial" w:hAnsi="Arial" w:cs="Arial"/>
          <w:sz w:val="20"/>
          <w:szCs w:val="20"/>
        </w:rPr>
        <w:t>Th</w:t>
      </w:r>
      <w:r w:rsidR="004C3D68">
        <w:rPr>
          <w:rFonts w:ascii="Arial" w:hAnsi="Arial" w:cs="Arial"/>
          <w:sz w:val="20"/>
          <w:szCs w:val="20"/>
        </w:rPr>
        <w:t>erefore</w:t>
      </w:r>
      <w:r w:rsidR="00FE318F">
        <w:rPr>
          <w:rFonts w:ascii="Arial" w:hAnsi="Arial" w:cs="Arial"/>
          <w:sz w:val="20"/>
          <w:szCs w:val="20"/>
        </w:rPr>
        <w:t>, t</w:t>
      </w:r>
      <w:r w:rsidR="00AE0BDA" w:rsidRPr="00A16841">
        <w:rPr>
          <w:rFonts w:ascii="Arial" w:hAnsi="Arial" w:cs="Arial"/>
          <w:sz w:val="20"/>
          <w:szCs w:val="20"/>
        </w:rPr>
        <w:t xml:space="preserve">he </w:t>
      </w:r>
      <w:r w:rsidR="00FE318F">
        <w:rPr>
          <w:rFonts w:ascii="Arial" w:hAnsi="Arial" w:cs="Arial"/>
          <w:sz w:val="20"/>
          <w:szCs w:val="20"/>
        </w:rPr>
        <w:t>extinction</w:t>
      </w:r>
      <w:r w:rsidR="00AE0BDA" w:rsidRPr="00A16841">
        <w:rPr>
          <w:rFonts w:ascii="Arial" w:hAnsi="Arial" w:cs="Arial"/>
          <w:sz w:val="20"/>
          <w:szCs w:val="20"/>
        </w:rPr>
        <w:t xml:space="preserve"> of B </w:t>
      </w:r>
      <w:r w:rsidR="004C3D68">
        <w:rPr>
          <w:rFonts w:ascii="Arial" w:hAnsi="Arial" w:cs="Arial"/>
          <w:sz w:val="20"/>
          <w:szCs w:val="20"/>
        </w:rPr>
        <w:t>wa</w:t>
      </w:r>
      <w:r w:rsidR="00AE0BDA" w:rsidRPr="00A16841">
        <w:rPr>
          <w:rFonts w:ascii="Arial" w:hAnsi="Arial" w:cs="Arial"/>
          <w:sz w:val="20"/>
          <w:szCs w:val="20"/>
        </w:rPr>
        <w:t xml:space="preserve">s a </w:t>
      </w:r>
      <w:r w:rsidR="00FE318F">
        <w:rPr>
          <w:rFonts w:ascii="Arial" w:hAnsi="Arial" w:cs="Arial"/>
          <w:sz w:val="20"/>
          <w:szCs w:val="20"/>
        </w:rPr>
        <w:t>consequence</w:t>
      </w:r>
      <w:r w:rsidR="00AE0BDA" w:rsidRPr="00A16841">
        <w:rPr>
          <w:rFonts w:ascii="Arial" w:hAnsi="Arial" w:cs="Arial"/>
          <w:sz w:val="20"/>
          <w:szCs w:val="20"/>
        </w:rPr>
        <w:t xml:space="preserve"> of </w:t>
      </w:r>
      <w:r w:rsidR="00FE318F">
        <w:rPr>
          <w:rFonts w:ascii="Arial" w:hAnsi="Arial" w:cs="Arial"/>
          <w:sz w:val="20"/>
          <w:szCs w:val="20"/>
        </w:rPr>
        <w:t>A influencing</w:t>
      </w:r>
      <w:r w:rsidR="00AE0BDA" w:rsidRPr="00A16841">
        <w:rPr>
          <w:rFonts w:ascii="Arial" w:hAnsi="Arial" w:cs="Arial"/>
          <w:sz w:val="20"/>
          <w:szCs w:val="20"/>
        </w:rPr>
        <w:t xml:space="preserve"> </w:t>
      </w:r>
      <w:r w:rsidR="00FE318F">
        <w:rPr>
          <w:rFonts w:ascii="Arial" w:hAnsi="Arial" w:cs="Arial"/>
          <w:sz w:val="20"/>
          <w:szCs w:val="20"/>
        </w:rPr>
        <w:t xml:space="preserve">the trait distribution </w:t>
      </w:r>
      <w:r w:rsidR="004C3D68">
        <w:rPr>
          <w:rFonts w:ascii="Arial" w:hAnsi="Arial" w:cs="Arial"/>
          <w:sz w:val="20"/>
          <w:szCs w:val="20"/>
        </w:rPr>
        <w:t>of</w:t>
      </w:r>
      <w:r w:rsidR="00FE318F">
        <w:rPr>
          <w:rFonts w:ascii="Arial" w:hAnsi="Arial" w:cs="Arial"/>
          <w:sz w:val="20"/>
          <w:szCs w:val="20"/>
        </w:rPr>
        <w:t xml:space="preserve"> B </w:t>
      </w:r>
      <w:r w:rsidR="00AE0BDA" w:rsidRPr="00A16841">
        <w:rPr>
          <w:rFonts w:ascii="Arial" w:hAnsi="Arial" w:cs="Arial"/>
          <w:sz w:val="20"/>
          <w:szCs w:val="20"/>
        </w:rPr>
        <w:t xml:space="preserve">and </w:t>
      </w:r>
      <w:r w:rsidR="004C3D68">
        <w:rPr>
          <w:rFonts w:ascii="Arial" w:hAnsi="Arial" w:cs="Arial"/>
          <w:sz w:val="20"/>
          <w:szCs w:val="20"/>
        </w:rPr>
        <w:t>its</w:t>
      </w:r>
      <w:r w:rsidR="00FE318F">
        <w:rPr>
          <w:rFonts w:ascii="Arial" w:hAnsi="Arial" w:cs="Arial"/>
          <w:sz w:val="20"/>
          <w:szCs w:val="20"/>
        </w:rPr>
        <w:t xml:space="preserve"> overall </w:t>
      </w:r>
      <w:r w:rsidR="00AE0BDA" w:rsidRPr="00A16841">
        <w:rPr>
          <w:rFonts w:ascii="Arial" w:hAnsi="Arial" w:cs="Arial"/>
          <w:sz w:val="20"/>
          <w:szCs w:val="20"/>
        </w:rPr>
        <w:t xml:space="preserve">interaction with C. </w:t>
      </w:r>
      <w:r w:rsidR="007D6AD8">
        <w:rPr>
          <w:rFonts w:ascii="Arial" w:hAnsi="Arial" w:cs="Arial"/>
          <w:sz w:val="20"/>
          <w:szCs w:val="20"/>
        </w:rPr>
        <w:t xml:space="preserve">This scenario is </w:t>
      </w:r>
      <w:r w:rsidR="00682B4B">
        <w:rPr>
          <w:rFonts w:ascii="Arial" w:hAnsi="Arial" w:cs="Arial"/>
          <w:sz w:val="20"/>
          <w:szCs w:val="20"/>
        </w:rPr>
        <w:t>illustrated</w:t>
      </w:r>
      <w:r w:rsidR="007D6AD8">
        <w:rPr>
          <w:rFonts w:ascii="Arial" w:hAnsi="Arial" w:cs="Arial"/>
          <w:sz w:val="20"/>
          <w:szCs w:val="20"/>
        </w:rPr>
        <w:t xml:space="preserve"> </w:t>
      </w:r>
      <w:r w:rsidR="00682B4B">
        <w:rPr>
          <w:rFonts w:ascii="Arial" w:hAnsi="Arial" w:cs="Arial"/>
          <w:sz w:val="20"/>
          <w:szCs w:val="20"/>
        </w:rPr>
        <w:t>in</w:t>
      </w:r>
      <w:r w:rsidR="007D6AD8">
        <w:rPr>
          <w:rFonts w:ascii="Arial" w:hAnsi="Arial" w:cs="Arial"/>
          <w:sz w:val="20"/>
          <w:szCs w:val="20"/>
        </w:rPr>
        <w:t xml:space="preserve"> </w:t>
      </w:r>
      <w:r w:rsidR="007D6AD8" w:rsidRPr="004F41D5">
        <w:rPr>
          <w:rFonts w:ascii="Arial" w:hAnsi="Arial" w:cs="Arial"/>
          <w:color w:val="4472C4" w:themeColor="accent1"/>
          <w:sz w:val="20"/>
          <w:szCs w:val="20"/>
        </w:rPr>
        <w:t>Fig.1B</w:t>
      </w:r>
      <w:r w:rsidR="007D6AD8">
        <w:rPr>
          <w:rFonts w:ascii="Arial" w:hAnsi="Arial" w:cs="Arial"/>
          <w:sz w:val="20"/>
          <w:szCs w:val="20"/>
        </w:rPr>
        <w:t xml:space="preserve"> and corresponds to a special case of the first motif in </w:t>
      </w:r>
      <w:r w:rsidR="007D6AD8" w:rsidRPr="00682B4B">
        <w:rPr>
          <w:rFonts w:ascii="Arial" w:hAnsi="Arial" w:cs="Arial"/>
          <w:color w:val="4472C4" w:themeColor="accent1"/>
          <w:sz w:val="20"/>
          <w:szCs w:val="20"/>
        </w:rPr>
        <w:t>Fig.2</w:t>
      </w:r>
      <w:r w:rsidR="007D6AD8">
        <w:rPr>
          <w:rFonts w:ascii="Arial" w:hAnsi="Arial" w:cs="Arial"/>
          <w:sz w:val="20"/>
          <w:szCs w:val="20"/>
        </w:rPr>
        <w:t xml:space="preserve"> (</w:t>
      </w:r>
      <w:r w:rsidR="00E93F03">
        <w:rPr>
          <w:rFonts w:ascii="Arial" w:hAnsi="Arial" w:cs="Arial"/>
          <w:sz w:val="20"/>
          <w:szCs w:val="20"/>
        </w:rPr>
        <w:t>M</w:t>
      </w:r>
      <w:r w:rsidR="00682B4B">
        <w:rPr>
          <w:rFonts w:ascii="Arial" w:hAnsi="Arial" w:cs="Arial"/>
          <w:sz w:val="20"/>
          <w:szCs w:val="20"/>
        </w:rPr>
        <w:t>otif 1a</w:t>
      </w:r>
      <w:r w:rsidR="007D6AD8">
        <w:rPr>
          <w:rFonts w:ascii="Arial" w:hAnsi="Arial" w:cs="Arial"/>
          <w:sz w:val="20"/>
          <w:szCs w:val="20"/>
        </w:rPr>
        <w:t>)</w:t>
      </w:r>
      <w:r w:rsidR="00FA5040">
        <w:rPr>
          <w:rFonts w:ascii="Arial" w:hAnsi="Arial" w:cs="Arial"/>
          <w:sz w:val="20"/>
          <w:szCs w:val="20"/>
        </w:rPr>
        <w:t>. W</w:t>
      </w:r>
      <w:r w:rsidR="00AE0BDA" w:rsidRPr="00A16841">
        <w:rPr>
          <w:rFonts w:ascii="Arial" w:hAnsi="Arial" w:cs="Arial"/>
          <w:sz w:val="20"/>
          <w:szCs w:val="20"/>
        </w:rPr>
        <w:t xml:space="preserve">e have </w:t>
      </w:r>
      <w:r w:rsidR="00FA5040">
        <w:rPr>
          <w:rFonts w:ascii="Arial" w:hAnsi="Arial" w:cs="Arial"/>
          <w:sz w:val="20"/>
          <w:szCs w:val="20"/>
        </w:rPr>
        <w:t>modeled this example</w:t>
      </w:r>
      <w:r w:rsidR="00D04317">
        <w:rPr>
          <w:rFonts w:ascii="Arial" w:hAnsi="Arial" w:cs="Arial"/>
          <w:sz w:val="20"/>
          <w:szCs w:val="20"/>
        </w:rPr>
        <w:t xml:space="preserve"> </w:t>
      </w:r>
      <w:r w:rsidR="005A76F6">
        <w:rPr>
          <w:rFonts w:ascii="Arial" w:hAnsi="Arial" w:cs="Arial"/>
          <w:sz w:val="20"/>
          <w:szCs w:val="20"/>
        </w:rPr>
        <w:t>(</w:t>
      </w:r>
      <w:r w:rsidR="005A76F6" w:rsidRPr="004F41D5">
        <w:rPr>
          <w:rFonts w:ascii="Arial" w:hAnsi="Arial" w:cs="Arial"/>
          <w:color w:val="4472C4" w:themeColor="accent1"/>
          <w:sz w:val="20"/>
          <w:szCs w:val="20"/>
        </w:rPr>
        <w:t>Fig.1C</w:t>
      </w:r>
      <w:r w:rsidR="005A76F6">
        <w:rPr>
          <w:rFonts w:ascii="Arial" w:hAnsi="Arial" w:cs="Arial"/>
          <w:sz w:val="20"/>
          <w:szCs w:val="20"/>
        </w:rPr>
        <w:t>)</w:t>
      </w:r>
      <w:r w:rsidR="004F41D5">
        <w:rPr>
          <w:rFonts w:ascii="Arial" w:hAnsi="Arial" w:cs="Arial"/>
          <w:sz w:val="20"/>
          <w:szCs w:val="20"/>
        </w:rPr>
        <w:t xml:space="preserve"> and</w:t>
      </w:r>
      <w:r w:rsidR="00AE0BDA" w:rsidRPr="00A16841">
        <w:rPr>
          <w:rFonts w:ascii="Arial" w:hAnsi="Arial" w:cs="Arial"/>
          <w:sz w:val="20"/>
          <w:szCs w:val="20"/>
        </w:rPr>
        <w:t xml:space="preserve"> found that</w:t>
      </w:r>
      <w:r w:rsidR="005A76F6">
        <w:rPr>
          <w:rFonts w:ascii="Arial" w:hAnsi="Arial" w:cs="Arial"/>
          <w:sz w:val="20"/>
          <w:szCs w:val="20"/>
        </w:rPr>
        <w:t xml:space="preserve">, </w:t>
      </w:r>
      <w:r w:rsidR="00235B79">
        <w:rPr>
          <w:rFonts w:ascii="Arial" w:hAnsi="Arial" w:cs="Arial"/>
          <w:sz w:val="20"/>
          <w:szCs w:val="20"/>
        </w:rPr>
        <w:t>in agreement with the experiment</w:t>
      </w:r>
      <w:r w:rsidR="00AE0BDA" w:rsidRPr="00A16841">
        <w:rPr>
          <w:rFonts w:ascii="Arial" w:hAnsi="Arial" w:cs="Arial"/>
          <w:sz w:val="20"/>
          <w:szCs w:val="20"/>
        </w:rPr>
        <w:t xml:space="preserve">, </w:t>
      </w:r>
      <w:r w:rsidR="00235B79">
        <w:rPr>
          <w:rFonts w:ascii="Arial" w:hAnsi="Arial" w:cs="Arial"/>
          <w:sz w:val="20"/>
          <w:szCs w:val="20"/>
        </w:rPr>
        <w:t>the presence of A</w:t>
      </w:r>
      <w:r w:rsidR="00AE0BDA" w:rsidRPr="00A16841">
        <w:rPr>
          <w:rFonts w:ascii="Arial" w:hAnsi="Arial" w:cs="Arial"/>
          <w:sz w:val="20"/>
          <w:szCs w:val="20"/>
        </w:rPr>
        <w:t xml:space="preserve"> </w:t>
      </w:r>
      <w:r w:rsidR="00235B79">
        <w:rPr>
          <w:rFonts w:ascii="Arial" w:hAnsi="Arial" w:cs="Arial"/>
          <w:sz w:val="20"/>
          <w:szCs w:val="20"/>
        </w:rPr>
        <w:t xml:space="preserve">would lead </w:t>
      </w:r>
      <w:r w:rsidR="00AE0BDA" w:rsidRPr="00A16841">
        <w:rPr>
          <w:rFonts w:ascii="Arial" w:hAnsi="Arial" w:cs="Arial"/>
          <w:sz w:val="20"/>
          <w:szCs w:val="20"/>
        </w:rPr>
        <w:t>to the extinction of B</w:t>
      </w:r>
      <w:r w:rsidR="00235B79">
        <w:rPr>
          <w:rFonts w:ascii="Arial" w:hAnsi="Arial" w:cs="Arial"/>
          <w:sz w:val="20"/>
          <w:szCs w:val="20"/>
        </w:rPr>
        <w:t xml:space="preserve"> (</w:t>
      </w:r>
      <w:r w:rsidR="00235B79" w:rsidRPr="004F41D5">
        <w:rPr>
          <w:rFonts w:ascii="Arial" w:hAnsi="Arial" w:cs="Arial"/>
          <w:color w:val="4472C4" w:themeColor="accent1"/>
          <w:sz w:val="20"/>
          <w:szCs w:val="20"/>
        </w:rPr>
        <w:t>Fig.1D</w:t>
      </w:r>
      <w:r w:rsidR="00235B79">
        <w:rPr>
          <w:rFonts w:ascii="Arial" w:hAnsi="Arial" w:cs="Arial"/>
          <w:sz w:val="20"/>
          <w:szCs w:val="20"/>
        </w:rPr>
        <w:t>)</w:t>
      </w:r>
      <w:r w:rsidR="00AE0BDA" w:rsidRPr="00A16841">
        <w:rPr>
          <w:rFonts w:ascii="Arial" w:hAnsi="Arial" w:cs="Arial"/>
          <w:sz w:val="20"/>
          <w:szCs w:val="20"/>
        </w:rPr>
        <w:t xml:space="preserve">. </w:t>
      </w:r>
      <w:r w:rsidR="004F41D5">
        <w:rPr>
          <w:rFonts w:ascii="Arial" w:hAnsi="Arial" w:cs="Arial"/>
          <w:sz w:val="20"/>
          <w:szCs w:val="20"/>
        </w:rPr>
        <w:t>Importantly</w:t>
      </w:r>
      <w:r w:rsidR="00AE0BDA" w:rsidRPr="00A16841">
        <w:rPr>
          <w:rFonts w:ascii="Arial" w:hAnsi="Arial" w:cs="Arial"/>
          <w:sz w:val="20"/>
          <w:szCs w:val="20"/>
        </w:rPr>
        <w:t xml:space="preserve">, if the </w:t>
      </w:r>
      <w:r w:rsidR="000A2905">
        <w:rPr>
          <w:rFonts w:ascii="Arial" w:hAnsi="Arial" w:cs="Arial"/>
          <w:sz w:val="20"/>
          <w:szCs w:val="20"/>
        </w:rPr>
        <w:t xml:space="preserve">trait </w:t>
      </w:r>
      <w:proofErr w:type="gramStart"/>
      <w:r w:rsidR="00235B79">
        <w:rPr>
          <w:rFonts w:ascii="Arial" w:hAnsi="Arial" w:cs="Arial"/>
          <w:sz w:val="20"/>
          <w:szCs w:val="20"/>
        </w:rPr>
        <w:t>shift</w:t>
      </w:r>
      <w:proofErr w:type="gramEnd"/>
      <w:r w:rsidR="00235B79">
        <w:rPr>
          <w:rFonts w:ascii="Arial" w:hAnsi="Arial" w:cs="Arial"/>
          <w:sz w:val="20"/>
          <w:szCs w:val="20"/>
        </w:rPr>
        <w:t xml:space="preserve"> </w:t>
      </w:r>
      <w:r w:rsidR="000A2905">
        <w:rPr>
          <w:rFonts w:ascii="Arial" w:hAnsi="Arial" w:cs="Arial"/>
          <w:sz w:val="20"/>
          <w:szCs w:val="20"/>
        </w:rPr>
        <w:t>of</w:t>
      </w:r>
      <w:r w:rsidR="00235B79">
        <w:rPr>
          <w:rFonts w:ascii="Arial" w:hAnsi="Arial" w:cs="Arial"/>
          <w:sz w:val="20"/>
          <w:szCs w:val="20"/>
        </w:rPr>
        <w:t xml:space="preserve"> B</w:t>
      </w:r>
      <w:r w:rsidR="00AE0BDA" w:rsidRPr="00A16841">
        <w:rPr>
          <w:rFonts w:ascii="Arial" w:hAnsi="Arial" w:cs="Arial"/>
          <w:sz w:val="20"/>
          <w:szCs w:val="20"/>
        </w:rPr>
        <w:t xml:space="preserve"> </w:t>
      </w:r>
      <w:r w:rsidR="00235B79">
        <w:rPr>
          <w:rFonts w:ascii="Arial" w:hAnsi="Arial" w:cs="Arial"/>
          <w:sz w:val="20"/>
          <w:szCs w:val="20"/>
        </w:rPr>
        <w:t xml:space="preserve">due to A </w:t>
      </w:r>
      <w:r w:rsidR="00AE0BDA" w:rsidRPr="00A16841">
        <w:rPr>
          <w:rFonts w:ascii="Arial" w:hAnsi="Arial" w:cs="Arial"/>
          <w:sz w:val="20"/>
          <w:szCs w:val="20"/>
        </w:rPr>
        <w:t>is not taken into account, the species in th</w:t>
      </w:r>
      <w:r w:rsidR="000A2905">
        <w:rPr>
          <w:rFonts w:ascii="Arial" w:hAnsi="Arial" w:cs="Arial"/>
          <w:sz w:val="20"/>
          <w:szCs w:val="20"/>
        </w:rPr>
        <w:t>is</w:t>
      </w:r>
      <w:r w:rsidR="00AE0BDA" w:rsidRPr="00A16841">
        <w:rPr>
          <w:rFonts w:ascii="Arial" w:hAnsi="Arial" w:cs="Arial"/>
          <w:sz w:val="20"/>
          <w:szCs w:val="20"/>
        </w:rPr>
        <w:t xml:space="preserve"> ecosystem would be thought to coexist. </w:t>
      </w:r>
      <w:r w:rsidR="00185868">
        <w:rPr>
          <w:rFonts w:ascii="Arial" w:hAnsi="Arial" w:cs="Arial"/>
          <w:sz w:val="20"/>
          <w:szCs w:val="20"/>
        </w:rPr>
        <w:t>Thus</w:t>
      </w:r>
      <w:r w:rsidR="00FE0210">
        <w:rPr>
          <w:rFonts w:ascii="Arial" w:hAnsi="Arial" w:cs="Arial"/>
          <w:sz w:val="20"/>
          <w:szCs w:val="20"/>
        </w:rPr>
        <w:t>, the</w:t>
      </w:r>
      <w:r w:rsidR="00AE0BDA" w:rsidRPr="00A16841">
        <w:rPr>
          <w:rFonts w:ascii="Arial" w:hAnsi="Arial" w:cs="Arial"/>
          <w:sz w:val="20"/>
          <w:szCs w:val="20"/>
        </w:rPr>
        <w:t xml:space="preserve"> appearance of the extinction region </w:t>
      </w:r>
      <w:r w:rsidR="00235B79">
        <w:rPr>
          <w:rFonts w:ascii="Arial" w:hAnsi="Arial" w:cs="Arial"/>
          <w:sz w:val="20"/>
          <w:szCs w:val="20"/>
        </w:rPr>
        <w:t>i</w:t>
      </w:r>
      <w:r w:rsidR="00AE0BDA" w:rsidRPr="00A16841">
        <w:rPr>
          <w:rFonts w:ascii="Arial" w:hAnsi="Arial" w:cs="Arial"/>
          <w:sz w:val="20"/>
          <w:szCs w:val="20"/>
        </w:rPr>
        <w:t>n</w:t>
      </w:r>
      <w:r w:rsidR="00FE0210">
        <w:rPr>
          <w:rFonts w:ascii="Arial" w:hAnsi="Arial" w:cs="Arial"/>
          <w:sz w:val="20"/>
          <w:szCs w:val="20"/>
        </w:rPr>
        <w:t xml:space="preserve"> </w:t>
      </w:r>
      <w:r w:rsidR="00FE0210" w:rsidRPr="00185868">
        <w:rPr>
          <w:rFonts w:ascii="Arial" w:hAnsi="Arial" w:cs="Arial"/>
          <w:color w:val="4472C4" w:themeColor="accent1"/>
          <w:sz w:val="20"/>
          <w:szCs w:val="20"/>
        </w:rPr>
        <w:t>Fig.1D</w:t>
      </w:r>
      <w:r w:rsidR="00FE0210">
        <w:rPr>
          <w:rFonts w:ascii="Arial" w:hAnsi="Arial" w:cs="Arial"/>
          <w:sz w:val="20"/>
          <w:szCs w:val="20"/>
        </w:rPr>
        <w:t xml:space="preserve"> </w:t>
      </w:r>
      <w:r w:rsidR="00185868">
        <w:rPr>
          <w:rFonts w:ascii="Arial" w:hAnsi="Arial" w:cs="Arial"/>
          <w:sz w:val="20"/>
          <w:szCs w:val="20"/>
        </w:rPr>
        <w:t>is a direct</w:t>
      </w:r>
      <w:r w:rsidR="00AE0BDA" w:rsidRPr="00A16841">
        <w:rPr>
          <w:rFonts w:ascii="Arial" w:hAnsi="Arial" w:cs="Arial"/>
          <w:sz w:val="20"/>
          <w:szCs w:val="20"/>
        </w:rPr>
        <w:t xml:space="preserve"> consequence of </w:t>
      </w:r>
      <w:r w:rsidR="00185868">
        <w:rPr>
          <w:rFonts w:ascii="Arial" w:hAnsi="Arial" w:cs="Arial"/>
          <w:sz w:val="20"/>
          <w:szCs w:val="20"/>
        </w:rPr>
        <w:t>TMIM</w:t>
      </w:r>
      <w:r w:rsidR="00FE0210">
        <w:rPr>
          <w:rFonts w:ascii="Arial" w:hAnsi="Arial" w:cs="Arial"/>
          <w:sz w:val="20"/>
          <w:szCs w:val="20"/>
        </w:rPr>
        <w:t xml:space="preserve"> and</w:t>
      </w:r>
      <w:r w:rsidR="00AE0BDA" w:rsidRPr="00A16841">
        <w:rPr>
          <w:rFonts w:ascii="Arial" w:hAnsi="Arial" w:cs="Arial"/>
          <w:sz w:val="20"/>
          <w:szCs w:val="20"/>
        </w:rPr>
        <w:t xml:space="preserve"> </w:t>
      </w:r>
      <w:r w:rsidR="00185868">
        <w:rPr>
          <w:rFonts w:ascii="Arial" w:hAnsi="Arial" w:cs="Arial"/>
          <w:sz w:val="20"/>
          <w:szCs w:val="20"/>
        </w:rPr>
        <w:t>demonstrates</w:t>
      </w:r>
      <w:r w:rsidR="00AE0BDA" w:rsidRPr="00A16841">
        <w:rPr>
          <w:rFonts w:ascii="Arial" w:hAnsi="Arial" w:cs="Arial"/>
          <w:sz w:val="20"/>
          <w:szCs w:val="20"/>
        </w:rPr>
        <w:t xml:space="preserve"> the importance of modeling </w:t>
      </w:r>
      <w:r w:rsidR="00FE0210">
        <w:rPr>
          <w:rFonts w:ascii="Arial" w:hAnsi="Arial" w:cs="Arial"/>
          <w:sz w:val="20"/>
          <w:szCs w:val="20"/>
        </w:rPr>
        <w:t>such effects</w:t>
      </w:r>
      <w:r w:rsidR="00AE0BDA" w:rsidRPr="00A16841">
        <w:rPr>
          <w:rFonts w:ascii="Arial" w:hAnsi="Arial" w:cs="Arial"/>
          <w:sz w:val="20"/>
          <w:szCs w:val="20"/>
        </w:rPr>
        <w:t xml:space="preserve"> for predicting the outcome of ecological dynamics.</w:t>
      </w:r>
    </w:p>
    <w:p w14:paraId="4DAEFBE1" w14:textId="684B82F5" w:rsidR="00AE0BDA" w:rsidRDefault="00BF5870" w:rsidP="00AE0BDA">
      <w:pPr>
        <w:widowControl w:val="0"/>
        <w:spacing w:after="120"/>
        <w:rPr>
          <w:rFonts w:ascii="Arial" w:hAnsi="Arial" w:cs="Arial"/>
          <w:sz w:val="20"/>
          <w:szCs w:val="20"/>
        </w:rPr>
      </w:pPr>
      <w:r w:rsidRPr="00C37972">
        <w:rPr>
          <w:rFonts w:ascii="Arial" w:hAnsi="Arial" w:cs="Arial"/>
          <w:i/>
          <w:iCs/>
          <w:sz w:val="20"/>
          <w:szCs w:val="20"/>
        </w:rPr>
        <w:t>T</w:t>
      </w:r>
      <w:r w:rsidR="00AE0BDA" w:rsidRPr="00C37972">
        <w:rPr>
          <w:rFonts w:ascii="Arial" w:hAnsi="Arial" w:cs="Arial"/>
          <w:i/>
          <w:iCs/>
          <w:sz w:val="20"/>
          <w:szCs w:val="20"/>
        </w:rPr>
        <w:t xml:space="preserve">heoretical </w:t>
      </w:r>
      <w:r w:rsidR="00D91018" w:rsidRPr="00C37972">
        <w:rPr>
          <w:rFonts w:ascii="Arial" w:hAnsi="Arial" w:cs="Arial"/>
          <w:i/>
          <w:iCs/>
          <w:sz w:val="20"/>
          <w:szCs w:val="20"/>
        </w:rPr>
        <w:t>results</w:t>
      </w:r>
      <w:r w:rsidR="00AE0BDA" w:rsidRPr="00C37972">
        <w:rPr>
          <w:rFonts w:ascii="Arial" w:hAnsi="Arial" w:cs="Arial"/>
          <w:i/>
          <w:iCs/>
          <w:sz w:val="20"/>
          <w:szCs w:val="20"/>
        </w:rPr>
        <w:t xml:space="preserve"> on “exploitative competition” with heterogeneous prey</w:t>
      </w:r>
      <w:r w:rsidR="00D91018" w:rsidRPr="00C37972">
        <w:rPr>
          <w:rFonts w:ascii="Arial" w:hAnsi="Arial" w:cs="Arial"/>
          <w:sz w:val="20"/>
          <w:szCs w:val="20"/>
        </w:rPr>
        <w:t>.</w:t>
      </w:r>
      <w:r w:rsidR="00C37972">
        <w:rPr>
          <w:rFonts w:ascii="Arial" w:hAnsi="Arial" w:cs="Arial"/>
          <w:sz w:val="20"/>
          <w:szCs w:val="20"/>
        </w:rPr>
        <w:t xml:space="preserve"> </w:t>
      </w:r>
      <w:r w:rsidR="00A5793A">
        <w:rPr>
          <w:rFonts w:ascii="Arial" w:hAnsi="Arial" w:cs="Arial"/>
          <w:sz w:val="20"/>
          <w:szCs w:val="20"/>
        </w:rPr>
        <w:t xml:space="preserve">In a </w:t>
      </w:r>
      <w:r w:rsidR="003B75A9">
        <w:rPr>
          <w:rFonts w:ascii="Arial" w:hAnsi="Arial" w:cs="Arial"/>
          <w:sz w:val="20"/>
          <w:szCs w:val="20"/>
        </w:rPr>
        <w:t>recent work</w:t>
      </w:r>
      <w:r w:rsidR="001759AB">
        <w:rPr>
          <w:rFonts w:ascii="Arial" w:hAnsi="Arial" w:cs="Arial"/>
          <w:sz w:val="20"/>
          <w:szCs w:val="20"/>
        </w:rPr>
        <w:t xml:space="preserve"> (Jackson &amp; Xue 2022)</w:t>
      </w:r>
      <w:r w:rsidR="00A5793A">
        <w:rPr>
          <w:rFonts w:ascii="Arial" w:hAnsi="Arial" w:cs="Arial"/>
          <w:sz w:val="20"/>
          <w:szCs w:val="20"/>
        </w:rPr>
        <w:t xml:space="preserve">, we considered trait heterogeneity within a prey species shared by two predators, which corresponds to </w:t>
      </w:r>
      <w:r w:rsidR="00E93F03">
        <w:rPr>
          <w:rFonts w:ascii="Arial" w:hAnsi="Arial" w:cs="Arial"/>
          <w:sz w:val="20"/>
          <w:szCs w:val="20"/>
        </w:rPr>
        <w:t>M</w:t>
      </w:r>
      <w:r w:rsidR="00A5793A">
        <w:rPr>
          <w:rFonts w:ascii="Arial" w:hAnsi="Arial" w:cs="Arial"/>
          <w:sz w:val="20"/>
          <w:szCs w:val="20"/>
        </w:rPr>
        <w:t>otif</w:t>
      </w:r>
      <w:r w:rsidR="007B5344">
        <w:rPr>
          <w:rFonts w:ascii="Arial" w:hAnsi="Arial" w:cs="Arial"/>
          <w:sz w:val="20"/>
          <w:szCs w:val="20"/>
        </w:rPr>
        <w:t xml:space="preserve"> 2a</w:t>
      </w:r>
      <w:r w:rsidR="00A5793A">
        <w:rPr>
          <w:rFonts w:ascii="Arial" w:hAnsi="Arial" w:cs="Arial"/>
          <w:sz w:val="20"/>
          <w:szCs w:val="20"/>
        </w:rPr>
        <w:t xml:space="preserve"> in </w:t>
      </w:r>
      <w:r w:rsidR="00A5793A" w:rsidRPr="00E93F03">
        <w:rPr>
          <w:rFonts w:ascii="Arial" w:hAnsi="Arial" w:cs="Arial"/>
          <w:color w:val="4472C4" w:themeColor="accent1"/>
          <w:sz w:val="20"/>
          <w:szCs w:val="20"/>
        </w:rPr>
        <w:t>Fig.2</w:t>
      </w:r>
      <w:r w:rsidR="00AF32DF">
        <w:rPr>
          <w:rFonts w:ascii="Arial" w:hAnsi="Arial" w:cs="Arial"/>
          <w:sz w:val="20"/>
          <w:szCs w:val="20"/>
        </w:rPr>
        <w:t xml:space="preserve">. </w:t>
      </w:r>
      <w:r w:rsidR="001759AB">
        <w:rPr>
          <w:rFonts w:ascii="Arial" w:hAnsi="Arial" w:cs="Arial"/>
          <w:sz w:val="20"/>
          <w:szCs w:val="20"/>
        </w:rPr>
        <w:t xml:space="preserve">Without heterogeneity, it </w:t>
      </w:r>
      <w:r w:rsidR="00E93F03">
        <w:rPr>
          <w:rFonts w:ascii="Arial" w:hAnsi="Arial" w:cs="Arial"/>
          <w:sz w:val="20"/>
          <w:szCs w:val="20"/>
        </w:rPr>
        <w:t>wa</w:t>
      </w:r>
      <w:r w:rsidR="001759AB">
        <w:rPr>
          <w:rFonts w:ascii="Arial" w:hAnsi="Arial" w:cs="Arial"/>
          <w:sz w:val="20"/>
          <w:szCs w:val="20"/>
        </w:rPr>
        <w:t xml:space="preserve">s expected that the competition between the predators would lead to the extinction of one of them. </w:t>
      </w:r>
      <w:r w:rsidR="008160CD">
        <w:rPr>
          <w:rFonts w:ascii="Arial" w:hAnsi="Arial" w:cs="Arial"/>
          <w:sz w:val="20"/>
          <w:szCs w:val="20"/>
        </w:rPr>
        <w:t>We showed that</w:t>
      </w:r>
      <w:r w:rsidR="00A82D06">
        <w:rPr>
          <w:rFonts w:ascii="Arial" w:hAnsi="Arial" w:cs="Arial"/>
          <w:sz w:val="20"/>
          <w:szCs w:val="20"/>
        </w:rPr>
        <w:t>, if the prey population ha</w:t>
      </w:r>
      <w:r w:rsidR="00E93F03">
        <w:rPr>
          <w:rFonts w:ascii="Arial" w:hAnsi="Arial" w:cs="Arial"/>
          <w:sz w:val="20"/>
          <w:szCs w:val="20"/>
        </w:rPr>
        <w:t>d</w:t>
      </w:r>
      <w:r w:rsidR="00A82D06">
        <w:rPr>
          <w:rFonts w:ascii="Arial" w:hAnsi="Arial" w:cs="Arial"/>
          <w:sz w:val="20"/>
          <w:szCs w:val="20"/>
        </w:rPr>
        <w:t xml:space="preserve"> trait variations and the predators ha</w:t>
      </w:r>
      <w:r w:rsidR="00E93F03">
        <w:rPr>
          <w:rFonts w:ascii="Arial" w:hAnsi="Arial" w:cs="Arial"/>
          <w:sz w:val="20"/>
          <w:szCs w:val="20"/>
        </w:rPr>
        <w:t>d</w:t>
      </w:r>
      <w:r w:rsidR="00A82D06">
        <w:rPr>
          <w:rFonts w:ascii="Arial" w:hAnsi="Arial" w:cs="Arial"/>
          <w:sz w:val="20"/>
          <w:szCs w:val="20"/>
        </w:rPr>
        <w:t xml:space="preserve"> different preference for the trait, </w:t>
      </w:r>
      <w:r w:rsidR="009103BC">
        <w:rPr>
          <w:rFonts w:ascii="Arial" w:hAnsi="Arial" w:cs="Arial"/>
          <w:sz w:val="20"/>
          <w:szCs w:val="20"/>
        </w:rPr>
        <w:t xml:space="preserve">then a new </w:t>
      </w:r>
      <w:r w:rsidR="009103BC" w:rsidRPr="009103BC">
        <w:rPr>
          <w:rFonts w:ascii="Arial" w:hAnsi="Arial" w:cs="Arial"/>
          <w:sz w:val="20"/>
          <w:szCs w:val="20"/>
        </w:rPr>
        <w:t xml:space="preserve">equilibrium </w:t>
      </w:r>
      <w:r w:rsidR="00E93F03">
        <w:rPr>
          <w:rFonts w:ascii="Arial" w:hAnsi="Arial" w:cs="Arial"/>
          <w:sz w:val="20"/>
          <w:szCs w:val="20"/>
        </w:rPr>
        <w:t xml:space="preserve">would </w:t>
      </w:r>
      <w:r w:rsidR="009103BC">
        <w:rPr>
          <w:rFonts w:ascii="Arial" w:hAnsi="Arial" w:cs="Arial"/>
          <w:sz w:val="20"/>
          <w:szCs w:val="20"/>
        </w:rPr>
        <w:t xml:space="preserve">emerge </w:t>
      </w:r>
      <w:r w:rsidR="009103BC" w:rsidRPr="009103BC">
        <w:rPr>
          <w:rFonts w:ascii="Arial" w:hAnsi="Arial" w:cs="Arial"/>
          <w:sz w:val="20"/>
          <w:szCs w:val="20"/>
        </w:rPr>
        <w:t>where all three species coexist</w:t>
      </w:r>
      <w:r w:rsidR="009103BC">
        <w:rPr>
          <w:rFonts w:ascii="Arial" w:hAnsi="Arial" w:cs="Arial"/>
          <w:sz w:val="20"/>
          <w:szCs w:val="20"/>
        </w:rPr>
        <w:t xml:space="preserve">. This could describe situations where, for example, the prey species </w:t>
      </w:r>
      <w:r w:rsidR="0003174B">
        <w:rPr>
          <w:rFonts w:ascii="Arial" w:hAnsi="Arial" w:cs="Arial"/>
          <w:sz w:val="20"/>
          <w:szCs w:val="20"/>
        </w:rPr>
        <w:t>c</w:t>
      </w:r>
      <w:r w:rsidR="00E93F03">
        <w:rPr>
          <w:rFonts w:ascii="Arial" w:hAnsi="Arial" w:cs="Arial"/>
          <w:sz w:val="20"/>
          <w:szCs w:val="20"/>
        </w:rPr>
        <w:t>ould</w:t>
      </w:r>
      <w:r w:rsidR="0003174B">
        <w:rPr>
          <w:rFonts w:ascii="Arial" w:hAnsi="Arial" w:cs="Arial"/>
          <w:sz w:val="20"/>
          <w:szCs w:val="20"/>
        </w:rPr>
        <w:t xml:space="preserve"> switch between different types of behavior that defend</w:t>
      </w:r>
      <w:r w:rsidR="00E93F03">
        <w:rPr>
          <w:rFonts w:ascii="Arial" w:hAnsi="Arial" w:cs="Arial"/>
          <w:sz w:val="20"/>
          <w:szCs w:val="20"/>
        </w:rPr>
        <w:t>ed</w:t>
      </w:r>
      <w:r w:rsidR="0003174B">
        <w:rPr>
          <w:rFonts w:ascii="Arial" w:hAnsi="Arial" w:cs="Arial"/>
          <w:sz w:val="20"/>
          <w:szCs w:val="20"/>
        </w:rPr>
        <w:t xml:space="preserve"> them against one type of predator or the other. Besides the unexpected coexistence of predators, we also observed </w:t>
      </w:r>
      <w:r w:rsidR="00F45141">
        <w:rPr>
          <w:rFonts w:ascii="Arial" w:hAnsi="Arial" w:cs="Arial"/>
          <w:sz w:val="20"/>
          <w:szCs w:val="20"/>
        </w:rPr>
        <w:t xml:space="preserve">surprising results from the model, such as the facilitation of one predator by the other (i.e., one predator </w:t>
      </w:r>
      <w:r w:rsidR="00BD3892">
        <w:rPr>
          <w:rFonts w:ascii="Arial" w:hAnsi="Arial" w:cs="Arial"/>
          <w:sz w:val="20"/>
          <w:szCs w:val="20"/>
        </w:rPr>
        <w:t>is better off when the competitor is present</w:t>
      </w:r>
      <w:r w:rsidR="00F45141">
        <w:rPr>
          <w:rFonts w:ascii="Arial" w:hAnsi="Arial" w:cs="Arial"/>
          <w:sz w:val="20"/>
          <w:szCs w:val="20"/>
        </w:rPr>
        <w:t>)</w:t>
      </w:r>
      <w:r w:rsidR="00BD3892">
        <w:rPr>
          <w:rFonts w:ascii="Arial" w:hAnsi="Arial" w:cs="Arial"/>
          <w:sz w:val="20"/>
          <w:szCs w:val="20"/>
        </w:rPr>
        <w:t xml:space="preserve">, or the promotion of the prey by a predator (i.e., the prey is more abundant in the presence of a second predator). </w:t>
      </w:r>
      <w:r w:rsidR="00002651">
        <w:rPr>
          <w:rFonts w:ascii="Arial" w:hAnsi="Arial" w:cs="Arial"/>
          <w:sz w:val="20"/>
          <w:szCs w:val="20"/>
        </w:rPr>
        <w:t xml:space="preserve">In more recent work (unpublished), we found that such emergent promotion can happen even with only one predator, </w:t>
      </w:r>
      <w:r w:rsidR="00500908">
        <w:rPr>
          <w:rFonts w:ascii="Arial" w:hAnsi="Arial" w:cs="Arial"/>
          <w:sz w:val="20"/>
          <w:szCs w:val="20"/>
        </w:rPr>
        <w:t>such as in</w:t>
      </w:r>
      <w:r w:rsidR="00002651">
        <w:rPr>
          <w:rFonts w:ascii="Arial" w:hAnsi="Arial" w:cs="Arial"/>
          <w:sz w:val="20"/>
          <w:szCs w:val="20"/>
        </w:rPr>
        <w:t xml:space="preserve"> the “healthy herd”</w:t>
      </w:r>
      <w:r w:rsidR="00500908">
        <w:rPr>
          <w:rFonts w:ascii="Arial" w:hAnsi="Arial" w:cs="Arial"/>
          <w:sz w:val="20"/>
          <w:szCs w:val="20"/>
        </w:rPr>
        <w:t xml:space="preserve"> model (</w:t>
      </w:r>
      <w:r w:rsidR="00500908" w:rsidRPr="00500908">
        <w:rPr>
          <w:rFonts w:ascii="Arial" w:hAnsi="Arial" w:cs="Arial"/>
          <w:sz w:val="20"/>
          <w:szCs w:val="20"/>
        </w:rPr>
        <w:t>Packer</w:t>
      </w:r>
      <w:r w:rsidR="00500908">
        <w:rPr>
          <w:rFonts w:ascii="Arial" w:hAnsi="Arial" w:cs="Arial"/>
          <w:sz w:val="20"/>
          <w:szCs w:val="20"/>
        </w:rPr>
        <w:t xml:space="preserve"> et al. </w:t>
      </w:r>
      <w:r w:rsidR="00500908" w:rsidRPr="00500908">
        <w:rPr>
          <w:rFonts w:ascii="Arial" w:hAnsi="Arial" w:cs="Arial"/>
          <w:sz w:val="20"/>
          <w:szCs w:val="20"/>
        </w:rPr>
        <w:t>2003</w:t>
      </w:r>
      <w:r w:rsidR="00500908">
        <w:rPr>
          <w:rFonts w:ascii="Arial" w:hAnsi="Arial" w:cs="Arial"/>
          <w:sz w:val="20"/>
          <w:szCs w:val="20"/>
        </w:rPr>
        <w:t>).</w:t>
      </w:r>
      <w:r w:rsidR="00002651">
        <w:rPr>
          <w:rFonts w:ascii="Arial" w:hAnsi="Arial" w:cs="Arial"/>
          <w:sz w:val="20"/>
          <w:szCs w:val="20"/>
        </w:rPr>
        <w:t xml:space="preserve"> </w:t>
      </w:r>
      <w:r w:rsidR="00BD3892">
        <w:rPr>
          <w:rFonts w:ascii="Arial" w:hAnsi="Arial" w:cs="Arial"/>
          <w:sz w:val="20"/>
          <w:szCs w:val="20"/>
        </w:rPr>
        <w:t xml:space="preserve">These </w:t>
      </w:r>
      <w:r w:rsidR="00866A35">
        <w:rPr>
          <w:rFonts w:ascii="Arial" w:hAnsi="Arial" w:cs="Arial"/>
          <w:sz w:val="20"/>
          <w:szCs w:val="20"/>
        </w:rPr>
        <w:t xml:space="preserve">counterintuitive </w:t>
      </w:r>
      <w:r w:rsidR="00520280">
        <w:rPr>
          <w:rFonts w:ascii="Arial" w:hAnsi="Arial" w:cs="Arial"/>
          <w:sz w:val="20"/>
          <w:szCs w:val="20"/>
        </w:rPr>
        <w:t>effects</w:t>
      </w:r>
      <w:r w:rsidR="00BD3892">
        <w:rPr>
          <w:rFonts w:ascii="Arial" w:hAnsi="Arial" w:cs="Arial"/>
          <w:sz w:val="20"/>
          <w:szCs w:val="20"/>
        </w:rPr>
        <w:t xml:space="preserve"> </w:t>
      </w:r>
      <w:r w:rsidR="004553DB">
        <w:rPr>
          <w:rFonts w:ascii="Arial" w:hAnsi="Arial" w:cs="Arial"/>
          <w:sz w:val="20"/>
          <w:szCs w:val="20"/>
        </w:rPr>
        <w:t>we</w:t>
      </w:r>
      <w:r w:rsidR="00BD3892">
        <w:rPr>
          <w:rFonts w:ascii="Arial" w:hAnsi="Arial" w:cs="Arial"/>
          <w:sz w:val="20"/>
          <w:szCs w:val="20"/>
        </w:rPr>
        <w:t>re made possible because</w:t>
      </w:r>
      <w:r w:rsidR="004553DB">
        <w:rPr>
          <w:rFonts w:ascii="Arial" w:hAnsi="Arial" w:cs="Arial"/>
          <w:sz w:val="20"/>
          <w:szCs w:val="20"/>
        </w:rPr>
        <w:t xml:space="preserve"> of TMIM:</w:t>
      </w:r>
      <w:r w:rsidR="00BD3892">
        <w:rPr>
          <w:rFonts w:ascii="Arial" w:hAnsi="Arial" w:cs="Arial"/>
          <w:sz w:val="20"/>
          <w:szCs w:val="20"/>
        </w:rPr>
        <w:t xml:space="preserve"> one predator influences the prey composition and hence the overall interaction </w:t>
      </w:r>
      <w:r w:rsidR="00551663">
        <w:rPr>
          <w:rFonts w:ascii="Arial" w:hAnsi="Arial" w:cs="Arial"/>
          <w:sz w:val="20"/>
          <w:szCs w:val="20"/>
        </w:rPr>
        <w:t>strength between the prey and the other predator.</w:t>
      </w:r>
      <w:r w:rsidR="00E83ABE">
        <w:rPr>
          <w:rFonts w:ascii="Arial" w:hAnsi="Arial" w:cs="Arial"/>
          <w:sz w:val="20"/>
          <w:szCs w:val="20"/>
        </w:rPr>
        <w:t xml:space="preserve"> </w:t>
      </w:r>
      <w:r w:rsidR="00C4525F">
        <w:rPr>
          <w:rFonts w:ascii="Arial" w:hAnsi="Arial" w:cs="Arial"/>
          <w:sz w:val="20"/>
          <w:szCs w:val="20"/>
        </w:rPr>
        <w:t>We expect to see similar</w:t>
      </w:r>
      <w:r w:rsidR="00E83ABE">
        <w:rPr>
          <w:rFonts w:ascii="Arial" w:hAnsi="Arial" w:cs="Arial"/>
          <w:sz w:val="20"/>
          <w:szCs w:val="20"/>
        </w:rPr>
        <w:t xml:space="preserve"> </w:t>
      </w:r>
      <w:r w:rsidR="00333677" w:rsidRPr="00C4525F">
        <w:rPr>
          <w:rFonts w:ascii="Arial" w:hAnsi="Arial" w:cs="Arial"/>
          <w:i/>
          <w:iCs/>
          <w:sz w:val="20"/>
          <w:szCs w:val="20"/>
        </w:rPr>
        <w:t>abnormal</w:t>
      </w:r>
      <w:r w:rsidR="00333677">
        <w:rPr>
          <w:rFonts w:ascii="Arial" w:hAnsi="Arial" w:cs="Arial"/>
          <w:sz w:val="20"/>
          <w:szCs w:val="20"/>
        </w:rPr>
        <w:t xml:space="preserve"> effects</w:t>
      </w:r>
      <w:r w:rsidR="00E83ABE">
        <w:rPr>
          <w:rFonts w:ascii="Arial" w:hAnsi="Arial" w:cs="Arial"/>
          <w:sz w:val="20"/>
          <w:szCs w:val="20"/>
        </w:rPr>
        <w:t xml:space="preserve"> </w:t>
      </w:r>
      <w:r w:rsidR="00C4525F">
        <w:rPr>
          <w:rFonts w:ascii="Arial" w:hAnsi="Arial" w:cs="Arial"/>
          <w:sz w:val="20"/>
          <w:szCs w:val="20"/>
        </w:rPr>
        <w:t>in other motifs</w:t>
      </w:r>
      <w:r w:rsidR="00C548A2">
        <w:rPr>
          <w:rFonts w:ascii="Arial" w:hAnsi="Arial" w:cs="Arial"/>
          <w:sz w:val="20"/>
          <w:szCs w:val="20"/>
        </w:rPr>
        <w:t xml:space="preserve"> that we will study</w:t>
      </w:r>
      <w:r w:rsidR="00A12639">
        <w:rPr>
          <w:rFonts w:ascii="Arial" w:hAnsi="Arial" w:cs="Arial"/>
          <w:sz w:val="20"/>
          <w:szCs w:val="20"/>
        </w:rPr>
        <w:t>.</w:t>
      </w:r>
    </w:p>
    <w:p w14:paraId="14498354" w14:textId="084E655C" w:rsidR="00DB6DFF" w:rsidRPr="00CD744D" w:rsidRDefault="00AB617D" w:rsidP="005413E0">
      <w:pPr>
        <w:widowControl w:val="0"/>
        <w:spacing w:after="120"/>
        <w:rPr>
          <w:rFonts w:ascii="Arial" w:hAnsi="Arial" w:cs="Arial"/>
          <w:sz w:val="20"/>
          <w:szCs w:val="20"/>
          <w:u w:val="single"/>
        </w:rPr>
      </w:pPr>
      <w:r w:rsidRPr="00CD744D">
        <w:rPr>
          <w:rFonts w:ascii="Arial" w:hAnsi="Arial" w:cs="Arial"/>
          <w:sz w:val="20"/>
          <w:szCs w:val="20"/>
          <w:u w:val="single"/>
        </w:rPr>
        <w:t xml:space="preserve">Expected </w:t>
      </w:r>
      <w:r w:rsidR="00A33B0D" w:rsidRPr="00CD744D">
        <w:rPr>
          <w:rFonts w:ascii="Arial" w:hAnsi="Arial" w:cs="Arial"/>
          <w:sz w:val="20"/>
          <w:szCs w:val="20"/>
          <w:u w:val="single"/>
        </w:rPr>
        <w:t>results</w:t>
      </w:r>
      <w:r w:rsidRPr="00CD744D">
        <w:rPr>
          <w:rFonts w:ascii="Arial" w:hAnsi="Arial" w:cs="Arial"/>
          <w:sz w:val="20"/>
          <w:szCs w:val="20"/>
          <w:u w:val="single"/>
        </w:rPr>
        <w:t xml:space="preserve"> and alternative strategies</w:t>
      </w:r>
      <w:r w:rsidR="00AD3037" w:rsidRPr="00CD744D">
        <w:rPr>
          <w:rFonts w:ascii="Arial" w:hAnsi="Arial" w:cs="Arial"/>
          <w:sz w:val="20"/>
          <w:szCs w:val="20"/>
          <w:u w:val="single"/>
        </w:rPr>
        <w:t>:</w:t>
      </w:r>
    </w:p>
    <w:p w14:paraId="20C7DC92" w14:textId="77777777" w:rsidR="00504CE9" w:rsidRDefault="00CD744D" w:rsidP="005413E0">
      <w:pPr>
        <w:widowControl w:val="0"/>
        <w:spacing w:before="120" w:after="120"/>
        <w:rPr>
          <w:rFonts w:ascii="Arial" w:hAnsi="Arial" w:cs="Arial"/>
          <w:sz w:val="20"/>
          <w:szCs w:val="20"/>
        </w:rPr>
      </w:pPr>
      <w:r>
        <w:rPr>
          <w:rFonts w:ascii="Arial" w:hAnsi="Arial" w:cs="Arial"/>
          <w:sz w:val="20"/>
          <w:szCs w:val="20"/>
        </w:rPr>
        <w:t xml:space="preserve">By analyzing the dynamical systems corresponding to </w:t>
      </w:r>
      <w:r w:rsidR="007A4113">
        <w:rPr>
          <w:rFonts w:ascii="Arial" w:hAnsi="Arial" w:cs="Arial"/>
          <w:sz w:val="20"/>
          <w:szCs w:val="20"/>
        </w:rPr>
        <w:t>different</w:t>
      </w:r>
      <w:r>
        <w:rPr>
          <w:rFonts w:ascii="Arial" w:hAnsi="Arial" w:cs="Arial"/>
          <w:sz w:val="20"/>
          <w:szCs w:val="20"/>
        </w:rPr>
        <w:t xml:space="preserve"> motifs </w:t>
      </w:r>
      <w:r w:rsidR="007A4113">
        <w:rPr>
          <w:rFonts w:ascii="Arial" w:hAnsi="Arial" w:cs="Arial"/>
          <w:sz w:val="20"/>
          <w:szCs w:val="20"/>
        </w:rPr>
        <w:t xml:space="preserve">(as </w:t>
      </w:r>
      <w:r>
        <w:rPr>
          <w:rFonts w:ascii="Arial" w:hAnsi="Arial" w:cs="Arial"/>
          <w:sz w:val="20"/>
          <w:szCs w:val="20"/>
        </w:rPr>
        <w:t xml:space="preserve">in </w:t>
      </w:r>
      <w:r w:rsidRPr="007A4113">
        <w:rPr>
          <w:rFonts w:ascii="Arial" w:hAnsi="Arial" w:cs="Arial"/>
          <w:color w:val="4472C4" w:themeColor="accent1"/>
          <w:sz w:val="20"/>
          <w:szCs w:val="20"/>
        </w:rPr>
        <w:t>Fig.2</w:t>
      </w:r>
      <w:r w:rsidR="007A4113">
        <w:rPr>
          <w:rFonts w:ascii="Arial" w:hAnsi="Arial" w:cs="Arial"/>
          <w:sz w:val="20"/>
          <w:szCs w:val="20"/>
        </w:rPr>
        <w:t>),</w:t>
      </w:r>
      <w:r>
        <w:rPr>
          <w:rFonts w:ascii="Arial" w:hAnsi="Arial" w:cs="Arial"/>
          <w:sz w:val="20"/>
          <w:szCs w:val="20"/>
        </w:rPr>
        <w:t xml:space="preserve"> we </w:t>
      </w:r>
      <w:r w:rsidR="008A4136">
        <w:rPr>
          <w:rFonts w:ascii="Arial" w:hAnsi="Arial" w:cs="Arial"/>
          <w:sz w:val="20"/>
          <w:szCs w:val="20"/>
        </w:rPr>
        <w:t>expect to</w:t>
      </w:r>
      <w:r>
        <w:rPr>
          <w:rFonts w:ascii="Arial" w:hAnsi="Arial" w:cs="Arial"/>
          <w:sz w:val="20"/>
          <w:szCs w:val="20"/>
        </w:rPr>
        <w:t xml:space="preserve"> find new equilibria </w:t>
      </w:r>
      <w:r w:rsidR="00343400">
        <w:rPr>
          <w:rFonts w:ascii="Arial" w:hAnsi="Arial" w:cs="Arial"/>
          <w:sz w:val="20"/>
          <w:szCs w:val="20"/>
        </w:rPr>
        <w:t xml:space="preserve">that are made possible by </w:t>
      </w:r>
      <w:r w:rsidR="003002C0">
        <w:rPr>
          <w:rFonts w:ascii="Arial" w:hAnsi="Arial" w:cs="Arial"/>
          <w:sz w:val="20"/>
          <w:szCs w:val="20"/>
        </w:rPr>
        <w:t>TMIM</w:t>
      </w:r>
      <w:r w:rsidR="00343400">
        <w:rPr>
          <w:rFonts w:ascii="Arial" w:hAnsi="Arial" w:cs="Arial"/>
          <w:sz w:val="20"/>
          <w:szCs w:val="20"/>
        </w:rPr>
        <w:t xml:space="preserve">. By doing this systematically, we will be able to classify the new equilibria and compare to the restricted rules derived in previous work without considering TMIM. </w:t>
      </w:r>
      <w:r w:rsidR="00840B1E">
        <w:rPr>
          <w:rFonts w:ascii="Arial" w:hAnsi="Arial" w:cs="Arial"/>
          <w:sz w:val="20"/>
          <w:szCs w:val="20"/>
        </w:rPr>
        <w:t xml:space="preserve">A </w:t>
      </w:r>
      <w:r w:rsidR="008E1964">
        <w:rPr>
          <w:rFonts w:ascii="Arial" w:hAnsi="Arial" w:cs="Arial"/>
          <w:sz w:val="20"/>
          <w:szCs w:val="20"/>
        </w:rPr>
        <w:t>concrete</w:t>
      </w:r>
      <w:r w:rsidR="00840B1E">
        <w:rPr>
          <w:rFonts w:ascii="Arial" w:hAnsi="Arial" w:cs="Arial"/>
          <w:sz w:val="20"/>
          <w:szCs w:val="20"/>
        </w:rPr>
        <w:t xml:space="preserve"> example is the 3-species mutual competition</w:t>
      </w:r>
      <w:r w:rsidR="005368CF">
        <w:rPr>
          <w:rFonts w:ascii="Arial" w:hAnsi="Arial" w:cs="Arial"/>
          <w:sz w:val="20"/>
          <w:szCs w:val="20"/>
        </w:rPr>
        <w:t xml:space="preserve"> pattern</w:t>
      </w:r>
      <w:r w:rsidR="00840B1E">
        <w:rPr>
          <w:rFonts w:ascii="Arial" w:hAnsi="Arial" w:cs="Arial"/>
          <w:sz w:val="20"/>
          <w:szCs w:val="20"/>
        </w:rPr>
        <w:t xml:space="preserve"> (Fig.2 last column). When interaction modification is added to this pattern, the new </w:t>
      </w:r>
      <w:r w:rsidR="00CA4082">
        <w:rPr>
          <w:rFonts w:ascii="Arial" w:hAnsi="Arial" w:cs="Arial"/>
          <w:sz w:val="20"/>
          <w:szCs w:val="20"/>
        </w:rPr>
        <w:t>M</w:t>
      </w:r>
      <w:r w:rsidR="00840B1E">
        <w:rPr>
          <w:rFonts w:ascii="Arial" w:hAnsi="Arial" w:cs="Arial"/>
          <w:sz w:val="20"/>
          <w:szCs w:val="20"/>
        </w:rPr>
        <w:t>otif</w:t>
      </w:r>
      <w:r w:rsidR="00CA4082">
        <w:rPr>
          <w:rFonts w:ascii="Arial" w:hAnsi="Arial" w:cs="Arial"/>
          <w:sz w:val="20"/>
          <w:szCs w:val="20"/>
        </w:rPr>
        <w:t xml:space="preserve"> 7</w:t>
      </w:r>
      <w:r w:rsidR="00840B1E">
        <w:rPr>
          <w:rFonts w:ascii="Arial" w:hAnsi="Arial" w:cs="Arial"/>
          <w:sz w:val="20"/>
          <w:szCs w:val="20"/>
        </w:rPr>
        <w:t xml:space="preserve"> </w:t>
      </w:r>
      <w:r w:rsidR="00A326B9">
        <w:rPr>
          <w:rFonts w:ascii="Arial" w:hAnsi="Arial" w:cs="Arial"/>
          <w:sz w:val="20"/>
          <w:szCs w:val="20"/>
        </w:rPr>
        <w:t>is expected to</w:t>
      </w:r>
      <w:r w:rsidR="00840B1E">
        <w:rPr>
          <w:rFonts w:ascii="Arial" w:hAnsi="Arial" w:cs="Arial"/>
          <w:sz w:val="20"/>
          <w:szCs w:val="20"/>
        </w:rPr>
        <w:t xml:space="preserve"> </w:t>
      </w:r>
      <w:r w:rsidR="00A326B9">
        <w:rPr>
          <w:rFonts w:ascii="Arial" w:hAnsi="Arial" w:cs="Arial"/>
          <w:sz w:val="20"/>
          <w:szCs w:val="20"/>
        </w:rPr>
        <w:t>result in</w:t>
      </w:r>
      <w:r w:rsidR="00840B1E">
        <w:rPr>
          <w:rFonts w:ascii="Arial" w:hAnsi="Arial" w:cs="Arial"/>
          <w:sz w:val="20"/>
          <w:szCs w:val="20"/>
        </w:rPr>
        <w:t xml:space="preserve"> equilibria that </w:t>
      </w:r>
      <w:r w:rsidR="00E15FF0">
        <w:rPr>
          <w:rFonts w:ascii="Arial" w:hAnsi="Arial" w:cs="Arial"/>
          <w:sz w:val="20"/>
          <w:szCs w:val="20"/>
        </w:rPr>
        <w:t>a</w:t>
      </w:r>
      <w:r w:rsidR="00840B1E">
        <w:rPr>
          <w:rFonts w:ascii="Arial" w:hAnsi="Arial" w:cs="Arial"/>
          <w:sz w:val="20"/>
          <w:szCs w:val="20"/>
        </w:rPr>
        <w:t xml:space="preserve">re not </w:t>
      </w:r>
      <w:r w:rsidR="00D24728">
        <w:rPr>
          <w:rFonts w:ascii="Arial" w:hAnsi="Arial" w:cs="Arial"/>
          <w:sz w:val="20"/>
          <w:szCs w:val="20"/>
        </w:rPr>
        <w:t xml:space="preserve">possible according to the classic result of (Zeeman 1993). Indeed, in the microbial community experiment of (Friedman et al. 2017), among all observed </w:t>
      </w:r>
      <w:r w:rsidR="00490B46">
        <w:rPr>
          <w:rFonts w:ascii="Arial" w:hAnsi="Arial" w:cs="Arial"/>
          <w:sz w:val="20"/>
          <w:szCs w:val="20"/>
        </w:rPr>
        <w:t>types</w:t>
      </w:r>
      <w:r w:rsidR="00D24728">
        <w:rPr>
          <w:rFonts w:ascii="Arial" w:hAnsi="Arial" w:cs="Arial"/>
          <w:sz w:val="20"/>
          <w:szCs w:val="20"/>
        </w:rPr>
        <w:t xml:space="preserve"> of outcomes, </w:t>
      </w:r>
      <w:r w:rsidR="00BF4D8A">
        <w:rPr>
          <w:rFonts w:ascii="Arial" w:hAnsi="Arial" w:cs="Arial"/>
          <w:sz w:val="20"/>
          <w:szCs w:val="20"/>
        </w:rPr>
        <w:t xml:space="preserve">there was one that did not match </w:t>
      </w:r>
      <w:r w:rsidR="00E15FF0">
        <w:rPr>
          <w:rFonts w:ascii="Arial" w:hAnsi="Arial" w:cs="Arial"/>
          <w:sz w:val="20"/>
          <w:szCs w:val="20"/>
        </w:rPr>
        <w:t>any</w:t>
      </w:r>
      <w:r w:rsidR="00BF4D8A">
        <w:rPr>
          <w:rFonts w:ascii="Arial" w:hAnsi="Arial" w:cs="Arial"/>
          <w:sz w:val="20"/>
          <w:szCs w:val="20"/>
        </w:rPr>
        <w:t xml:space="preserve"> of Zeeman’s diagrams (Fig.1 dashed box). This anomaly </w:t>
      </w:r>
      <w:r w:rsidR="0061602D">
        <w:rPr>
          <w:rFonts w:ascii="Arial" w:hAnsi="Arial" w:cs="Arial"/>
          <w:sz w:val="20"/>
          <w:szCs w:val="20"/>
        </w:rPr>
        <w:t>was</w:t>
      </w:r>
      <w:r w:rsidR="00BF4D8A">
        <w:rPr>
          <w:rFonts w:ascii="Arial" w:hAnsi="Arial" w:cs="Arial"/>
          <w:sz w:val="20"/>
          <w:szCs w:val="20"/>
        </w:rPr>
        <w:t xml:space="preserve"> attributed to higher-order interactions</w:t>
      </w:r>
      <w:r w:rsidR="0061602D">
        <w:rPr>
          <w:rFonts w:ascii="Arial" w:hAnsi="Arial" w:cs="Arial"/>
          <w:sz w:val="20"/>
          <w:szCs w:val="20"/>
        </w:rPr>
        <w:t>, which</w:t>
      </w:r>
      <w:r w:rsidR="00BF4D8A">
        <w:rPr>
          <w:rFonts w:ascii="Arial" w:hAnsi="Arial" w:cs="Arial"/>
          <w:sz w:val="20"/>
          <w:szCs w:val="20"/>
        </w:rPr>
        <w:t xml:space="preserve"> </w:t>
      </w:r>
      <w:r w:rsidR="000964DA">
        <w:rPr>
          <w:rFonts w:ascii="Arial" w:hAnsi="Arial" w:cs="Arial"/>
          <w:sz w:val="20"/>
          <w:szCs w:val="20"/>
        </w:rPr>
        <w:t>c</w:t>
      </w:r>
      <w:r w:rsidR="0061602D">
        <w:rPr>
          <w:rFonts w:ascii="Arial" w:hAnsi="Arial" w:cs="Arial"/>
          <w:sz w:val="20"/>
          <w:szCs w:val="20"/>
        </w:rPr>
        <w:t>ould</w:t>
      </w:r>
      <w:r w:rsidR="00BF4D8A">
        <w:rPr>
          <w:rFonts w:ascii="Arial" w:hAnsi="Arial" w:cs="Arial"/>
          <w:sz w:val="20"/>
          <w:szCs w:val="20"/>
        </w:rPr>
        <w:t xml:space="preserve"> arise from TMIM</w:t>
      </w:r>
      <w:r w:rsidR="000964DA">
        <w:rPr>
          <w:rFonts w:ascii="Arial" w:hAnsi="Arial" w:cs="Arial"/>
          <w:sz w:val="20"/>
          <w:szCs w:val="20"/>
        </w:rPr>
        <w:t>. Our modeling of this motif should confirm this hypothesis.</w:t>
      </w:r>
    </w:p>
    <w:p w14:paraId="62DCF69A" w14:textId="10F1DD22" w:rsidR="009709FE" w:rsidRDefault="000964DA" w:rsidP="005413E0">
      <w:pPr>
        <w:widowControl w:val="0"/>
        <w:spacing w:before="120" w:after="120"/>
        <w:rPr>
          <w:rFonts w:ascii="Arial" w:hAnsi="Arial" w:cs="Arial"/>
          <w:sz w:val="20"/>
          <w:szCs w:val="20"/>
        </w:rPr>
      </w:pPr>
      <w:r>
        <w:rPr>
          <w:rFonts w:ascii="Arial" w:hAnsi="Arial" w:cs="Arial"/>
          <w:sz w:val="20"/>
          <w:szCs w:val="20"/>
        </w:rPr>
        <w:t xml:space="preserve">More generally, we will </w:t>
      </w:r>
      <w:r w:rsidR="0080114C">
        <w:rPr>
          <w:rFonts w:ascii="Arial" w:hAnsi="Arial" w:cs="Arial"/>
          <w:sz w:val="20"/>
          <w:szCs w:val="20"/>
        </w:rPr>
        <w:t>catalog</w:t>
      </w:r>
      <w:r>
        <w:rPr>
          <w:rFonts w:ascii="Arial" w:hAnsi="Arial" w:cs="Arial"/>
          <w:sz w:val="20"/>
          <w:szCs w:val="20"/>
        </w:rPr>
        <w:t xml:space="preserve"> such </w:t>
      </w:r>
      <w:r w:rsidR="00144960">
        <w:rPr>
          <w:rFonts w:ascii="Arial" w:hAnsi="Arial" w:cs="Arial"/>
          <w:sz w:val="20"/>
          <w:szCs w:val="20"/>
        </w:rPr>
        <w:t>“abnormal”</w:t>
      </w:r>
      <w:r>
        <w:rPr>
          <w:rFonts w:ascii="Arial" w:hAnsi="Arial" w:cs="Arial"/>
          <w:sz w:val="20"/>
          <w:szCs w:val="20"/>
        </w:rPr>
        <w:t xml:space="preserve"> outcomes that </w:t>
      </w:r>
      <w:r w:rsidR="0080114C">
        <w:rPr>
          <w:rFonts w:ascii="Arial" w:hAnsi="Arial" w:cs="Arial"/>
          <w:sz w:val="20"/>
          <w:szCs w:val="20"/>
        </w:rPr>
        <w:t xml:space="preserve">emerge </w:t>
      </w:r>
      <w:proofErr w:type="gramStart"/>
      <w:r w:rsidR="0080114C">
        <w:rPr>
          <w:rFonts w:ascii="Arial" w:hAnsi="Arial" w:cs="Arial"/>
          <w:sz w:val="20"/>
          <w:szCs w:val="20"/>
        </w:rPr>
        <w:t>as a result of</w:t>
      </w:r>
      <w:proofErr w:type="gramEnd"/>
      <w:r w:rsidR="0080114C">
        <w:rPr>
          <w:rFonts w:ascii="Arial" w:hAnsi="Arial" w:cs="Arial"/>
          <w:sz w:val="20"/>
          <w:szCs w:val="20"/>
        </w:rPr>
        <w:t xml:space="preserve"> TMIM, which will </w:t>
      </w:r>
      <w:r w:rsidR="00944D2A">
        <w:rPr>
          <w:rFonts w:ascii="Arial" w:hAnsi="Arial" w:cs="Arial"/>
          <w:sz w:val="20"/>
          <w:szCs w:val="20"/>
        </w:rPr>
        <w:lastRenderedPageBreak/>
        <w:t>provide</w:t>
      </w:r>
      <w:r w:rsidR="0080114C">
        <w:rPr>
          <w:rFonts w:ascii="Arial" w:hAnsi="Arial" w:cs="Arial"/>
          <w:sz w:val="20"/>
          <w:szCs w:val="20"/>
        </w:rPr>
        <w:t xml:space="preserve"> a </w:t>
      </w:r>
      <w:r w:rsidR="008E04AD">
        <w:rPr>
          <w:rFonts w:ascii="Arial" w:hAnsi="Arial" w:cs="Arial"/>
          <w:sz w:val="20"/>
          <w:szCs w:val="20"/>
        </w:rPr>
        <w:t>roadmap</w:t>
      </w:r>
      <w:r w:rsidR="0080114C">
        <w:rPr>
          <w:rFonts w:ascii="Arial" w:hAnsi="Arial" w:cs="Arial"/>
          <w:sz w:val="20"/>
          <w:szCs w:val="20"/>
        </w:rPr>
        <w:t xml:space="preserve"> for future experiments look</w:t>
      </w:r>
      <w:r w:rsidR="008E04AD">
        <w:rPr>
          <w:rFonts w:ascii="Arial" w:hAnsi="Arial" w:cs="Arial"/>
          <w:sz w:val="20"/>
          <w:szCs w:val="20"/>
        </w:rPr>
        <w:t>ing</w:t>
      </w:r>
      <w:r w:rsidR="0080114C">
        <w:rPr>
          <w:rFonts w:ascii="Arial" w:hAnsi="Arial" w:cs="Arial"/>
          <w:sz w:val="20"/>
          <w:szCs w:val="20"/>
        </w:rPr>
        <w:t xml:space="preserve"> for </w:t>
      </w:r>
      <w:r w:rsidR="008E04AD">
        <w:rPr>
          <w:rFonts w:ascii="Arial" w:hAnsi="Arial" w:cs="Arial"/>
          <w:sz w:val="20"/>
          <w:szCs w:val="20"/>
        </w:rPr>
        <w:t>evidence</w:t>
      </w:r>
      <w:r w:rsidR="0080114C">
        <w:rPr>
          <w:rFonts w:ascii="Arial" w:hAnsi="Arial" w:cs="Arial"/>
          <w:sz w:val="20"/>
          <w:szCs w:val="20"/>
        </w:rPr>
        <w:t xml:space="preserve"> of interaction modifications.</w:t>
      </w:r>
      <w:r w:rsidR="00504CE9">
        <w:rPr>
          <w:rFonts w:ascii="Arial" w:hAnsi="Arial" w:cs="Arial"/>
          <w:sz w:val="20"/>
          <w:szCs w:val="20"/>
        </w:rPr>
        <w:t xml:space="preserve"> Besides new equilibria, we also expect to see relations between species abundances that are </w:t>
      </w:r>
      <w:r w:rsidR="00AD09AB">
        <w:rPr>
          <w:rFonts w:ascii="Arial" w:hAnsi="Arial" w:cs="Arial"/>
          <w:sz w:val="20"/>
          <w:szCs w:val="20"/>
        </w:rPr>
        <w:t xml:space="preserve">reversed. As already seen in our preliminary results, TMIM </w:t>
      </w:r>
      <w:r w:rsidR="00CD0A63">
        <w:rPr>
          <w:rFonts w:ascii="Arial" w:hAnsi="Arial" w:cs="Arial"/>
          <w:sz w:val="20"/>
          <w:szCs w:val="20"/>
        </w:rPr>
        <w:t>can</w:t>
      </w:r>
      <w:r w:rsidR="00AD09AB">
        <w:rPr>
          <w:rFonts w:ascii="Arial" w:hAnsi="Arial" w:cs="Arial"/>
          <w:sz w:val="20"/>
          <w:szCs w:val="20"/>
        </w:rPr>
        <w:t xml:space="preserve"> lead to emergent promotion of the prey population by </w:t>
      </w:r>
      <w:r w:rsidR="0017598B">
        <w:rPr>
          <w:rFonts w:ascii="Arial" w:hAnsi="Arial" w:cs="Arial"/>
          <w:sz w:val="20"/>
          <w:szCs w:val="20"/>
        </w:rPr>
        <w:t>a predator, which is opposite of the negative relation between predators and prey that is often considered.</w:t>
      </w:r>
      <w:r w:rsidR="00CD0A63">
        <w:rPr>
          <w:rFonts w:ascii="Arial" w:hAnsi="Arial" w:cs="Arial"/>
          <w:sz w:val="20"/>
          <w:szCs w:val="20"/>
        </w:rPr>
        <w:t xml:space="preserve"> We expect similar relations to be found in other motifs. For example, </w:t>
      </w:r>
      <w:r w:rsidR="00866A35">
        <w:rPr>
          <w:rFonts w:ascii="Arial" w:hAnsi="Arial" w:cs="Arial"/>
          <w:sz w:val="20"/>
          <w:szCs w:val="20"/>
        </w:rPr>
        <w:t>in apparent competition (</w:t>
      </w:r>
      <w:r w:rsidR="00866A35" w:rsidRPr="003B5029">
        <w:rPr>
          <w:rFonts w:ascii="Arial" w:hAnsi="Arial" w:cs="Arial"/>
          <w:color w:val="4472C4" w:themeColor="accent1"/>
          <w:sz w:val="20"/>
          <w:szCs w:val="20"/>
        </w:rPr>
        <w:t>Fig.2</w:t>
      </w:r>
      <w:r w:rsidR="00866A35">
        <w:rPr>
          <w:rFonts w:ascii="Arial" w:hAnsi="Arial" w:cs="Arial"/>
          <w:sz w:val="20"/>
          <w:szCs w:val="20"/>
        </w:rPr>
        <w:t xml:space="preserve"> </w:t>
      </w:r>
      <w:r w:rsidR="003B5029">
        <w:rPr>
          <w:rFonts w:ascii="Arial" w:hAnsi="Arial" w:cs="Arial"/>
          <w:sz w:val="20"/>
          <w:szCs w:val="20"/>
        </w:rPr>
        <w:t>third column</w:t>
      </w:r>
      <w:r w:rsidR="00866A35">
        <w:rPr>
          <w:rFonts w:ascii="Arial" w:hAnsi="Arial" w:cs="Arial"/>
          <w:sz w:val="20"/>
          <w:szCs w:val="20"/>
        </w:rPr>
        <w:t xml:space="preserve">), </w:t>
      </w:r>
      <w:r w:rsidR="003B5029">
        <w:rPr>
          <w:rFonts w:ascii="Arial" w:hAnsi="Arial" w:cs="Arial"/>
          <w:sz w:val="20"/>
          <w:szCs w:val="20"/>
        </w:rPr>
        <w:t xml:space="preserve">the two preys are usually thought to </w:t>
      </w:r>
      <w:r w:rsidR="00B55897">
        <w:rPr>
          <w:rFonts w:ascii="Arial" w:hAnsi="Arial" w:cs="Arial"/>
          <w:sz w:val="20"/>
          <w:szCs w:val="20"/>
        </w:rPr>
        <w:t xml:space="preserve">inhibit each other because, when one increases, it tends to support more predators that will then negatively impact the other prey. However, if the latter is in fact promoted by the predator due to TMIM, then the two prey will have a positive </w:t>
      </w:r>
      <w:r w:rsidR="006F677B">
        <w:rPr>
          <w:rFonts w:ascii="Arial" w:hAnsi="Arial" w:cs="Arial"/>
          <w:sz w:val="20"/>
          <w:szCs w:val="20"/>
        </w:rPr>
        <w:t>relation instead. Similarly, in trophic cascade (</w:t>
      </w:r>
      <w:r w:rsidR="006F677B" w:rsidRPr="006F677B">
        <w:rPr>
          <w:rFonts w:ascii="Arial" w:hAnsi="Arial" w:cs="Arial"/>
          <w:color w:val="4472C4" w:themeColor="accent1"/>
          <w:sz w:val="20"/>
          <w:szCs w:val="20"/>
        </w:rPr>
        <w:t>Fig.2</w:t>
      </w:r>
      <w:r w:rsidR="006F677B">
        <w:rPr>
          <w:rFonts w:ascii="Arial" w:hAnsi="Arial" w:cs="Arial"/>
          <w:sz w:val="20"/>
          <w:szCs w:val="20"/>
        </w:rPr>
        <w:t xml:space="preserve"> fourth and fifth columns), it is often thought that the top predator will positively impact the bottom producer by inhibiting the middle consumer. </w:t>
      </w:r>
      <w:r w:rsidR="00F8315E">
        <w:rPr>
          <w:rFonts w:ascii="Arial" w:hAnsi="Arial" w:cs="Arial"/>
          <w:sz w:val="20"/>
          <w:szCs w:val="20"/>
        </w:rPr>
        <w:t>But if the predator turns out to promote the middle consumer because of TMIM, then the sign of the cascading impact will be reversed</w:t>
      </w:r>
      <w:r w:rsidR="00406122">
        <w:rPr>
          <w:rFonts w:ascii="Arial" w:hAnsi="Arial" w:cs="Arial"/>
          <w:sz w:val="20"/>
          <w:szCs w:val="20"/>
        </w:rPr>
        <w:t xml:space="preserve">, contrary to the common wisdom. Such “wrong signs” have been observed in ecosystems and are often </w:t>
      </w:r>
      <w:r w:rsidR="00A754D1">
        <w:rPr>
          <w:rFonts w:ascii="Arial" w:hAnsi="Arial" w:cs="Arial"/>
          <w:sz w:val="20"/>
          <w:szCs w:val="20"/>
        </w:rPr>
        <w:t>attributed to omnivorous predators (refs)</w:t>
      </w:r>
      <w:r w:rsidR="0058036F">
        <w:rPr>
          <w:rFonts w:ascii="Arial" w:hAnsi="Arial" w:cs="Arial"/>
          <w:sz w:val="20"/>
          <w:szCs w:val="20"/>
        </w:rPr>
        <w:t>, y</w:t>
      </w:r>
      <w:r w:rsidR="00A754D1">
        <w:rPr>
          <w:rFonts w:ascii="Arial" w:hAnsi="Arial" w:cs="Arial"/>
          <w:sz w:val="20"/>
          <w:szCs w:val="20"/>
        </w:rPr>
        <w:t>et our modeling of TMIM can provide an alternative explanation.</w:t>
      </w:r>
      <w:r w:rsidR="0058036F">
        <w:rPr>
          <w:rFonts w:ascii="Arial" w:hAnsi="Arial" w:cs="Arial"/>
          <w:sz w:val="20"/>
          <w:szCs w:val="20"/>
        </w:rPr>
        <w:t xml:space="preserve"> We will look for empirical evidence for </w:t>
      </w:r>
      <w:r w:rsidR="00697ECC">
        <w:rPr>
          <w:rFonts w:ascii="Arial" w:hAnsi="Arial" w:cs="Arial"/>
          <w:sz w:val="20"/>
          <w:szCs w:val="20"/>
        </w:rPr>
        <w:t xml:space="preserve">the TMIM mechanism in </w:t>
      </w:r>
      <w:r w:rsidR="00697ECC" w:rsidRPr="00697ECC">
        <w:rPr>
          <w:rFonts w:ascii="Arial" w:hAnsi="Arial" w:cs="Arial"/>
          <w:b/>
          <w:bCs/>
          <w:sz w:val="20"/>
          <w:szCs w:val="20"/>
        </w:rPr>
        <w:t>Aim 2</w:t>
      </w:r>
      <w:r w:rsidR="00697ECC">
        <w:rPr>
          <w:rFonts w:ascii="Arial" w:hAnsi="Arial" w:cs="Arial"/>
          <w:sz w:val="20"/>
          <w:szCs w:val="20"/>
        </w:rPr>
        <w:t xml:space="preserve"> below.</w:t>
      </w:r>
    </w:p>
    <w:p w14:paraId="3B9AE94E" w14:textId="622FD018" w:rsidR="00CC6F77" w:rsidRPr="009709FE" w:rsidRDefault="00CC6F77" w:rsidP="005413E0">
      <w:pPr>
        <w:widowControl w:val="0"/>
        <w:spacing w:before="120" w:after="120"/>
        <w:rPr>
          <w:rFonts w:ascii="Arial" w:hAnsi="Arial" w:cs="Arial"/>
          <w:sz w:val="20"/>
          <w:szCs w:val="20"/>
        </w:rPr>
      </w:pPr>
      <w:r>
        <w:rPr>
          <w:rFonts w:ascii="Arial" w:hAnsi="Arial" w:cs="Arial"/>
          <w:sz w:val="20"/>
          <w:szCs w:val="20"/>
        </w:rPr>
        <w:t xml:space="preserve">The dynamical systems that we focus on here use only two </w:t>
      </w:r>
      <w:r w:rsidR="000C3664">
        <w:rPr>
          <w:rFonts w:ascii="Arial" w:hAnsi="Arial" w:cs="Arial"/>
          <w:sz w:val="20"/>
          <w:szCs w:val="20"/>
        </w:rPr>
        <w:t xml:space="preserve">subpopulations to represent the intraspecific trait variation within a population. </w:t>
      </w:r>
      <w:r w:rsidR="00D864EA">
        <w:rPr>
          <w:rFonts w:ascii="Arial" w:hAnsi="Arial" w:cs="Arial"/>
          <w:sz w:val="20"/>
          <w:szCs w:val="20"/>
        </w:rPr>
        <w:t xml:space="preserve">This is a simplification for the convenience of mathematical analysis, which can be relaxed by considering more compartments in the population. We will </w:t>
      </w:r>
      <w:r w:rsidR="00E614F1">
        <w:rPr>
          <w:rFonts w:ascii="Arial" w:hAnsi="Arial" w:cs="Arial"/>
          <w:sz w:val="20"/>
          <w:szCs w:val="20"/>
        </w:rPr>
        <w:t>study</w:t>
      </w:r>
      <w:r w:rsidR="00D864EA">
        <w:rPr>
          <w:rFonts w:ascii="Arial" w:hAnsi="Arial" w:cs="Arial"/>
          <w:sz w:val="20"/>
          <w:szCs w:val="20"/>
        </w:rPr>
        <w:t xml:space="preserve"> a few cases with multiple subpopulations to see if the two</w:t>
      </w:r>
      <w:r w:rsidR="0023004F">
        <w:rPr>
          <w:rFonts w:ascii="Arial" w:hAnsi="Arial" w:cs="Arial"/>
          <w:sz w:val="20"/>
          <w:szCs w:val="20"/>
        </w:rPr>
        <w:t>-subpopulation simplification misses important qualitative outcomes. In the limit</w:t>
      </w:r>
      <w:r w:rsidR="00E614F1">
        <w:rPr>
          <w:rFonts w:ascii="Arial" w:hAnsi="Arial" w:cs="Arial"/>
          <w:sz w:val="20"/>
          <w:szCs w:val="20"/>
        </w:rPr>
        <w:t xml:space="preserve"> of many </w:t>
      </w:r>
      <w:r w:rsidR="00B016A8">
        <w:rPr>
          <w:rFonts w:ascii="Arial" w:hAnsi="Arial" w:cs="Arial"/>
          <w:sz w:val="20"/>
          <w:szCs w:val="20"/>
        </w:rPr>
        <w:t>subpopulations</w:t>
      </w:r>
      <w:r w:rsidR="0023004F">
        <w:rPr>
          <w:rFonts w:ascii="Arial" w:hAnsi="Arial" w:cs="Arial"/>
          <w:sz w:val="20"/>
          <w:szCs w:val="20"/>
        </w:rPr>
        <w:t xml:space="preserve">, the trait value can be </w:t>
      </w:r>
      <w:r w:rsidR="00E95B3A">
        <w:rPr>
          <w:rFonts w:ascii="Arial" w:hAnsi="Arial" w:cs="Arial"/>
          <w:sz w:val="20"/>
          <w:szCs w:val="20"/>
        </w:rPr>
        <w:t xml:space="preserve">treated as </w:t>
      </w:r>
      <w:r w:rsidR="0023004F">
        <w:rPr>
          <w:rFonts w:ascii="Arial" w:hAnsi="Arial" w:cs="Arial"/>
          <w:sz w:val="20"/>
          <w:szCs w:val="20"/>
        </w:rPr>
        <w:t>a continuous variable (infinitely many compartments), described by a continuous distribution</w:t>
      </w:r>
      <w:r w:rsidR="00CC2566">
        <w:rPr>
          <w:rFonts w:ascii="Arial" w:hAnsi="Arial" w:cs="Arial"/>
          <w:sz w:val="20"/>
          <w:szCs w:val="20"/>
        </w:rPr>
        <w:t xml:space="preserve"> within the population. </w:t>
      </w:r>
      <w:r w:rsidR="00924476">
        <w:rPr>
          <w:rFonts w:ascii="Arial" w:hAnsi="Arial" w:cs="Arial"/>
          <w:sz w:val="20"/>
          <w:szCs w:val="20"/>
        </w:rPr>
        <w:t>Some previous work has modeled such cases by approximating the distribution as a Gaussian and tracking the mean and variance</w:t>
      </w:r>
      <w:r w:rsidR="00150BA5">
        <w:rPr>
          <w:rFonts w:ascii="Arial" w:hAnsi="Arial" w:cs="Arial"/>
          <w:sz w:val="20"/>
          <w:szCs w:val="20"/>
        </w:rPr>
        <w:t xml:space="preserve"> (Schreiber 2011)</w:t>
      </w:r>
      <w:r w:rsidR="00924476">
        <w:rPr>
          <w:rFonts w:ascii="Arial" w:hAnsi="Arial" w:cs="Arial"/>
          <w:sz w:val="20"/>
          <w:szCs w:val="20"/>
        </w:rPr>
        <w:t xml:space="preserve">. This approach is particularly suited for considering trait differences due to </w:t>
      </w:r>
      <w:r w:rsidR="00924476" w:rsidRPr="00536885">
        <w:rPr>
          <w:rFonts w:ascii="Arial" w:hAnsi="Arial" w:cs="Arial"/>
          <w:sz w:val="20"/>
          <w:szCs w:val="20"/>
        </w:rPr>
        <w:t>heritable genetic variation</w:t>
      </w:r>
      <w:r w:rsidR="00150BA5">
        <w:rPr>
          <w:rFonts w:ascii="Arial" w:hAnsi="Arial" w:cs="Arial"/>
          <w:sz w:val="20"/>
          <w:szCs w:val="20"/>
        </w:rPr>
        <w:t>.</w:t>
      </w:r>
      <w:r w:rsidR="00924476">
        <w:rPr>
          <w:rFonts w:ascii="Arial" w:hAnsi="Arial" w:cs="Arial"/>
          <w:sz w:val="20"/>
          <w:szCs w:val="20"/>
        </w:rPr>
        <w:t xml:space="preserve"> </w:t>
      </w:r>
      <w:r w:rsidR="00150BA5">
        <w:rPr>
          <w:rFonts w:ascii="Arial" w:hAnsi="Arial" w:cs="Arial"/>
          <w:sz w:val="20"/>
          <w:szCs w:val="20"/>
        </w:rPr>
        <w:t xml:space="preserve">The shift of trait distribution in this case can be a result of eco-evolutionary feedback… </w:t>
      </w:r>
      <w:r w:rsidR="00150BA5" w:rsidRPr="002A3A58">
        <w:rPr>
          <w:rFonts w:ascii="Arial" w:hAnsi="Arial" w:cs="Arial"/>
          <w:sz w:val="20"/>
          <w:szCs w:val="20"/>
          <w:highlight w:val="yellow"/>
        </w:rPr>
        <w:t xml:space="preserve">[Bob </w:t>
      </w:r>
      <w:proofErr w:type="gramStart"/>
      <w:r w:rsidR="00150BA5" w:rsidRPr="002A3A58">
        <w:rPr>
          <w:rFonts w:ascii="Arial" w:hAnsi="Arial" w:cs="Arial"/>
          <w:sz w:val="20"/>
          <w:szCs w:val="20"/>
          <w:highlight w:val="yellow"/>
        </w:rPr>
        <w:t>fill</w:t>
      </w:r>
      <w:proofErr w:type="gramEnd"/>
      <w:r w:rsidR="00150BA5" w:rsidRPr="002A3A58">
        <w:rPr>
          <w:rFonts w:ascii="Arial" w:hAnsi="Arial" w:cs="Arial"/>
          <w:sz w:val="20"/>
          <w:szCs w:val="20"/>
          <w:highlight w:val="yellow"/>
        </w:rPr>
        <w:t xml:space="preserve"> in?]</w:t>
      </w:r>
    </w:p>
    <w:p w14:paraId="641F20E0" w14:textId="0E977129" w:rsidR="00466D34" w:rsidRPr="009A32FC" w:rsidRDefault="009A32FC" w:rsidP="005413E0">
      <w:pPr>
        <w:widowControl w:val="0"/>
        <w:spacing w:before="120" w:after="120"/>
        <w:rPr>
          <w:rFonts w:ascii="Arial" w:hAnsi="Arial" w:cs="Arial"/>
          <w:b/>
          <w:bCs/>
          <w:sz w:val="20"/>
          <w:szCs w:val="20"/>
        </w:rPr>
      </w:pPr>
      <w:r w:rsidRPr="009A32FC">
        <w:rPr>
          <w:rFonts w:ascii="Arial" w:hAnsi="Arial" w:cs="Arial"/>
          <w:b/>
          <w:bCs/>
          <w:sz w:val="20"/>
          <w:szCs w:val="20"/>
        </w:rPr>
        <w:t>Aim</w:t>
      </w:r>
      <w:r w:rsidR="00466D34" w:rsidRPr="009A32FC">
        <w:rPr>
          <w:rFonts w:ascii="Arial" w:hAnsi="Arial" w:cs="Arial"/>
          <w:b/>
          <w:bCs/>
          <w:sz w:val="20"/>
          <w:szCs w:val="20"/>
        </w:rPr>
        <w:t xml:space="preserve"> 2:</w:t>
      </w:r>
      <w:r w:rsidRPr="009A32FC">
        <w:rPr>
          <w:rFonts w:ascii="Arial" w:hAnsi="Arial" w:cs="Arial"/>
          <w:b/>
          <w:bCs/>
          <w:sz w:val="20"/>
          <w:szCs w:val="20"/>
        </w:rPr>
        <w:t xml:space="preserve"> </w:t>
      </w:r>
      <w:r>
        <w:rPr>
          <w:rFonts w:ascii="Arial" w:hAnsi="Arial" w:cs="Arial"/>
          <w:b/>
          <w:bCs/>
          <w:sz w:val="20"/>
          <w:szCs w:val="20"/>
        </w:rPr>
        <w:t>S</w:t>
      </w:r>
      <w:r w:rsidRPr="009A32FC">
        <w:rPr>
          <w:rFonts w:ascii="Arial" w:hAnsi="Arial" w:cs="Arial"/>
          <w:b/>
          <w:bCs/>
          <w:sz w:val="20"/>
          <w:szCs w:val="20"/>
        </w:rPr>
        <w:t>ynthesizing empirical evidence for trait-mediated interaction modifications</w:t>
      </w:r>
      <w:r w:rsidR="00466D34" w:rsidRPr="009A32FC">
        <w:rPr>
          <w:rFonts w:ascii="Arial" w:hAnsi="Arial" w:cs="Arial"/>
          <w:b/>
          <w:bCs/>
          <w:sz w:val="20"/>
          <w:szCs w:val="20"/>
        </w:rPr>
        <w:t>.</w:t>
      </w:r>
    </w:p>
    <w:p w14:paraId="540D5BE0" w14:textId="761F43D5" w:rsidR="00D071DC" w:rsidRPr="00B84D8B" w:rsidRDefault="00B84D8B" w:rsidP="001C11C6">
      <w:pPr>
        <w:widowControl w:val="0"/>
        <w:spacing w:after="120"/>
        <w:rPr>
          <w:rFonts w:ascii="Arial" w:hAnsi="Arial" w:cs="Arial"/>
          <w:sz w:val="20"/>
          <w:szCs w:val="20"/>
        </w:rPr>
      </w:pPr>
      <w:r>
        <w:rPr>
          <w:rFonts w:ascii="Arial" w:hAnsi="Arial" w:cs="Arial"/>
          <w:sz w:val="20"/>
          <w:szCs w:val="20"/>
        </w:rPr>
        <w:t>Trait-mediated indirect effects</w:t>
      </w:r>
      <w:r w:rsidR="00B14586" w:rsidRPr="00B84D8B">
        <w:rPr>
          <w:rFonts w:ascii="Arial" w:hAnsi="Arial" w:cs="Arial"/>
          <w:sz w:val="20"/>
          <w:szCs w:val="20"/>
        </w:rPr>
        <w:t xml:space="preserve"> ha</w:t>
      </w:r>
      <w:r>
        <w:rPr>
          <w:rFonts w:ascii="Arial" w:hAnsi="Arial" w:cs="Arial"/>
          <w:sz w:val="20"/>
          <w:szCs w:val="20"/>
        </w:rPr>
        <w:t>ve</w:t>
      </w:r>
      <w:r w:rsidR="00B14586" w:rsidRPr="00B84D8B">
        <w:rPr>
          <w:rFonts w:ascii="Arial" w:hAnsi="Arial" w:cs="Arial"/>
          <w:sz w:val="20"/>
          <w:szCs w:val="20"/>
        </w:rPr>
        <w:t xml:space="preserve"> been observed</w:t>
      </w:r>
      <w:r w:rsidR="00F64E29">
        <w:rPr>
          <w:rFonts w:ascii="Arial" w:hAnsi="Arial" w:cs="Arial"/>
          <w:sz w:val="20"/>
          <w:szCs w:val="20"/>
        </w:rPr>
        <w:t xml:space="preserve"> in many examples</w:t>
      </w:r>
      <w:r w:rsidR="00B14586" w:rsidRPr="00B84D8B">
        <w:rPr>
          <w:rFonts w:ascii="Arial" w:hAnsi="Arial" w:cs="Arial"/>
          <w:sz w:val="20"/>
          <w:szCs w:val="20"/>
        </w:rPr>
        <w:t xml:space="preserve"> </w:t>
      </w:r>
      <w:sdt>
        <w:sdtPr>
          <w:rPr>
            <w:rFonts w:ascii="Arial" w:hAnsi="Arial" w:cs="Arial"/>
            <w:sz w:val="20"/>
            <w:szCs w:val="20"/>
          </w:rPr>
          <w:tag w:val="MENDELEY_CITATION_v3_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"/>
          <w:id w:val="1724405498"/>
          <w:placeholder>
            <w:docPart w:val="98C4394B24764A0E8C1B94B3CBA6C687"/>
          </w:placeholder>
        </w:sdtPr>
        <w:sdtContent>
          <w:r w:rsidR="001C11C6" w:rsidRPr="00B84D8B">
            <w:rPr>
              <w:rFonts w:ascii="Arial" w:hAnsi="Arial" w:cs="Arial"/>
              <w:sz w:val="20"/>
              <w:szCs w:val="20"/>
            </w:rPr>
            <w:t>(</w:t>
          </w:r>
          <w:proofErr w:type="spellStart"/>
          <w:r w:rsidR="001C11C6" w:rsidRPr="00B84D8B">
            <w:rPr>
              <w:rFonts w:ascii="Arial" w:hAnsi="Arial" w:cs="Arial"/>
              <w:sz w:val="20"/>
              <w:szCs w:val="20"/>
            </w:rPr>
            <w:t>Ohgushi</w:t>
          </w:r>
          <w:proofErr w:type="spellEnd"/>
          <w:r w:rsidR="001C11C6" w:rsidRPr="00B84D8B">
            <w:rPr>
              <w:rFonts w:ascii="Arial" w:hAnsi="Arial" w:cs="Arial"/>
              <w:sz w:val="20"/>
              <w:szCs w:val="20"/>
            </w:rPr>
            <w:t xml:space="preserve"> et al., 2012)</w:t>
          </w:r>
        </w:sdtContent>
      </w:sdt>
      <w:r w:rsidR="001C11C6">
        <w:rPr>
          <w:rFonts w:ascii="Arial" w:hAnsi="Arial" w:cs="Arial"/>
          <w:sz w:val="20"/>
          <w:szCs w:val="20"/>
        </w:rPr>
        <w:t>,</w:t>
      </w:r>
      <w:r w:rsidR="00B14586" w:rsidRPr="00B84D8B">
        <w:rPr>
          <w:rFonts w:ascii="Arial" w:hAnsi="Arial" w:cs="Arial"/>
          <w:sz w:val="20"/>
          <w:szCs w:val="20"/>
        </w:rPr>
        <w:t xml:space="preserve"> and </w:t>
      </w:r>
      <w:r w:rsidR="001C11C6">
        <w:rPr>
          <w:rFonts w:ascii="Arial" w:hAnsi="Arial" w:cs="Arial"/>
          <w:sz w:val="20"/>
          <w:szCs w:val="20"/>
        </w:rPr>
        <w:t>the resulting</w:t>
      </w:r>
      <w:r w:rsidR="00AD72CD" w:rsidRPr="00B84D8B">
        <w:rPr>
          <w:rFonts w:ascii="Arial" w:hAnsi="Arial" w:cs="Arial"/>
          <w:sz w:val="20"/>
          <w:szCs w:val="20"/>
        </w:rPr>
        <w:t xml:space="preserve"> higher-order interactions are </w:t>
      </w:r>
      <w:r w:rsidR="001C11C6">
        <w:rPr>
          <w:rFonts w:ascii="Arial" w:hAnsi="Arial" w:cs="Arial"/>
          <w:sz w:val="20"/>
          <w:szCs w:val="20"/>
        </w:rPr>
        <w:t xml:space="preserve">found to be </w:t>
      </w:r>
      <w:r w:rsidR="00AD72CD" w:rsidRPr="00B84D8B">
        <w:rPr>
          <w:rFonts w:ascii="Arial" w:hAnsi="Arial" w:cs="Arial"/>
          <w:sz w:val="20"/>
          <w:szCs w:val="20"/>
        </w:rPr>
        <w:t xml:space="preserve">common in ecosystems </w:t>
      </w:r>
      <w:sdt>
        <w:sdtPr>
          <w:rPr>
            <w:rFonts w:ascii="Arial" w:hAnsi="Arial" w:cs="Arial"/>
            <w:sz w:val="20"/>
            <w:szCs w:val="20"/>
          </w:rPr>
          <w:tag w:val="MENDELEY_CITATION_v3_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"/>
          <w:id w:val="443041779"/>
          <w:placeholder>
            <w:docPart w:val="DefaultPlaceholder_-1854013440"/>
          </w:placeholder>
        </w:sdtPr>
        <w:sdtContent>
          <w:r w:rsidR="00F30358" w:rsidRPr="00B84D8B">
            <w:rPr>
              <w:rFonts w:ascii="Arial" w:eastAsia="Times New Roman" w:hAnsi="Arial" w:cs="Arial"/>
              <w:sz w:val="20"/>
              <w:szCs w:val="20"/>
            </w:rPr>
            <w:t>(Mayfield &amp; Stouffer, 2017)</w:t>
          </w:r>
        </w:sdtContent>
      </w:sdt>
      <w:r w:rsidR="00F64E29">
        <w:rPr>
          <w:rFonts w:ascii="Arial" w:hAnsi="Arial" w:cs="Arial"/>
          <w:sz w:val="20"/>
          <w:szCs w:val="20"/>
        </w:rPr>
        <w:t>. However,</w:t>
      </w:r>
      <w:r w:rsidR="00AD72CD" w:rsidRPr="00B84D8B">
        <w:rPr>
          <w:rFonts w:ascii="Arial" w:hAnsi="Arial" w:cs="Arial"/>
          <w:sz w:val="20"/>
          <w:szCs w:val="20"/>
        </w:rPr>
        <w:t xml:space="preserve"> </w:t>
      </w:r>
      <w:r w:rsidR="00F64E29">
        <w:rPr>
          <w:rFonts w:ascii="Arial" w:hAnsi="Arial" w:cs="Arial"/>
          <w:sz w:val="20"/>
          <w:szCs w:val="20"/>
        </w:rPr>
        <w:t xml:space="preserve">there has not been </w:t>
      </w:r>
      <w:r w:rsidR="00FD2EFA">
        <w:rPr>
          <w:rFonts w:ascii="Arial" w:hAnsi="Arial" w:cs="Arial"/>
          <w:sz w:val="20"/>
          <w:szCs w:val="20"/>
        </w:rPr>
        <w:t xml:space="preserve">a comprehensive survey of empirical studies to </w:t>
      </w:r>
      <w:r w:rsidR="00E95B3A">
        <w:rPr>
          <w:rFonts w:ascii="Arial" w:hAnsi="Arial" w:cs="Arial"/>
          <w:sz w:val="20"/>
          <w:szCs w:val="20"/>
        </w:rPr>
        <w:t>identify</w:t>
      </w:r>
      <w:r w:rsidR="00FD2EFA">
        <w:rPr>
          <w:rFonts w:ascii="Arial" w:hAnsi="Arial" w:cs="Arial"/>
          <w:sz w:val="20"/>
          <w:szCs w:val="20"/>
        </w:rPr>
        <w:t xml:space="preserve"> different </w:t>
      </w:r>
      <w:r w:rsidR="00E95B3A">
        <w:rPr>
          <w:rFonts w:ascii="Arial" w:hAnsi="Arial" w:cs="Arial"/>
          <w:sz w:val="20"/>
          <w:szCs w:val="20"/>
        </w:rPr>
        <w:t>patterns</w:t>
      </w:r>
      <w:r w:rsidR="00FD2EFA">
        <w:rPr>
          <w:rFonts w:ascii="Arial" w:hAnsi="Arial" w:cs="Arial"/>
          <w:sz w:val="20"/>
          <w:szCs w:val="20"/>
        </w:rPr>
        <w:t xml:space="preserve"> of such trait-mediated effects. Our theoretical framework </w:t>
      </w:r>
      <w:r w:rsidR="00915493">
        <w:rPr>
          <w:rFonts w:ascii="Arial" w:hAnsi="Arial" w:cs="Arial"/>
          <w:sz w:val="20"/>
          <w:szCs w:val="20"/>
        </w:rPr>
        <w:t>will provide a scheme for</w:t>
      </w:r>
      <w:r w:rsidR="00FD2EFA">
        <w:rPr>
          <w:rFonts w:ascii="Arial" w:hAnsi="Arial" w:cs="Arial"/>
          <w:sz w:val="20"/>
          <w:szCs w:val="20"/>
        </w:rPr>
        <w:t xml:space="preserve"> classifying </w:t>
      </w:r>
      <w:r w:rsidR="00E95B3A">
        <w:rPr>
          <w:rFonts w:ascii="Arial" w:hAnsi="Arial" w:cs="Arial"/>
          <w:sz w:val="20"/>
          <w:szCs w:val="20"/>
        </w:rPr>
        <w:t>those</w:t>
      </w:r>
      <w:r w:rsidR="00FD2EFA">
        <w:rPr>
          <w:rFonts w:ascii="Arial" w:hAnsi="Arial" w:cs="Arial"/>
          <w:sz w:val="20"/>
          <w:szCs w:val="20"/>
        </w:rPr>
        <w:t xml:space="preserve"> trait-mediated effects</w:t>
      </w:r>
      <w:r w:rsidR="00915493">
        <w:rPr>
          <w:rFonts w:ascii="Arial" w:hAnsi="Arial" w:cs="Arial"/>
          <w:sz w:val="20"/>
          <w:szCs w:val="20"/>
        </w:rPr>
        <w:t xml:space="preserve">. </w:t>
      </w:r>
      <w:r w:rsidR="009B0E4C">
        <w:rPr>
          <w:rFonts w:ascii="Arial" w:hAnsi="Arial" w:cs="Arial"/>
          <w:sz w:val="20"/>
          <w:szCs w:val="20"/>
        </w:rPr>
        <w:t>As</w:t>
      </w:r>
      <w:r w:rsidR="001A180A">
        <w:rPr>
          <w:rFonts w:ascii="Arial" w:hAnsi="Arial" w:cs="Arial"/>
          <w:sz w:val="20"/>
          <w:szCs w:val="20"/>
        </w:rPr>
        <w:t xml:space="preserve"> an application of our framework, </w:t>
      </w:r>
      <w:r w:rsidR="00915493">
        <w:rPr>
          <w:rFonts w:ascii="Arial" w:hAnsi="Arial" w:cs="Arial"/>
          <w:sz w:val="20"/>
          <w:szCs w:val="20"/>
        </w:rPr>
        <w:t>we wi</w:t>
      </w:r>
      <w:r w:rsidR="001A180A">
        <w:rPr>
          <w:rFonts w:ascii="Arial" w:hAnsi="Arial" w:cs="Arial"/>
          <w:sz w:val="20"/>
          <w:szCs w:val="20"/>
        </w:rPr>
        <w:t>ll</w:t>
      </w:r>
      <w:r w:rsidR="00C079D8" w:rsidRPr="00C079D8">
        <w:rPr>
          <w:rFonts w:ascii="Arial" w:hAnsi="Arial" w:cs="Arial"/>
          <w:sz w:val="20"/>
          <w:szCs w:val="20"/>
        </w:rPr>
        <w:t xml:space="preserve"> </w:t>
      </w:r>
      <w:r w:rsidR="00C079D8">
        <w:rPr>
          <w:rFonts w:ascii="Arial" w:hAnsi="Arial" w:cs="Arial"/>
          <w:sz w:val="20"/>
          <w:szCs w:val="20"/>
        </w:rPr>
        <w:t>survey and synthesize empirical studies</w:t>
      </w:r>
      <w:r w:rsidR="009B0E4C" w:rsidRPr="009B0E4C">
        <w:rPr>
          <w:rFonts w:ascii="Arial" w:hAnsi="Arial" w:cs="Arial"/>
          <w:sz w:val="20"/>
          <w:szCs w:val="20"/>
        </w:rPr>
        <w:t xml:space="preserve"> </w:t>
      </w:r>
      <w:r w:rsidR="009B0E4C">
        <w:rPr>
          <w:rFonts w:ascii="Arial" w:hAnsi="Arial" w:cs="Arial"/>
          <w:sz w:val="20"/>
          <w:szCs w:val="20"/>
        </w:rPr>
        <w:t xml:space="preserve">according to the TMIM motifs established in </w:t>
      </w:r>
      <w:r w:rsidR="009B0E4C" w:rsidRPr="009B0E4C">
        <w:rPr>
          <w:rFonts w:ascii="Arial" w:hAnsi="Arial" w:cs="Arial"/>
          <w:b/>
          <w:bCs/>
          <w:sz w:val="20"/>
          <w:szCs w:val="20"/>
        </w:rPr>
        <w:t>Aim 1</w:t>
      </w:r>
      <w:r w:rsidR="00915493">
        <w:rPr>
          <w:rFonts w:ascii="Arial" w:hAnsi="Arial" w:cs="Arial"/>
          <w:sz w:val="20"/>
          <w:szCs w:val="20"/>
        </w:rPr>
        <w:t>.</w:t>
      </w:r>
      <w:r w:rsidR="001A180A">
        <w:rPr>
          <w:rFonts w:ascii="Arial" w:hAnsi="Arial" w:cs="Arial"/>
          <w:sz w:val="20"/>
          <w:szCs w:val="20"/>
        </w:rPr>
        <w:t xml:space="preserve"> Our goal is to </w:t>
      </w:r>
      <w:r w:rsidR="00C079D8">
        <w:rPr>
          <w:rFonts w:ascii="Arial" w:hAnsi="Arial" w:cs="Arial"/>
          <w:sz w:val="20"/>
          <w:szCs w:val="20"/>
        </w:rPr>
        <w:t>evaluate the evidence for</w:t>
      </w:r>
      <w:r w:rsidR="00E93259">
        <w:rPr>
          <w:rFonts w:ascii="Arial" w:hAnsi="Arial" w:cs="Arial"/>
          <w:sz w:val="20"/>
          <w:szCs w:val="20"/>
        </w:rPr>
        <w:t xml:space="preserve"> those motifs and</w:t>
      </w:r>
      <w:r w:rsidR="00C079D8">
        <w:rPr>
          <w:rFonts w:ascii="Arial" w:hAnsi="Arial" w:cs="Arial"/>
          <w:sz w:val="20"/>
          <w:szCs w:val="20"/>
        </w:rPr>
        <w:t xml:space="preserve"> demonstrate the practical relevance of </w:t>
      </w:r>
      <w:r w:rsidR="00E93259">
        <w:rPr>
          <w:rFonts w:ascii="Arial" w:hAnsi="Arial" w:cs="Arial"/>
          <w:sz w:val="20"/>
          <w:szCs w:val="20"/>
        </w:rPr>
        <w:t>our framework.</w:t>
      </w:r>
    </w:p>
    <w:p w14:paraId="264AF23E" w14:textId="6C3F4DA2" w:rsidR="00AF6E62" w:rsidRPr="002B7E2D" w:rsidRDefault="002B7E2D" w:rsidP="005413E0">
      <w:pPr>
        <w:widowControl w:val="0"/>
        <w:spacing w:after="120"/>
        <w:rPr>
          <w:rFonts w:ascii="Arial" w:hAnsi="Arial" w:cs="Arial"/>
          <w:sz w:val="20"/>
          <w:szCs w:val="20"/>
          <w:u w:val="single"/>
        </w:rPr>
      </w:pPr>
      <w:r w:rsidRPr="002B7E2D">
        <w:rPr>
          <w:rFonts w:ascii="Arial" w:hAnsi="Arial" w:cs="Arial"/>
          <w:sz w:val="20"/>
          <w:szCs w:val="20"/>
          <w:u w:val="single"/>
        </w:rPr>
        <w:t>Approach:</w:t>
      </w:r>
    </w:p>
    <w:p w14:paraId="02E08DB8" w14:textId="48CB3EA3" w:rsidR="00AF6E62" w:rsidRDefault="00583C9F" w:rsidP="005413E0">
      <w:pPr>
        <w:pStyle w:val="ListParagraph"/>
        <w:widowControl w:val="0"/>
        <w:spacing w:after="120"/>
        <w:ind w:left="0"/>
        <w:contextualSpacing w:val="0"/>
        <w:rPr>
          <w:rFonts w:ascii="Arial" w:hAnsi="Arial" w:cs="Arial"/>
          <w:sz w:val="20"/>
          <w:szCs w:val="20"/>
        </w:rPr>
      </w:pPr>
      <w:r>
        <w:rPr>
          <w:rFonts w:ascii="Arial" w:hAnsi="Arial" w:cs="Arial"/>
          <w:sz w:val="20"/>
          <w:szCs w:val="20"/>
        </w:rPr>
        <w:t>W</w:t>
      </w:r>
      <w:r w:rsidR="008D0B04" w:rsidRPr="00F30358">
        <w:rPr>
          <w:rFonts w:ascii="Arial" w:hAnsi="Arial" w:cs="Arial"/>
          <w:sz w:val="20"/>
          <w:szCs w:val="20"/>
        </w:rPr>
        <w:t xml:space="preserve">e </w:t>
      </w:r>
      <w:r w:rsidR="009854F0" w:rsidRPr="00F30358">
        <w:rPr>
          <w:rFonts w:ascii="Arial" w:hAnsi="Arial" w:cs="Arial"/>
          <w:sz w:val="20"/>
          <w:szCs w:val="20"/>
        </w:rPr>
        <w:t>will</w:t>
      </w:r>
      <w:r w:rsidR="008D0B04" w:rsidRPr="00F30358">
        <w:rPr>
          <w:rFonts w:ascii="Arial" w:hAnsi="Arial" w:cs="Arial"/>
          <w:sz w:val="20"/>
          <w:szCs w:val="20"/>
        </w:rPr>
        <w:t xml:space="preserve"> perform a </w:t>
      </w:r>
      <w:r>
        <w:rPr>
          <w:rFonts w:ascii="Arial" w:hAnsi="Arial" w:cs="Arial"/>
          <w:sz w:val="20"/>
          <w:szCs w:val="20"/>
        </w:rPr>
        <w:t>comprehensive literature survey</w:t>
      </w:r>
      <w:r w:rsidR="008D0B04" w:rsidRPr="00F30358">
        <w:rPr>
          <w:rFonts w:ascii="Arial" w:hAnsi="Arial" w:cs="Arial"/>
          <w:sz w:val="20"/>
          <w:szCs w:val="20"/>
        </w:rPr>
        <w:t xml:space="preserve"> of </w:t>
      </w:r>
      <w:r w:rsidR="00055279" w:rsidRPr="00F30358">
        <w:rPr>
          <w:rFonts w:ascii="Arial" w:hAnsi="Arial" w:cs="Arial"/>
          <w:sz w:val="20"/>
          <w:szCs w:val="20"/>
        </w:rPr>
        <w:t xml:space="preserve">known examples of </w:t>
      </w:r>
      <w:r w:rsidR="009B0E4C">
        <w:rPr>
          <w:rFonts w:ascii="Arial" w:hAnsi="Arial" w:cs="Arial"/>
          <w:sz w:val="20"/>
          <w:szCs w:val="20"/>
        </w:rPr>
        <w:t>TMIM</w:t>
      </w:r>
      <w:r>
        <w:rPr>
          <w:rFonts w:ascii="Arial" w:hAnsi="Arial" w:cs="Arial"/>
          <w:color w:val="000000"/>
          <w:sz w:val="20"/>
          <w:szCs w:val="20"/>
        </w:rPr>
        <w:t xml:space="preserve"> </w:t>
      </w:r>
      <w:r w:rsidR="005221C8" w:rsidRPr="00F30358">
        <w:rPr>
          <w:rFonts w:ascii="Arial" w:hAnsi="Arial" w:cs="Arial"/>
          <w:sz w:val="20"/>
          <w:szCs w:val="20"/>
        </w:rPr>
        <w:t xml:space="preserve">and categorize them according to </w:t>
      </w:r>
      <w:r>
        <w:rPr>
          <w:rFonts w:ascii="Arial" w:hAnsi="Arial" w:cs="Arial"/>
          <w:sz w:val="20"/>
          <w:szCs w:val="20"/>
        </w:rPr>
        <w:t>the motifs (</w:t>
      </w:r>
      <w:r w:rsidRPr="009B0E4C">
        <w:rPr>
          <w:rFonts w:ascii="Arial" w:hAnsi="Arial" w:cs="Arial"/>
          <w:color w:val="4472C4" w:themeColor="accent1"/>
          <w:sz w:val="20"/>
          <w:szCs w:val="20"/>
        </w:rPr>
        <w:t>Fig.2</w:t>
      </w:r>
      <w:r>
        <w:rPr>
          <w:rFonts w:ascii="Arial" w:hAnsi="Arial" w:cs="Arial"/>
          <w:sz w:val="20"/>
          <w:szCs w:val="20"/>
        </w:rPr>
        <w:t>)</w:t>
      </w:r>
      <w:r w:rsidR="005221C8" w:rsidRPr="00F30358">
        <w:rPr>
          <w:rFonts w:ascii="Arial" w:hAnsi="Arial" w:cs="Arial"/>
          <w:sz w:val="20"/>
          <w:szCs w:val="20"/>
        </w:rPr>
        <w:t>.</w:t>
      </w:r>
      <w:r w:rsidR="00C47ABF" w:rsidRPr="00F30358">
        <w:rPr>
          <w:rFonts w:ascii="Arial" w:hAnsi="Arial" w:cs="Arial"/>
          <w:sz w:val="20"/>
          <w:szCs w:val="20"/>
        </w:rPr>
        <w:t xml:space="preserve"> </w:t>
      </w:r>
      <w:r w:rsidR="00B22934">
        <w:rPr>
          <w:rFonts w:ascii="Arial" w:hAnsi="Arial" w:cs="Arial"/>
          <w:sz w:val="20"/>
          <w:szCs w:val="20"/>
        </w:rPr>
        <w:t>Previous work has</w:t>
      </w:r>
      <w:r w:rsidR="00271B98" w:rsidRPr="00F30358">
        <w:rPr>
          <w:rFonts w:ascii="Arial" w:hAnsi="Arial" w:cs="Arial"/>
          <w:sz w:val="20"/>
          <w:szCs w:val="20"/>
        </w:rPr>
        <w:t xml:space="preserve"> </w:t>
      </w:r>
      <w:r w:rsidR="00B22934">
        <w:rPr>
          <w:rFonts w:ascii="Arial" w:hAnsi="Arial" w:cs="Arial"/>
          <w:sz w:val="20"/>
          <w:szCs w:val="20"/>
        </w:rPr>
        <w:t xml:space="preserve">analyzed the </w:t>
      </w:r>
      <w:r w:rsidR="00B22934" w:rsidRPr="00F30358">
        <w:rPr>
          <w:rFonts w:ascii="Arial" w:hAnsi="Arial" w:cs="Arial"/>
          <w:sz w:val="20"/>
          <w:szCs w:val="20"/>
        </w:rPr>
        <w:t xml:space="preserve">prevalence of </w:t>
      </w:r>
      <w:r w:rsidR="00B22934">
        <w:rPr>
          <w:rFonts w:ascii="Arial" w:hAnsi="Arial" w:cs="Arial"/>
          <w:sz w:val="20"/>
          <w:szCs w:val="20"/>
        </w:rPr>
        <w:t xml:space="preserve">network </w:t>
      </w:r>
      <w:r w:rsidR="00E15DE4" w:rsidRPr="00F30358">
        <w:rPr>
          <w:rFonts w:ascii="Arial" w:hAnsi="Arial" w:cs="Arial"/>
          <w:sz w:val="20"/>
          <w:szCs w:val="20"/>
        </w:rPr>
        <w:t>motifs</w:t>
      </w:r>
      <w:r w:rsidR="00C02FB9">
        <w:rPr>
          <w:rFonts w:ascii="Arial" w:hAnsi="Arial" w:cs="Arial"/>
          <w:sz w:val="20"/>
          <w:szCs w:val="20"/>
        </w:rPr>
        <w:t xml:space="preserve"> of regulatory interactions</w:t>
      </w:r>
      <w:r w:rsidR="00E15DE4" w:rsidRPr="00F30358">
        <w:rPr>
          <w:rFonts w:ascii="Arial" w:hAnsi="Arial" w:cs="Arial"/>
          <w:sz w:val="20"/>
          <w:szCs w:val="20"/>
        </w:rPr>
        <w:t xml:space="preserve"> in complex networks </w:t>
      </w:r>
      <w:sdt>
        <w:sdtPr>
          <w:rPr>
            <w:rFonts w:ascii="Arial" w:hAnsi="Arial" w:cs="Arial"/>
            <w:color w:val="000000"/>
            <w:sz w:val="20"/>
            <w:szCs w:val="20"/>
          </w:rPr>
          <w:tag w:val="MENDELEY_CITATION_v3_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"/>
          <w:id w:val="1085041511"/>
          <w:placeholder>
            <w:docPart w:val="DefaultPlaceholder_-1854013440"/>
          </w:placeholder>
        </w:sdtPr>
        <w:sdtContent>
          <w:r w:rsidR="00F30358" w:rsidRPr="00F30358">
            <w:rPr>
              <w:rFonts w:ascii="Arial" w:hAnsi="Arial" w:cs="Arial"/>
              <w:color w:val="000000"/>
              <w:sz w:val="20"/>
              <w:szCs w:val="20"/>
            </w:rPr>
            <w:t>(Milo et al., 2002)</w:t>
          </w:r>
        </w:sdtContent>
      </w:sdt>
      <w:r w:rsidR="00C02FB9">
        <w:rPr>
          <w:rFonts w:ascii="Arial" w:hAnsi="Arial" w:cs="Arial"/>
          <w:color w:val="000000"/>
          <w:sz w:val="20"/>
          <w:szCs w:val="20"/>
        </w:rPr>
        <w:t>, such as gene regulation</w:t>
      </w:r>
      <w:r w:rsidR="009B0E4C">
        <w:rPr>
          <w:rFonts w:ascii="Arial" w:hAnsi="Arial" w:cs="Arial"/>
          <w:color w:val="000000"/>
          <w:sz w:val="20"/>
          <w:szCs w:val="20"/>
        </w:rPr>
        <w:t xml:space="preserve"> pattern</w:t>
      </w:r>
      <w:r w:rsidR="00C02FB9">
        <w:rPr>
          <w:rFonts w:ascii="Arial" w:hAnsi="Arial" w:cs="Arial"/>
          <w:color w:val="000000"/>
          <w:sz w:val="20"/>
          <w:szCs w:val="20"/>
        </w:rPr>
        <w:t>s</w:t>
      </w:r>
      <w:r w:rsidR="00E15DE4" w:rsidRPr="00F30358">
        <w:rPr>
          <w:rFonts w:ascii="Arial" w:hAnsi="Arial" w:cs="Arial"/>
          <w:sz w:val="20"/>
          <w:szCs w:val="20"/>
        </w:rPr>
        <w:t xml:space="preserve">. </w:t>
      </w:r>
      <w:r w:rsidR="00716784">
        <w:rPr>
          <w:rFonts w:ascii="Arial" w:hAnsi="Arial" w:cs="Arial"/>
          <w:sz w:val="20"/>
          <w:szCs w:val="20"/>
        </w:rPr>
        <w:t xml:space="preserve">Our work will </w:t>
      </w:r>
      <w:r w:rsidR="00B22934">
        <w:rPr>
          <w:rFonts w:ascii="Arial" w:hAnsi="Arial" w:cs="Arial"/>
          <w:sz w:val="20"/>
          <w:szCs w:val="20"/>
        </w:rPr>
        <w:t>apply</w:t>
      </w:r>
      <w:r w:rsidR="00716784">
        <w:rPr>
          <w:rFonts w:ascii="Arial" w:hAnsi="Arial" w:cs="Arial"/>
          <w:sz w:val="20"/>
          <w:szCs w:val="20"/>
        </w:rPr>
        <w:t xml:space="preserve"> </w:t>
      </w:r>
      <w:r w:rsidR="009B0E4C">
        <w:rPr>
          <w:rFonts w:ascii="Arial" w:hAnsi="Arial" w:cs="Arial"/>
          <w:sz w:val="20"/>
          <w:szCs w:val="20"/>
        </w:rPr>
        <w:t>similar</w:t>
      </w:r>
      <w:r w:rsidR="00716784">
        <w:rPr>
          <w:rFonts w:ascii="Arial" w:hAnsi="Arial" w:cs="Arial"/>
          <w:sz w:val="20"/>
          <w:szCs w:val="20"/>
        </w:rPr>
        <w:t xml:space="preserve"> analysis </w:t>
      </w:r>
      <w:r w:rsidR="00B22934">
        <w:rPr>
          <w:rFonts w:ascii="Arial" w:hAnsi="Arial" w:cs="Arial"/>
          <w:sz w:val="20"/>
          <w:szCs w:val="20"/>
        </w:rPr>
        <w:t xml:space="preserve">to ecological </w:t>
      </w:r>
      <w:proofErr w:type="gramStart"/>
      <w:r w:rsidR="00B22934">
        <w:rPr>
          <w:rFonts w:ascii="Arial" w:hAnsi="Arial" w:cs="Arial"/>
          <w:sz w:val="20"/>
          <w:szCs w:val="20"/>
        </w:rPr>
        <w:t xml:space="preserve">interactions, </w:t>
      </w:r>
      <w:r w:rsidR="00A77E04">
        <w:rPr>
          <w:rFonts w:ascii="Arial" w:hAnsi="Arial" w:cs="Arial"/>
          <w:sz w:val="20"/>
          <w:szCs w:val="20"/>
        </w:rPr>
        <w:t>and</w:t>
      </w:r>
      <w:proofErr w:type="gramEnd"/>
      <w:r w:rsidR="00A77E04">
        <w:rPr>
          <w:rFonts w:ascii="Arial" w:hAnsi="Arial" w:cs="Arial"/>
          <w:sz w:val="20"/>
          <w:szCs w:val="20"/>
        </w:rPr>
        <w:t xml:space="preserve"> will consider interaction modification</w:t>
      </w:r>
      <w:r w:rsidR="00A02705">
        <w:rPr>
          <w:rFonts w:ascii="Arial" w:hAnsi="Arial" w:cs="Arial"/>
          <w:sz w:val="20"/>
          <w:szCs w:val="20"/>
        </w:rPr>
        <w:t xml:space="preserve"> patterns</w:t>
      </w:r>
      <w:r w:rsidR="00A77E04">
        <w:rPr>
          <w:rFonts w:ascii="Arial" w:hAnsi="Arial" w:cs="Arial"/>
          <w:sz w:val="20"/>
          <w:szCs w:val="20"/>
        </w:rPr>
        <w:t xml:space="preserve"> that ha</w:t>
      </w:r>
      <w:r w:rsidR="00A02705">
        <w:rPr>
          <w:rFonts w:ascii="Arial" w:hAnsi="Arial" w:cs="Arial"/>
          <w:sz w:val="20"/>
          <w:szCs w:val="20"/>
        </w:rPr>
        <w:t>ve</w:t>
      </w:r>
      <w:r w:rsidR="00A77E04">
        <w:rPr>
          <w:rFonts w:ascii="Arial" w:hAnsi="Arial" w:cs="Arial"/>
          <w:sz w:val="20"/>
          <w:szCs w:val="20"/>
        </w:rPr>
        <w:t xml:space="preserve"> not been analyzed in </w:t>
      </w:r>
      <w:r w:rsidR="00A02705">
        <w:rPr>
          <w:rFonts w:ascii="Arial" w:hAnsi="Arial" w:cs="Arial"/>
          <w:sz w:val="20"/>
          <w:szCs w:val="20"/>
        </w:rPr>
        <w:t>this way</w:t>
      </w:r>
      <w:r w:rsidR="00716784">
        <w:rPr>
          <w:rFonts w:ascii="Arial" w:hAnsi="Arial" w:cs="Arial"/>
          <w:sz w:val="20"/>
          <w:szCs w:val="20"/>
        </w:rPr>
        <w:t xml:space="preserve">. </w:t>
      </w:r>
      <w:r w:rsidR="004B0590">
        <w:rPr>
          <w:rFonts w:ascii="Arial" w:hAnsi="Arial" w:cs="Arial"/>
          <w:sz w:val="20"/>
          <w:szCs w:val="20"/>
        </w:rPr>
        <w:t>As part</w:t>
      </w:r>
      <w:r w:rsidR="00E15DE4" w:rsidRPr="00F30358">
        <w:rPr>
          <w:rFonts w:ascii="Arial" w:hAnsi="Arial" w:cs="Arial"/>
          <w:sz w:val="20"/>
          <w:szCs w:val="20"/>
        </w:rPr>
        <w:t xml:space="preserve"> of the analysis</w:t>
      </w:r>
      <w:r w:rsidR="004B0590">
        <w:rPr>
          <w:rFonts w:ascii="Arial" w:hAnsi="Arial" w:cs="Arial"/>
          <w:sz w:val="20"/>
          <w:szCs w:val="20"/>
        </w:rPr>
        <w:t>, we</w:t>
      </w:r>
      <w:r w:rsidR="00E15DE4" w:rsidRPr="00F30358">
        <w:rPr>
          <w:rFonts w:ascii="Arial" w:hAnsi="Arial" w:cs="Arial"/>
          <w:sz w:val="20"/>
          <w:szCs w:val="20"/>
        </w:rPr>
        <w:t xml:space="preserve"> </w:t>
      </w:r>
      <w:r w:rsidR="00A02705">
        <w:rPr>
          <w:rFonts w:ascii="Arial" w:hAnsi="Arial" w:cs="Arial"/>
          <w:sz w:val="20"/>
          <w:szCs w:val="20"/>
        </w:rPr>
        <w:t>will</w:t>
      </w:r>
      <w:r w:rsidR="004B0590">
        <w:rPr>
          <w:rFonts w:ascii="Arial" w:hAnsi="Arial" w:cs="Arial"/>
          <w:sz w:val="20"/>
          <w:szCs w:val="20"/>
        </w:rPr>
        <w:t xml:space="preserve"> </w:t>
      </w:r>
      <w:r w:rsidR="00E15DE4" w:rsidRPr="00F30358">
        <w:rPr>
          <w:rFonts w:ascii="Arial" w:hAnsi="Arial" w:cs="Arial"/>
          <w:sz w:val="20"/>
          <w:szCs w:val="20"/>
        </w:rPr>
        <w:t xml:space="preserve">quantify the level of evidence for each </w:t>
      </w:r>
      <w:r w:rsidR="00A17674">
        <w:rPr>
          <w:rFonts w:ascii="Arial" w:hAnsi="Arial" w:cs="Arial"/>
          <w:sz w:val="20"/>
          <w:szCs w:val="20"/>
        </w:rPr>
        <w:t>motif</w:t>
      </w:r>
      <w:r w:rsidR="00E15DE4" w:rsidRPr="00F30358">
        <w:rPr>
          <w:rFonts w:ascii="Arial" w:hAnsi="Arial" w:cs="Arial"/>
          <w:sz w:val="20"/>
          <w:szCs w:val="20"/>
        </w:rPr>
        <w:t>. S</w:t>
      </w:r>
      <w:r w:rsidR="00A17674">
        <w:rPr>
          <w:rFonts w:ascii="Arial" w:hAnsi="Arial" w:cs="Arial"/>
          <w:sz w:val="20"/>
          <w:szCs w:val="20"/>
        </w:rPr>
        <w:t>uch</w:t>
      </w:r>
      <w:r w:rsidR="00E15DE4" w:rsidRPr="00F30358">
        <w:rPr>
          <w:rFonts w:ascii="Arial" w:hAnsi="Arial" w:cs="Arial"/>
          <w:sz w:val="20"/>
          <w:szCs w:val="20"/>
        </w:rPr>
        <w:t xml:space="preserve"> </w:t>
      </w:r>
      <w:r w:rsidR="00A17674">
        <w:rPr>
          <w:rFonts w:ascii="Arial" w:hAnsi="Arial" w:cs="Arial"/>
          <w:sz w:val="20"/>
          <w:szCs w:val="20"/>
        </w:rPr>
        <w:t>measures have been proposed</w:t>
      </w:r>
      <w:r w:rsidR="00115BB8" w:rsidRPr="00F30358">
        <w:rPr>
          <w:rFonts w:ascii="Arial" w:hAnsi="Arial" w:cs="Arial"/>
          <w:sz w:val="20"/>
          <w:szCs w:val="20"/>
        </w:rPr>
        <w:t xml:space="preserve"> for </w:t>
      </w:r>
      <w:r w:rsidR="007F3BD9">
        <w:rPr>
          <w:rFonts w:ascii="Arial" w:hAnsi="Arial" w:cs="Arial"/>
          <w:sz w:val="20"/>
          <w:szCs w:val="20"/>
        </w:rPr>
        <w:t xml:space="preserve">evaluating </w:t>
      </w:r>
      <w:r w:rsidR="00A17674">
        <w:rPr>
          <w:rFonts w:ascii="Arial" w:hAnsi="Arial" w:cs="Arial"/>
          <w:sz w:val="20"/>
          <w:szCs w:val="20"/>
        </w:rPr>
        <w:t xml:space="preserve">examples of </w:t>
      </w:r>
      <w:r w:rsidR="00271B98" w:rsidRPr="00F30358">
        <w:rPr>
          <w:rFonts w:ascii="Arial" w:hAnsi="Arial" w:cs="Arial"/>
          <w:sz w:val="20"/>
          <w:szCs w:val="20"/>
        </w:rPr>
        <w:t>bet-hedging</w:t>
      </w:r>
      <w:r w:rsidR="00102E8D" w:rsidRPr="00F30358">
        <w:rPr>
          <w:rFonts w:ascii="Arial" w:hAnsi="Arial" w:cs="Arial"/>
          <w:sz w:val="20"/>
          <w:szCs w:val="20"/>
        </w:rPr>
        <w:t xml:space="preserve"> </w:t>
      </w:r>
      <w:r w:rsidR="00F57709" w:rsidRPr="00F30358">
        <w:rPr>
          <w:rFonts w:ascii="Arial" w:hAnsi="Arial" w:cs="Arial"/>
          <w:sz w:val="20"/>
          <w:szCs w:val="20"/>
        </w:rPr>
        <w:t>(</w:t>
      </w:r>
      <w:sdt>
        <w:sdtPr>
          <w:rPr>
            <w:rFonts w:ascii="Arial" w:hAnsi="Arial" w:cs="Arial"/>
            <w:color w:val="000000"/>
            <w:sz w:val="20"/>
            <w:szCs w:val="20"/>
          </w:rPr>
          <w:tag w:val="MENDELEY_CITATION_v3_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"/>
          <w:id w:val="-1162239932"/>
          <w:placeholder>
            <w:docPart w:val="DefaultPlaceholder_-1854013440"/>
          </w:placeholder>
        </w:sdtPr>
        <w:sdtContent>
          <w:r w:rsidR="00F30358" w:rsidRPr="00F30358">
            <w:rPr>
              <w:rFonts w:ascii="Arial" w:hAnsi="Arial" w:cs="Arial"/>
              <w:color w:val="000000"/>
              <w:sz w:val="20"/>
              <w:szCs w:val="20"/>
            </w:rPr>
            <w:t>Simons, 2011</w:t>
          </w:r>
        </w:sdtContent>
      </w:sdt>
      <w:r w:rsidR="00102E8D" w:rsidRPr="00F30358">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"/>
          <w:id w:val="1826472606"/>
          <w:placeholder>
            <w:docPart w:val="DefaultPlaceholder_-1854013440"/>
          </w:placeholder>
        </w:sdtPr>
        <w:sdtContent>
          <w:proofErr w:type="spellStart"/>
          <w:r w:rsidR="00F30358" w:rsidRPr="00F30358">
            <w:rPr>
              <w:rFonts w:ascii="Arial" w:hAnsi="Arial" w:cs="Arial"/>
              <w:color w:val="000000"/>
              <w:sz w:val="20"/>
              <w:szCs w:val="20"/>
            </w:rPr>
            <w:t>Grimbergen</w:t>
          </w:r>
          <w:proofErr w:type="spellEnd"/>
          <w:r w:rsidR="00F30358" w:rsidRPr="00F30358">
            <w:rPr>
              <w:rFonts w:ascii="Arial" w:hAnsi="Arial" w:cs="Arial"/>
              <w:color w:val="000000"/>
              <w:sz w:val="20"/>
              <w:szCs w:val="20"/>
            </w:rPr>
            <w:t xml:space="preserve"> et al., 2015</w:t>
          </w:r>
        </w:sdtContent>
      </w:sdt>
      <w:r w:rsidR="00F57709" w:rsidRPr="00F30358">
        <w:rPr>
          <w:rFonts w:ascii="Arial" w:hAnsi="Arial" w:cs="Arial"/>
          <w:color w:val="000000"/>
          <w:sz w:val="20"/>
          <w:szCs w:val="20"/>
        </w:rPr>
        <w:t>)</w:t>
      </w:r>
      <w:r w:rsidR="00A17674">
        <w:rPr>
          <w:rFonts w:ascii="Arial" w:hAnsi="Arial" w:cs="Arial"/>
          <w:color w:val="000000"/>
          <w:sz w:val="20"/>
          <w:szCs w:val="20"/>
        </w:rPr>
        <w:t xml:space="preserve">, where different levels of evidence are </w:t>
      </w:r>
      <w:r w:rsidR="007831A8">
        <w:rPr>
          <w:rFonts w:ascii="Arial" w:hAnsi="Arial" w:cs="Arial"/>
          <w:color w:val="000000"/>
          <w:sz w:val="20"/>
          <w:szCs w:val="20"/>
        </w:rPr>
        <w:t>defined according to</w:t>
      </w:r>
      <w:r w:rsidR="00A17674">
        <w:rPr>
          <w:rFonts w:ascii="Arial" w:hAnsi="Arial" w:cs="Arial"/>
          <w:color w:val="000000"/>
          <w:sz w:val="20"/>
          <w:szCs w:val="20"/>
        </w:rPr>
        <w:t xml:space="preserve"> whether </w:t>
      </w:r>
      <w:r w:rsidR="007831A8">
        <w:rPr>
          <w:rFonts w:ascii="Arial" w:hAnsi="Arial" w:cs="Arial"/>
          <w:color w:val="000000"/>
          <w:sz w:val="20"/>
          <w:szCs w:val="20"/>
        </w:rPr>
        <w:t>the</w:t>
      </w:r>
      <w:r w:rsidR="007F3BD9">
        <w:rPr>
          <w:rFonts w:ascii="Arial" w:hAnsi="Arial" w:cs="Arial"/>
          <w:color w:val="000000"/>
          <w:sz w:val="20"/>
          <w:szCs w:val="20"/>
        </w:rPr>
        <w:t xml:space="preserve"> intraspecific</w:t>
      </w:r>
      <w:r w:rsidR="007831A8">
        <w:rPr>
          <w:rFonts w:ascii="Arial" w:hAnsi="Arial" w:cs="Arial"/>
          <w:color w:val="000000"/>
          <w:sz w:val="20"/>
          <w:szCs w:val="20"/>
        </w:rPr>
        <w:t xml:space="preserve"> trait variation has been </w:t>
      </w:r>
      <w:r w:rsidR="002D12CA">
        <w:rPr>
          <w:rFonts w:ascii="Arial" w:hAnsi="Arial" w:cs="Arial"/>
          <w:color w:val="000000"/>
          <w:sz w:val="20"/>
          <w:szCs w:val="20"/>
        </w:rPr>
        <w:t>observed</w:t>
      </w:r>
      <w:r w:rsidR="007831A8">
        <w:rPr>
          <w:rFonts w:ascii="Arial" w:hAnsi="Arial" w:cs="Arial"/>
          <w:color w:val="000000"/>
          <w:sz w:val="20"/>
          <w:szCs w:val="20"/>
        </w:rPr>
        <w:t xml:space="preserve">, </w:t>
      </w:r>
      <w:r w:rsidR="002D12CA">
        <w:rPr>
          <w:rFonts w:ascii="Arial" w:hAnsi="Arial" w:cs="Arial"/>
          <w:color w:val="000000"/>
          <w:sz w:val="20"/>
          <w:szCs w:val="20"/>
        </w:rPr>
        <w:t>quantified, fit to model, or tested in lab, etc</w:t>
      </w:r>
      <w:r w:rsidR="00BC5F85" w:rsidRPr="00F30358">
        <w:rPr>
          <w:rFonts w:ascii="Arial" w:hAnsi="Arial" w:cs="Arial"/>
          <w:sz w:val="20"/>
          <w:szCs w:val="20"/>
        </w:rPr>
        <w:t>.</w:t>
      </w:r>
      <w:r w:rsidR="005F4F54">
        <w:rPr>
          <w:rFonts w:ascii="Arial" w:hAnsi="Arial" w:cs="Arial"/>
          <w:sz w:val="20"/>
          <w:szCs w:val="20"/>
        </w:rPr>
        <w:t xml:space="preserve"> After collecting the examples of TMIM, we will </w:t>
      </w:r>
      <w:r w:rsidR="00C25BE6">
        <w:rPr>
          <w:rFonts w:ascii="Arial" w:hAnsi="Arial" w:cs="Arial"/>
          <w:sz w:val="20"/>
          <w:szCs w:val="20"/>
        </w:rPr>
        <w:t xml:space="preserve">advise a similar measure of strength of evidence and </w:t>
      </w:r>
      <w:r w:rsidR="003C6594">
        <w:rPr>
          <w:rFonts w:ascii="Arial" w:hAnsi="Arial" w:cs="Arial"/>
          <w:sz w:val="20"/>
          <w:szCs w:val="20"/>
        </w:rPr>
        <w:t>assess</w:t>
      </w:r>
      <w:r w:rsidR="00C25BE6">
        <w:rPr>
          <w:rFonts w:ascii="Arial" w:hAnsi="Arial" w:cs="Arial"/>
          <w:sz w:val="20"/>
          <w:szCs w:val="20"/>
        </w:rPr>
        <w:t xml:space="preserve"> the examples accordingly.</w:t>
      </w:r>
    </w:p>
    <w:p w14:paraId="7A8464D5" w14:textId="3577218A" w:rsidR="00B85565" w:rsidRDefault="00AC1C3B" w:rsidP="00B85565">
      <w:pPr>
        <w:pStyle w:val="ListParagraph"/>
        <w:widowControl w:val="0"/>
        <w:spacing w:after="120"/>
        <w:ind w:left="0"/>
        <w:contextualSpacing w:val="0"/>
        <w:rPr>
          <w:rFonts w:ascii="Arial" w:hAnsi="Arial" w:cs="Arial"/>
          <w:sz w:val="20"/>
          <w:szCs w:val="20"/>
        </w:rPr>
      </w:pPr>
      <w:r>
        <w:rPr>
          <w:rFonts w:ascii="Arial" w:hAnsi="Arial" w:cs="Arial"/>
          <w:sz w:val="20"/>
          <w:szCs w:val="20"/>
        </w:rPr>
        <w:t xml:space="preserve">To perform the survey, we </w:t>
      </w:r>
      <w:r w:rsidR="00B85565">
        <w:rPr>
          <w:rFonts w:ascii="Arial" w:hAnsi="Arial" w:cs="Arial"/>
          <w:sz w:val="20"/>
          <w:szCs w:val="20"/>
        </w:rPr>
        <w:t xml:space="preserve">will follow recommendations on conducting transparent and comprehensive reviews outlined in the PRISMA framework (Page et al. </w:t>
      </w:r>
      <w:commentRangeStart w:id="110"/>
      <w:r w:rsidR="00B85565">
        <w:rPr>
          <w:rFonts w:ascii="Arial" w:hAnsi="Arial" w:cs="Arial"/>
          <w:sz w:val="20"/>
          <w:szCs w:val="20"/>
        </w:rPr>
        <w:t>2021</w:t>
      </w:r>
      <w:commentRangeEnd w:id="110"/>
      <w:r w:rsidR="00B85565">
        <w:rPr>
          <w:rStyle w:val="CommentReference"/>
        </w:rPr>
        <w:commentReference w:id="110"/>
      </w:r>
      <w:r w:rsidR="00B85565">
        <w:rPr>
          <w:rFonts w:ascii="Arial" w:hAnsi="Arial" w:cs="Arial"/>
          <w:sz w:val="20"/>
          <w:szCs w:val="20"/>
        </w:rPr>
        <w:t>)</w:t>
      </w:r>
      <w:r w:rsidR="00415449">
        <w:rPr>
          <w:rFonts w:ascii="Arial" w:hAnsi="Arial" w:cs="Arial"/>
          <w:sz w:val="20"/>
          <w:szCs w:val="20"/>
        </w:rPr>
        <w:t>.</w:t>
      </w:r>
      <w:r w:rsidR="00B85565">
        <w:rPr>
          <w:rFonts w:ascii="Arial" w:hAnsi="Arial" w:cs="Arial"/>
          <w:sz w:val="20"/>
          <w:szCs w:val="20"/>
        </w:rPr>
        <w:t xml:space="preserve"> </w:t>
      </w:r>
      <w:r w:rsidR="00415449">
        <w:rPr>
          <w:rFonts w:ascii="Arial" w:hAnsi="Arial" w:cs="Arial"/>
          <w:sz w:val="20"/>
          <w:szCs w:val="20"/>
        </w:rPr>
        <w:t>We will</w:t>
      </w:r>
      <w:r w:rsidR="00B85565">
        <w:rPr>
          <w:rFonts w:ascii="Arial" w:hAnsi="Arial" w:cs="Arial"/>
          <w:sz w:val="20"/>
          <w:szCs w:val="20"/>
        </w:rPr>
        <w:t xml:space="preserve"> utiliz</w:t>
      </w:r>
      <w:r w:rsidR="00415449">
        <w:rPr>
          <w:rFonts w:ascii="Arial" w:hAnsi="Arial" w:cs="Arial"/>
          <w:sz w:val="20"/>
          <w:szCs w:val="20"/>
        </w:rPr>
        <w:t>e</w:t>
      </w:r>
      <w:r w:rsidR="00B85565">
        <w:rPr>
          <w:rFonts w:ascii="Arial" w:hAnsi="Arial" w:cs="Arial"/>
          <w:sz w:val="20"/>
          <w:szCs w:val="20"/>
        </w:rPr>
        <w:t xml:space="preserve"> a semi-automated workflow (modified from Pham et al. </w:t>
      </w:r>
      <w:commentRangeStart w:id="111"/>
      <w:r w:rsidR="00B85565">
        <w:rPr>
          <w:rFonts w:ascii="Arial" w:hAnsi="Arial" w:cs="Arial"/>
          <w:sz w:val="20"/>
          <w:szCs w:val="20"/>
        </w:rPr>
        <w:t>2021</w:t>
      </w:r>
      <w:commentRangeEnd w:id="111"/>
      <w:r w:rsidR="00B85565">
        <w:rPr>
          <w:rStyle w:val="CommentReference"/>
        </w:rPr>
        <w:commentReference w:id="111"/>
      </w:r>
      <w:r w:rsidR="00B85565">
        <w:rPr>
          <w:rFonts w:ascii="Arial" w:hAnsi="Arial" w:cs="Arial"/>
          <w:sz w:val="20"/>
          <w:szCs w:val="20"/>
        </w:rPr>
        <w:t xml:space="preserve">) </w:t>
      </w:r>
      <w:r w:rsidR="00415449">
        <w:rPr>
          <w:rFonts w:ascii="Arial" w:hAnsi="Arial" w:cs="Arial"/>
          <w:sz w:val="20"/>
          <w:szCs w:val="20"/>
        </w:rPr>
        <w:t>by</w:t>
      </w:r>
      <w:r w:rsidR="00B85565">
        <w:rPr>
          <w:rFonts w:ascii="Arial" w:hAnsi="Arial" w:cs="Arial"/>
          <w:sz w:val="20"/>
          <w:szCs w:val="20"/>
        </w:rPr>
        <w:t xml:space="preserve"> developing a suitable dictionary of terms that can be used to discriminate among the motifs shown in </w:t>
      </w:r>
      <w:r w:rsidR="00B85565" w:rsidRPr="00243FAE">
        <w:rPr>
          <w:rFonts w:ascii="Arial" w:hAnsi="Arial" w:cs="Arial"/>
          <w:color w:val="4472C4" w:themeColor="accent1"/>
          <w:sz w:val="20"/>
          <w:szCs w:val="20"/>
        </w:rPr>
        <w:t>Figure x</w:t>
      </w:r>
      <w:r w:rsidR="00B85565">
        <w:rPr>
          <w:rFonts w:ascii="Arial" w:hAnsi="Arial" w:cs="Arial"/>
          <w:sz w:val="20"/>
          <w:szCs w:val="20"/>
        </w:rPr>
        <w:t xml:space="preserve">. This will require integration of the </w:t>
      </w:r>
      <w:commentRangeStart w:id="112"/>
      <w:r w:rsidR="00B85565">
        <w:rPr>
          <w:rFonts w:ascii="Arial" w:hAnsi="Arial" w:cs="Arial"/>
          <w:sz w:val="20"/>
          <w:szCs w:val="20"/>
        </w:rPr>
        <w:t xml:space="preserve">theoretical criteria described above </w:t>
      </w:r>
      <w:commentRangeEnd w:id="112"/>
      <w:r w:rsidR="00243FAE">
        <w:rPr>
          <w:rStyle w:val="CommentReference"/>
        </w:rPr>
        <w:commentReference w:id="112"/>
      </w:r>
      <w:r w:rsidR="00B85565">
        <w:rPr>
          <w:rFonts w:ascii="Arial" w:hAnsi="Arial" w:cs="Arial"/>
          <w:sz w:val="20"/>
          <w:szCs w:val="20"/>
        </w:rPr>
        <w:t>with criteria for describing experimental and observational studies</w:t>
      </w:r>
      <w:r w:rsidR="00243FAE">
        <w:rPr>
          <w:rFonts w:ascii="Arial" w:hAnsi="Arial" w:cs="Arial"/>
          <w:sz w:val="20"/>
          <w:szCs w:val="20"/>
        </w:rPr>
        <w:t>,</w:t>
      </w:r>
      <w:r w:rsidR="00B85565">
        <w:rPr>
          <w:rFonts w:ascii="Arial" w:hAnsi="Arial" w:cs="Arial"/>
          <w:sz w:val="20"/>
          <w:szCs w:val="20"/>
        </w:rPr>
        <w:t xml:space="preserve"> as defined by previous work on higher-order and trait-mediated interactions in ecology</w:t>
      </w:r>
      <w:r w:rsidR="00243FAE">
        <w:rPr>
          <w:rFonts w:ascii="Arial" w:hAnsi="Arial" w:cs="Arial"/>
          <w:sz w:val="20"/>
          <w:szCs w:val="20"/>
        </w:rPr>
        <w:t xml:space="preserve"> (</w:t>
      </w:r>
      <w:r w:rsidR="00243FAE" w:rsidRPr="00243FAE">
        <w:rPr>
          <w:rFonts w:ascii="Arial" w:hAnsi="Arial" w:cs="Arial"/>
          <w:sz w:val="20"/>
          <w:szCs w:val="20"/>
          <w:highlight w:val="yellow"/>
        </w:rPr>
        <w:t>refs</w:t>
      </w:r>
      <w:r w:rsidR="00243FAE">
        <w:rPr>
          <w:rFonts w:ascii="Arial" w:hAnsi="Arial" w:cs="Arial"/>
          <w:sz w:val="20"/>
          <w:szCs w:val="20"/>
        </w:rPr>
        <w:t>)</w:t>
      </w:r>
      <w:r w:rsidR="00B85565">
        <w:rPr>
          <w:rFonts w:ascii="Arial" w:hAnsi="Arial" w:cs="Arial"/>
          <w:sz w:val="20"/>
          <w:szCs w:val="20"/>
        </w:rPr>
        <w:t xml:space="preserve">. This dictionary will be ‘seeded’ by </w:t>
      </w:r>
      <w:r w:rsidR="00422F75">
        <w:rPr>
          <w:rFonts w:ascii="Arial" w:hAnsi="Arial" w:cs="Arial"/>
          <w:sz w:val="20"/>
          <w:szCs w:val="20"/>
        </w:rPr>
        <w:t>key terms</w:t>
      </w:r>
      <w:r w:rsidR="006A6A6A">
        <w:rPr>
          <w:rFonts w:ascii="Arial" w:hAnsi="Arial" w:cs="Arial"/>
          <w:sz w:val="20"/>
          <w:szCs w:val="20"/>
        </w:rPr>
        <w:t xml:space="preserve"> </w:t>
      </w:r>
      <w:del w:id="113" w:author="M Leibold" w:date="2023-01-21T10:54:00Z">
        <w:r w:rsidR="006A6A6A" w:rsidDel="003C2F19">
          <w:rPr>
            <w:rFonts w:ascii="Arial" w:hAnsi="Arial" w:cs="Arial"/>
            <w:sz w:val="20"/>
            <w:szCs w:val="20"/>
          </w:rPr>
          <w:delText>(</w:delText>
        </w:r>
      </w:del>
      <w:r w:rsidR="006A6A6A" w:rsidRPr="006A6A6A">
        <w:rPr>
          <w:rFonts w:ascii="Arial" w:hAnsi="Arial" w:cs="Arial"/>
          <w:sz w:val="20"/>
          <w:szCs w:val="20"/>
          <w:highlight w:val="yellow"/>
        </w:rPr>
        <w:t xml:space="preserve">such as </w:t>
      </w:r>
      <w:ins w:id="114" w:author="M Leibold" w:date="2023-01-21T10:54:00Z">
        <w:r w:rsidR="003C2F19">
          <w:rPr>
            <w:rFonts w:ascii="Arial" w:hAnsi="Arial" w:cs="Arial"/>
            <w:sz w:val="20"/>
            <w:szCs w:val="20"/>
            <w:highlight w:val="yellow"/>
          </w:rPr>
          <w:t>‘higher order interaction’, ‘interaction modification’</w:t>
        </w:r>
      </w:ins>
      <w:del w:id="115" w:author="M Leibold" w:date="2023-01-21T10:54:00Z">
        <w:r w:rsidR="006A6A6A" w:rsidRPr="006A6A6A" w:rsidDel="003C2F19">
          <w:rPr>
            <w:rFonts w:ascii="Arial" w:hAnsi="Arial" w:cs="Arial"/>
            <w:sz w:val="20"/>
            <w:szCs w:val="20"/>
            <w:highlight w:val="yellow"/>
          </w:rPr>
          <w:delText>…</w:delText>
        </w:r>
      </w:del>
      <w:ins w:id="116" w:author="M Leibold" w:date="2023-01-21T10:55:00Z">
        <w:r w:rsidR="003C2F19">
          <w:rPr>
            <w:rFonts w:ascii="Arial" w:hAnsi="Arial" w:cs="Arial"/>
            <w:sz w:val="20"/>
            <w:szCs w:val="20"/>
          </w:rPr>
          <w:t xml:space="preserve"> etc.</w:t>
        </w:r>
      </w:ins>
      <w:del w:id="117" w:author="M Leibold" w:date="2023-01-21T10:55:00Z">
        <w:r w:rsidR="006A6A6A" w:rsidDel="003C2F19">
          <w:rPr>
            <w:rFonts w:ascii="Arial" w:hAnsi="Arial" w:cs="Arial"/>
            <w:sz w:val="20"/>
            <w:szCs w:val="20"/>
          </w:rPr>
          <w:delText>)</w:delText>
        </w:r>
      </w:del>
      <w:r w:rsidR="00B85565">
        <w:rPr>
          <w:rFonts w:ascii="Arial" w:hAnsi="Arial" w:cs="Arial"/>
          <w:sz w:val="20"/>
          <w:szCs w:val="20"/>
        </w:rPr>
        <w:t xml:space="preserve"> </w:t>
      </w:r>
      <w:r w:rsidR="00422F75">
        <w:rPr>
          <w:rFonts w:ascii="Arial" w:hAnsi="Arial" w:cs="Arial"/>
          <w:sz w:val="20"/>
          <w:szCs w:val="20"/>
        </w:rPr>
        <w:t xml:space="preserve">based on the </w:t>
      </w:r>
      <w:r w:rsidR="00422F75">
        <w:rPr>
          <w:rFonts w:ascii="Arial" w:hAnsi="Arial" w:cs="Arial"/>
          <w:sz w:val="20"/>
          <w:szCs w:val="20"/>
        </w:rPr>
        <w:lastRenderedPageBreak/>
        <w:t>expertise of</w:t>
      </w:r>
      <w:r w:rsidR="00B85565">
        <w:rPr>
          <w:rFonts w:ascii="Arial" w:hAnsi="Arial" w:cs="Arial"/>
          <w:sz w:val="20"/>
          <w:szCs w:val="20"/>
        </w:rPr>
        <w:t xml:space="preserve"> Co-PIs RDH and </w:t>
      </w:r>
      <w:proofErr w:type="gramStart"/>
      <w:r w:rsidR="00B85565">
        <w:rPr>
          <w:rFonts w:ascii="Arial" w:hAnsi="Arial" w:cs="Arial"/>
          <w:sz w:val="20"/>
          <w:szCs w:val="20"/>
        </w:rPr>
        <w:t>MAL</w:t>
      </w:r>
      <w:r w:rsidR="00CF2180">
        <w:rPr>
          <w:rFonts w:ascii="Arial" w:hAnsi="Arial" w:cs="Arial"/>
          <w:sz w:val="20"/>
          <w:szCs w:val="20"/>
        </w:rPr>
        <w:t>,</w:t>
      </w:r>
      <w:r w:rsidR="00B85565">
        <w:rPr>
          <w:rFonts w:ascii="Arial" w:hAnsi="Arial" w:cs="Arial"/>
          <w:sz w:val="20"/>
          <w:szCs w:val="20"/>
        </w:rPr>
        <w:t xml:space="preserve"> </w:t>
      </w:r>
      <w:r w:rsidR="00CF2180">
        <w:rPr>
          <w:rFonts w:ascii="Arial" w:hAnsi="Arial" w:cs="Arial"/>
          <w:sz w:val="20"/>
          <w:szCs w:val="20"/>
        </w:rPr>
        <w:t>and</w:t>
      </w:r>
      <w:proofErr w:type="gramEnd"/>
      <w:r w:rsidR="00CF2180">
        <w:rPr>
          <w:rFonts w:ascii="Arial" w:hAnsi="Arial" w:cs="Arial"/>
          <w:sz w:val="20"/>
          <w:szCs w:val="20"/>
        </w:rPr>
        <w:t xml:space="preserve"> </w:t>
      </w:r>
      <w:r w:rsidR="00B85565">
        <w:rPr>
          <w:rFonts w:ascii="Arial" w:hAnsi="Arial" w:cs="Arial"/>
          <w:sz w:val="20"/>
          <w:szCs w:val="20"/>
        </w:rPr>
        <w:t xml:space="preserve">will be enhanced by consultation with other scientists who study such </w:t>
      </w:r>
      <w:commentRangeStart w:id="118"/>
      <w:r w:rsidR="00B85565">
        <w:rPr>
          <w:rFonts w:ascii="Arial" w:hAnsi="Arial" w:cs="Arial"/>
          <w:sz w:val="20"/>
          <w:szCs w:val="20"/>
        </w:rPr>
        <w:t>interactions</w:t>
      </w:r>
      <w:commentRangeEnd w:id="118"/>
      <w:r w:rsidR="00B85565">
        <w:rPr>
          <w:rStyle w:val="CommentReference"/>
        </w:rPr>
        <w:commentReference w:id="118"/>
      </w:r>
      <w:r w:rsidR="00B85565">
        <w:rPr>
          <w:rFonts w:ascii="Arial" w:hAnsi="Arial" w:cs="Arial"/>
          <w:sz w:val="20"/>
          <w:szCs w:val="20"/>
        </w:rPr>
        <w:t xml:space="preserve">. We will use text-mining methods based on these key terms together with criteria for quality control (scope of peer-reviewed journals, ranges of dates, etc.) to quantify the scope of evidence for our study (we anticipate this to result in </w:t>
      </w:r>
      <w:proofErr w:type="gramStart"/>
      <w:r w:rsidR="00B85565">
        <w:rPr>
          <w:rFonts w:ascii="Arial" w:hAnsi="Arial" w:cs="Arial"/>
          <w:sz w:val="20"/>
          <w:szCs w:val="20"/>
        </w:rPr>
        <w:t>a large number of</w:t>
      </w:r>
      <w:proofErr w:type="gramEnd"/>
      <w:r w:rsidR="00B85565">
        <w:rPr>
          <w:rFonts w:ascii="Arial" w:hAnsi="Arial" w:cs="Arial"/>
          <w:sz w:val="20"/>
          <w:szCs w:val="20"/>
        </w:rPr>
        <w:t xml:space="preserve"> studies)</w:t>
      </w:r>
      <w:ins w:id="119" w:author="M Leibold" w:date="2023-01-21T11:07:00Z">
        <w:r w:rsidR="003C2F19">
          <w:rPr>
            <w:rFonts w:ascii="Arial" w:hAnsi="Arial" w:cs="Arial"/>
            <w:sz w:val="20"/>
            <w:szCs w:val="20"/>
          </w:rPr>
          <w:t xml:space="preserve"> using text-mining software such as </w:t>
        </w:r>
      </w:ins>
      <w:proofErr w:type="spellStart"/>
      <w:ins w:id="120" w:author="M Leibold" w:date="2023-01-21T11:12:00Z">
        <w:r w:rsidR="003C2F19">
          <w:rPr>
            <w:rFonts w:ascii="Arial" w:hAnsi="Arial" w:cs="Arial"/>
            <w:sz w:val="20"/>
            <w:szCs w:val="20"/>
          </w:rPr>
          <w:t>DistillerSR</w:t>
        </w:r>
        <w:proofErr w:type="spellEnd"/>
        <w:r w:rsidR="003C2F19">
          <w:rPr>
            <w:rFonts w:ascii="Arial" w:hAnsi="Arial" w:cs="Arial"/>
            <w:sz w:val="20"/>
            <w:szCs w:val="20"/>
          </w:rPr>
          <w:t xml:space="preserve"> </w:t>
        </w:r>
      </w:ins>
      <w:ins w:id="121" w:author="M Leibold" w:date="2023-01-21T11:14:00Z">
        <w:r w:rsidR="003C2F19">
          <w:rPr>
            <w:rFonts w:ascii="Arial" w:hAnsi="Arial" w:cs="Arial"/>
            <w:sz w:val="20"/>
            <w:szCs w:val="20"/>
          </w:rPr>
          <w:t>(</w:t>
        </w:r>
        <w:proofErr w:type="spellStart"/>
        <w:r w:rsidR="003C2F19">
          <w:rPr>
            <w:rFonts w:ascii="Arial" w:hAnsi="Arial" w:cs="Arial"/>
            <w:sz w:val="20"/>
            <w:szCs w:val="20"/>
          </w:rPr>
          <w:t>Gartelehner</w:t>
        </w:r>
        <w:proofErr w:type="spellEnd"/>
        <w:r w:rsidR="003C2F19">
          <w:rPr>
            <w:rFonts w:ascii="Arial" w:hAnsi="Arial" w:cs="Arial"/>
            <w:sz w:val="20"/>
            <w:szCs w:val="20"/>
          </w:rPr>
          <w:t xml:space="preserve"> et al. 2019) </w:t>
        </w:r>
      </w:ins>
      <w:ins w:id="122" w:author="M Leibold" w:date="2023-01-21T11:12:00Z">
        <w:r w:rsidR="003C2F19">
          <w:rPr>
            <w:rFonts w:ascii="Arial" w:hAnsi="Arial" w:cs="Arial"/>
            <w:sz w:val="20"/>
            <w:szCs w:val="20"/>
          </w:rPr>
          <w:t xml:space="preserve">and </w:t>
        </w:r>
      </w:ins>
      <w:proofErr w:type="spellStart"/>
      <w:ins w:id="123" w:author="M Leibold" w:date="2023-01-21T11:07:00Z">
        <w:r w:rsidR="003C2F19">
          <w:rPr>
            <w:rFonts w:ascii="Arial" w:hAnsi="Arial" w:cs="Arial"/>
            <w:sz w:val="20"/>
            <w:szCs w:val="20"/>
          </w:rPr>
          <w:t>ASReview</w:t>
        </w:r>
        <w:proofErr w:type="spellEnd"/>
        <w:r w:rsidR="003C2F19">
          <w:rPr>
            <w:rFonts w:ascii="Arial" w:hAnsi="Arial" w:cs="Arial"/>
            <w:sz w:val="20"/>
            <w:szCs w:val="20"/>
          </w:rPr>
          <w:t xml:space="preserve"> (</w:t>
        </w:r>
        <w:proofErr w:type="spellStart"/>
        <w:r w:rsidR="003C2F19">
          <w:rPr>
            <w:rFonts w:ascii="Arial" w:hAnsi="Arial" w:cs="Arial"/>
            <w:sz w:val="20"/>
            <w:szCs w:val="20"/>
          </w:rPr>
          <w:t>vand</w:t>
        </w:r>
        <w:proofErr w:type="spellEnd"/>
        <w:r w:rsidR="003C2F19">
          <w:rPr>
            <w:rFonts w:ascii="Arial" w:hAnsi="Arial" w:cs="Arial"/>
            <w:sz w:val="20"/>
            <w:szCs w:val="20"/>
          </w:rPr>
          <w:t xml:space="preserve"> de </w:t>
        </w:r>
        <w:proofErr w:type="spellStart"/>
        <w:r w:rsidR="003C2F19">
          <w:rPr>
            <w:rFonts w:ascii="Arial" w:hAnsi="Arial" w:cs="Arial"/>
            <w:sz w:val="20"/>
            <w:szCs w:val="20"/>
          </w:rPr>
          <w:t>Schoot</w:t>
        </w:r>
        <w:proofErr w:type="spellEnd"/>
        <w:r w:rsidR="003C2F19">
          <w:rPr>
            <w:rFonts w:ascii="Arial" w:hAnsi="Arial" w:cs="Arial"/>
            <w:sz w:val="20"/>
            <w:szCs w:val="20"/>
          </w:rPr>
          <w:t xml:space="preserve"> et al. </w:t>
        </w:r>
        <w:commentRangeStart w:id="124"/>
        <w:r w:rsidR="003C2F19">
          <w:rPr>
            <w:rFonts w:ascii="Arial" w:hAnsi="Arial" w:cs="Arial"/>
            <w:sz w:val="20"/>
            <w:szCs w:val="20"/>
          </w:rPr>
          <w:t>2021</w:t>
        </w:r>
      </w:ins>
      <w:commentRangeEnd w:id="124"/>
      <w:ins w:id="125" w:author="M Leibold" w:date="2023-01-21T11:15:00Z">
        <w:r w:rsidR="003C2F19">
          <w:rPr>
            <w:rStyle w:val="CommentReference"/>
          </w:rPr>
          <w:commentReference w:id="124"/>
        </w:r>
      </w:ins>
      <w:ins w:id="126" w:author="M Leibold" w:date="2023-01-21T11:07:00Z">
        <w:r w:rsidR="003C2F19">
          <w:rPr>
            <w:rFonts w:ascii="Arial" w:hAnsi="Arial" w:cs="Arial"/>
            <w:sz w:val="20"/>
            <w:szCs w:val="20"/>
          </w:rPr>
          <w:t>)</w:t>
        </w:r>
      </w:ins>
      <w:r w:rsidR="00B85565">
        <w:rPr>
          <w:rFonts w:ascii="Arial" w:hAnsi="Arial" w:cs="Arial"/>
          <w:sz w:val="20"/>
          <w:szCs w:val="20"/>
        </w:rPr>
        <w:t>. To evaluate the adequacy of the dictionary and text-mining methods, we will select a smaller random subset</w:t>
      </w:r>
      <w:r w:rsidR="007E0168">
        <w:rPr>
          <w:rFonts w:ascii="Arial" w:hAnsi="Arial" w:cs="Arial"/>
          <w:sz w:val="20"/>
          <w:szCs w:val="20"/>
        </w:rPr>
        <w:t xml:space="preserve"> of studies</w:t>
      </w:r>
      <w:r w:rsidR="00B85565">
        <w:rPr>
          <w:rFonts w:ascii="Arial" w:hAnsi="Arial" w:cs="Arial"/>
          <w:sz w:val="20"/>
          <w:szCs w:val="20"/>
        </w:rPr>
        <w:t xml:space="preserve"> to evaluate by hand. If we are not satisfied with the automated methods, we will work to refine our dictionaries and other selection criteria in an iterative way until we find that there is adequate agreement between our hand-curated data and the algorithm. </w:t>
      </w:r>
      <w:r w:rsidR="007E0168">
        <w:rPr>
          <w:rFonts w:ascii="Arial" w:hAnsi="Arial" w:cs="Arial"/>
          <w:sz w:val="20"/>
          <w:szCs w:val="20"/>
        </w:rPr>
        <w:t>W</w:t>
      </w:r>
      <w:r w:rsidR="00B85565">
        <w:rPr>
          <w:rFonts w:ascii="Arial" w:hAnsi="Arial" w:cs="Arial"/>
          <w:sz w:val="20"/>
          <w:szCs w:val="20"/>
        </w:rPr>
        <w:t xml:space="preserve">e will then tabulate and categorize these studies according to criteria that allow a meta-analysis </w:t>
      </w:r>
      <w:proofErr w:type="gramStart"/>
      <w:r w:rsidR="00B85565">
        <w:rPr>
          <w:rFonts w:ascii="Arial" w:hAnsi="Arial" w:cs="Arial"/>
          <w:sz w:val="20"/>
          <w:szCs w:val="20"/>
        </w:rPr>
        <w:t>around selected questions</w:t>
      </w:r>
      <w:proofErr w:type="gramEnd"/>
      <w:r w:rsidR="00B85565">
        <w:rPr>
          <w:rFonts w:ascii="Arial" w:hAnsi="Arial" w:cs="Arial"/>
          <w:sz w:val="20"/>
          <w:szCs w:val="20"/>
        </w:rPr>
        <w:t>.</w:t>
      </w:r>
    </w:p>
    <w:p w14:paraId="441D45A7" w14:textId="21EF495C" w:rsidR="00B85565" w:rsidRDefault="00B85565" w:rsidP="00B85565">
      <w:pPr>
        <w:pStyle w:val="ListParagraph"/>
        <w:widowControl w:val="0"/>
        <w:spacing w:after="120"/>
        <w:ind w:left="0"/>
        <w:contextualSpacing w:val="0"/>
        <w:rPr>
          <w:rFonts w:ascii="Arial" w:hAnsi="Arial" w:cs="Arial"/>
          <w:sz w:val="20"/>
          <w:szCs w:val="20"/>
        </w:rPr>
      </w:pPr>
      <w:r>
        <w:rPr>
          <w:rFonts w:ascii="Arial" w:hAnsi="Arial" w:cs="Arial"/>
          <w:sz w:val="20"/>
          <w:szCs w:val="20"/>
        </w:rPr>
        <w:t xml:space="preserve">Although we anticipate that our questions will evolve somewhat as we get through </w:t>
      </w:r>
      <w:r w:rsidRPr="00C51816">
        <w:rPr>
          <w:rFonts w:ascii="Arial" w:hAnsi="Arial" w:cs="Arial"/>
          <w:b/>
          <w:bCs/>
          <w:sz w:val="20"/>
          <w:szCs w:val="20"/>
        </w:rPr>
        <w:t>Aim 1</w:t>
      </w:r>
      <w:r>
        <w:rPr>
          <w:rFonts w:ascii="Arial" w:hAnsi="Arial" w:cs="Arial"/>
          <w:sz w:val="20"/>
          <w:szCs w:val="20"/>
        </w:rPr>
        <w:t xml:space="preserve"> above, at this point we anticipate focusing on the following</w:t>
      </w:r>
      <w:r w:rsidR="00FD0491">
        <w:rPr>
          <w:rFonts w:ascii="Arial" w:hAnsi="Arial" w:cs="Arial"/>
          <w:sz w:val="20"/>
          <w:szCs w:val="20"/>
        </w:rPr>
        <w:t xml:space="preserve"> questions</w:t>
      </w:r>
      <w:r>
        <w:rPr>
          <w:rFonts w:ascii="Arial" w:hAnsi="Arial" w:cs="Arial"/>
          <w:sz w:val="20"/>
          <w:szCs w:val="20"/>
        </w:rPr>
        <w:t>:</w:t>
      </w:r>
    </w:p>
    <w:p w14:paraId="3205E9DE" w14:textId="77777777" w:rsidR="00B85565" w:rsidRDefault="00B85565" w:rsidP="00B85565">
      <w:pPr>
        <w:pStyle w:val="ListParagraph"/>
        <w:widowControl w:val="0"/>
        <w:numPr>
          <w:ilvl w:val="0"/>
          <w:numId w:val="13"/>
        </w:numPr>
        <w:spacing w:after="120"/>
        <w:contextualSpacing w:val="0"/>
        <w:rPr>
          <w:rFonts w:ascii="Arial" w:hAnsi="Arial" w:cs="Arial"/>
          <w:sz w:val="20"/>
          <w:szCs w:val="20"/>
        </w:rPr>
      </w:pPr>
      <w:r>
        <w:rPr>
          <w:rFonts w:ascii="Arial" w:hAnsi="Arial" w:cs="Arial"/>
          <w:sz w:val="20"/>
          <w:szCs w:val="20"/>
        </w:rPr>
        <w:t>Are some motifs more prevalent than others?</w:t>
      </w:r>
    </w:p>
    <w:p w14:paraId="27E9A717" w14:textId="77777777" w:rsidR="00B85565" w:rsidRDefault="00B85565" w:rsidP="00B85565">
      <w:pPr>
        <w:pStyle w:val="ListParagraph"/>
        <w:widowControl w:val="0"/>
        <w:numPr>
          <w:ilvl w:val="0"/>
          <w:numId w:val="13"/>
        </w:numPr>
        <w:spacing w:after="120"/>
        <w:contextualSpacing w:val="0"/>
        <w:rPr>
          <w:rFonts w:ascii="Arial" w:hAnsi="Arial" w:cs="Arial"/>
          <w:sz w:val="20"/>
          <w:szCs w:val="20"/>
        </w:rPr>
      </w:pPr>
      <w:r>
        <w:rPr>
          <w:rFonts w:ascii="Arial" w:hAnsi="Arial" w:cs="Arial"/>
          <w:sz w:val="20"/>
          <w:szCs w:val="20"/>
        </w:rPr>
        <w:t>Are there possible biases in documenting/quantifying different motifs?</w:t>
      </w:r>
    </w:p>
    <w:p w14:paraId="49BBF519" w14:textId="77777777" w:rsidR="00B85565" w:rsidRDefault="00B85565" w:rsidP="00B85565">
      <w:pPr>
        <w:pStyle w:val="ListParagraph"/>
        <w:widowControl w:val="0"/>
        <w:numPr>
          <w:ilvl w:val="0"/>
          <w:numId w:val="13"/>
        </w:numPr>
        <w:spacing w:after="120"/>
        <w:contextualSpacing w:val="0"/>
        <w:rPr>
          <w:rFonts w:ascii="Arial" w:hAnsi="Arial" w:cs="Arial"/>
          <w:sz w:val="20"/>
          <w:szCs w:val="20"/>
        </w:rPr>
      </w:pPr>
      <w:r>
        <w:rPr>
          <w:rFonts w:ascii="Arial" w:hAnsi="Arial" w:cs="Arial"/>
          <w:sz w:val="20"/>
          <w:szCs w:val="20"/>
        </w:rPr>
        <w:t>Are motifs differentially prevalent in different types of ecosystems or organisms?  Of particular interest is whether they differ between microbial and ‘</w:t>
      </w:r>
      <w:proofErr w:type="spellStart"/>
      <w:r>
        <w:rPr>
          <w:rFonts w:ascii="Arial" w:hAnsi="Arial" w:cs="Arial"/>
          <w:sz w:val="20"/>
          <w:szCs w:val="20"/>
        </w:rPr>
        <w:t>macrobial</w:t>
      </w:r>
      <w:proofErr w:type="spellEnd"/>
      <w:r>
        <w:rPr>
          <w:rFonts w:ascii="Arial" w:hAnsi="Arial" w:cs="Arial"/>
          <w:sz w:val="20"/>
          <w:szCs w:val="20"/>
        </w:rPr>
        <w:t>’ communities.</w:t>
      </w:r>
    </w:p>
    <w:p w14:paraId="4AB68E75" w14:textId="77777777" w:rsidR="00B85565" w:rsidRDefault="00B85565" w:rsidP="00B85565">
      <w:pPr>
        <w:pStyle w:val="ListParagraph"/>
        <w:widowControl w:val="0"/>
        <w:numPr>
          <w:ilvl w:val="0"/>
          <w:numId w:val="13"/>
        </w:numPr>
        <w:spacing w:after="120"/>
        <w:contextualSpacing w:val="0"/>
        <w:rPr>
          <w:rFonts w:ascii="Arial" w:hAnsi="Arial" w:cs="Arial"/>
          <w:sz w:val="20"/>
          <w:szCs w:val="20"/>
        </w:rPr>
      </w:pPr>
      <w:r>
        <w:rPr>
          <w:rFonts w:ascii="Arial" w:hAnsi="Arial" w:cs="Arial"/>
          <w:sz w:val="20"/>
          <w:szCs w:val="20"/>
        </w:rPr>
        <w:t>Are different motifs differentially associated with different aspects of ecology (</w:t>
      </w:r>
      <w:proofErr w:type="gramStart"/>
      <w:r>
        <w:rPr>
          <w:rFonts w:ascii="Arial" w:hAnsi="Arial" w:cs="Arial"/>
          <w:sz w:val="20"/>
          <w:szCs w:val="20"/>
        </w:rPr>
        <w:t>e.g.</w:t>
      </w:r>
      <w:proofErr w:type="gramEnd"/>
      <w:r>
        <w:rPr>
          <w:rFonts w:ascii="Arial" w:hAnsi="Arial" w:cs="Arial"/>
          <w:sz w:val="20"/>
          <w:szCs w:val="20"/>
        </w:rPr>
        <w:t xml:space="preserve"> behavior, life-history traits, plasticity vs genetics)?</w:t>
      </w:r>
    </w:p>
    <w:p w14:paraId="5883F831" w14:textId="77777777" w:rsidR="00B85565" w:rsidRDefault="00B85565" w:rsidP="00B85565">
      <w:pPr>
        <w:pStyle w:val="ListParagraph"/>
        <w:widowControl w:val="0"/>
        <w:numPr>
          <w:ilvl w:val="0"/>
          <w:numId w:val="13"/>
        </w:numPr>
        <w:spacing w:after="120"/>
        <w:contextualSpacing w:val="0"/>
        <w:rPr>
          <w:rFonts w:ascii="Arial" w:hAnsi="Arial" w:cs="Arial"/>
          <w:sz w:val="20"/>
          <w:szCs w:val="20"/>
        </w:rPr>
      </w:pPr>
      <w:r>
        <w:rPr>
          <w:rFonts w:ascii="Arial" w:hAnsi="Arial" w:cs="Arial"/>
          <w:sz w:val="20"/>
          <w:szCs w:val="20"/>
        </w:rPr>
        <w:t>Are there apparent knowledge gaps that can improve future studies?</w:t>
      </w:r>
    </w:p>
    <w:p w14:paraId="781EFCFA" w14:textId="07502F2D" w:rsidR="007F61E9" w:rsidRDefault="00FD1139" w:rsidP="005413E0">
      <w:pPr>
        <w:pStyle w:val="ListParagraph"/>
        <w:widowControl w:val="0"/>
        <w:spacing w:after="120"/>
        <w:ind w:left="0"/>
        <w:contextualSpacing w:val="0"/>
        <w:rPr>
          <w:rFonts w:ascii="Arial" w:hAnsi="Arial" w:cs="Arial"/>
          <w:sz w:val="20"/>
          <w:szCs w:val="20"/>
        </w:rPr>
      </w:pPr>
      <w:r>
        <w:rPr>
          <w:rFonts w:ascii="Arial" w:hAnsi="Arial" w:cs="Arial"/>
          <w:sz w:val="20"/>
          <w:szCs w:val="20"/>
        </w:rPr>
        <w:t>To evaluate</w:t>
      </w:r>
      <w:r w:rsidR="00692C93">
        <w:rPr>
          <w:rFonts w:ascii="Arial" w:hAnsi="Arial" w:cs="Arial"/>
          <w:sz w:val="20"/>
          <w:szCs w:val="20"/>
        </w:rPr>
        <w:t xml:space="preserve"> the levels of evidence</w:t>
      </w:r>
      <w:r w:rsidR="007F61E9">
        <w:rPr>
          <w:rFonts w:ascii="Arial" w:hAnsi="Arial" w:cs="Arial"/>
          <w:sz w:val="20"/>
          <w:szCs w:val="20"/>
        </w:rPr>
        <w:t xml:space="preserve"> </w:t>
      </w:r>
      <w:r>
        <w:rPr>
          <w:rFonts w:ascii="Arial" w:hAnsi="Arial" w:cs="Arial"/>
          <w:sz w:val="20"/>
          <w:szCs w:val="20"/>
        </w:rPr>
        <w:t>for TMIM found in the above studies</w:t>
      </w:r>
      <w:r w:rsidR="00692C93">
        <w:rPr>
          <w:rFonts w:ascii="Arial" w:hAnsi="Arial" w:cs="Arial"/>
          <w:sz w:val="20"/>
          <w:szCs w:val="20"/>
        </w:rPr>
        <w:t xml:space="preserve">, we </w:t>
      </w:r>
      <w:r>
        <w:rPr>
          <w:rFonts w:ascii="Arial" w:hAnsi="Arial" w:cs="Arial"/>
          <w:sz w:val="20"/>
          <w:szCs w:val="20"/>
        </w:rPr>
        <w:t xml:space="preserve">will </w:t>
      </w:r>
      <w:r w:rsidR="00C51816">
        <w:rPr>
          <w:rFonts w:ascii="Arial" w:hAnsi="Arial" w:cs="Arial"/>
          <w:sz w:val="20"/>
          <w:szCs w:val="20"/>
        </w:rPr>
        <w:t xml:space="preserve">make a rubric based on </w:t>
      </w:r>
      <w:r w:rsidR="006D45D3">
        <w:rPr>
          <w:rFonts w:ascii="Arial" w:hAnsi="Arial" w:cs="Arial"/>
          <w:sz w:val="20"/>
          <w:szCs w:val="20"/>
        </w:rPr>
        <w:t>how much details are known about the trait variations that cause</w:t>
      </w:r>
      <w:r w:rsidR="00AA5057">
        <w:rPr>
          <w:rFonts w:ascii="Arial" w:hAnsi="Arial" w:cs="Arial"/>
          <w:sz w:val="20"/>
          <w:szCs w:val="20"/>
        </w:rPr>
        <w:t>d</w:t>
      </w:r>
      <w:r w:rsidR="006D45D3">
        <w:rPr>
          <w:rFonts w:ascii="Arial" w:hAnsi="Arial" w:cs="Arial"/>
          <w:sz w:val="20"/>
          <w:szCs w:val="20"/>
        </w:rPr>
        <w:t xml:space="preserve"> </w:t>
      </w:r>
      <w:r w:rsidR="00AA5057">
        <w:rPr>
          <w:rFonts w:ascii="Arial" w:hAnsi="Arial" w:cs="Arial"/>
          <w:sz w:val="20"/>
          <w:szCs w:val="20"/>
        </w:rPr>
        <w:t xml:space="preserve">significant effects on the ecosystem. </w:t>
      </w:r>
      <w:r w:rsidR="00C51816">
        <w:rPr>
          <w:rFonts w:ascii="Arial" w:hAnsi="Arial" w:cs="Arial"/>
          <w:sz w:val="20"/>
          <w:szCs w:val="20"/>
        </w:rPr>
        <w:t xml:space="preserve">We </w:t>
      </w:r>
      <w:r w:rsidR="00692C93">
        <w:rPr>
          <w:rFonts w:ascii="Arial" w:hAnsi="Arial" w:cs="Arial"/>
          <w:sz w:val="20"/>
          <w:szCs w:val="20"/>
        </w:rPr>
        <w:t xml:space="preserve">anticipate </w:t>
      </w:r>
      <w:r w:rsidR="00C51816">
        <w:rPr>
          <w:rFonts w:ascii="Arial" w:hAnsi="Arial" w:cs="Arial"/>
          <w:sz w:val="20"/>
          <w:szCs w:val="20"/>
        </w:rPr>
        <w:t>focusin</w:t>
      </w:r>
      <w:r w:rsidR="00692C93">
        <w:rPr>
          <w:rFonts w:ascii="Arial" w:hAnsi="Arial" w:cs="Arial"/>
          <w:sz w:val="20"/>
          <w:szCs w:val="20"/>
        </w:rPr>
        <w:t xml:space="preserve">g </w:t>
      </w:r>
      <w:r w:rsidR="00C51816">
        <w:rPr>
          <w:rFonts w:ascii="Arial" w:hAnsi="Arial" w:cs="Arial"/>
          <w:sz w:val="20"/>
          <w:szCs w:val="20"/>
        </w:rPr>
        <w:t xml:space="preserve">on </w:t>
      </w:r>
      <w:r w:rsidR="00692C93">
        <w:rPr>
          <w:rFonts w:ascii="Arial" w:hAnsi="Arial" w:cs="Arial"/>
          <w:sz w:val="20"/>
          <w:szCs w:val="20"/>
        </w:rPr>
        <w:t>the following aspects:</w:t>
      </w:r>
    </w:p>
    <w:p w14:paraId="6C913946" w14:textId="22A08603" w:rsidR="00692C93" w:rsidRDefault="009F36EC" w:rsidP="00692C93">
      <w:pPr>
        <w:pStyle w:val="ListParagraph"/>
        <w:widowControl w:val="0"/>
        <w:numPr>
          <w:ilvl w:val="0"/>
          <w:numId w:val="14"/>
        </w:numPr>
        <w:spacing w:after="120"/>
        <w:contextualSpacing w:val="0"/>
        <w:rPr>
          <w:rFonts w:ascii="Arial" w:hAnsi="Arial" w:cs="Arial"/>
          <w:sz w:val="20"/>
          <w:szCs w:val="20"/>
        </w:rPr>
      </w:pPr>
      <w:r>
        <w:rPr>
          <w:rFonts w:ascii="Arial" w:hAnsi="Arial" w:cs="Arial"/>
          <w:sz w:val="20"/>
          <w:szCs w:val="20"/>
        </w:rPr>
        <w:t>Are the traits that cause interaction modification known in the ecosystem?</w:t>
      </w:r>
    </w:p>
    <w:p w14:paraId="466FF191" w14:textId="1E3AE95D" w:rsidR="007F61E9" w:rsidRDefault="007F61E9" w:rsidP="00692C93">
      <w:pPr>
        <w:pStyle w:val="ListParagraph"/>
        <w:widowControl w:val="0"/>
        <w:numPr>
          <w:ilvl w:val="0"/>
          <w:numId w:val="14"/>
        </w:numPr>
        <w:spacing w:after="120"/>
        <w:contextualSpacing w:val="0"/>
        <w:rPr>
          <w:rFonts w:ascii="Arial" w:hAnsi="Arial" w:cs="Arial"/>
          <w:sz w:val="20"/>
          <w:szCs w:val="20"/>
        </w:rPr>
      </w:pPr>
      <w:r>
        <w:rPr>
          <w:rFonts w:ascii="Arial" w:hAnsi="Arial" w:cs="Arial"/>
          <w:sz w:val="20"/>
          <w:szCs w:val="20"/>
        </w:rPr>
        <w:t>Are the trait s</w:t>
      </w:r>
      <w:r w:rsidR="00256DD8">
        <w:rPr>
          <w:rFonts w:ascii="Arial" w:hAnsi="Arial" w:cs="Arial"/>
          <w:sz w:val="20"/>
          <w:szCs w:val="20"/>
        </w:rPr>
        <w:t>hifts</w:t>
      </w:r>
      <w:r>
        <w:rPr>
          <w:rFonts w:ascii="Arial" w:hAnsi="Arial" w:cs="Arial"/>
          <w:sz w:val="20"/>
          <w:szCs w:val="20"/>
        </w:rPr>
        <w:t xml:space="preserve"> qualitatively observed or quantitatively measured?</w:t>
      </w:r>
    </w:p>
    <w:p w14:paraId="54A79BC8" w14:textId="693326F2" w:rsidR="00692C93" w:rsidRDefault="006D1C16" w:rsidP="00692C93">
      <w:pPr>
        <w:pStyle w:val="ListParagraph"/>
        <w:widowControl w:val="0"/>
        <w:numPr>
          <w:ilvl w:val="0"/>
          <w:numId w:val="14"/>
        </w:numPr>
        <w:spacing w:after="120"/>
        <w:contextualSpacing w:val="0"/>
        <w:rPr>
          <w:rFonts w:ascii="Arial" w:hAnsi="Arial" w:cs="Arial"/>
          <w:sz w:val="20"/>
          <w:szCs w:val="20"/>
        </w:rPr>
      </w:pPr>
      <w:r>
        <w:rPr>
          <w:rFonts w:ascii="Arial" w:hAnsi="Arial" w:cs="Arial"/>
          <w:sz w:val="20"/>
          <w:szCs w:val="20"/>
        </w:rPr>
        <w:t>Are</w:t>
      </w:r>
      <w:r w:rsidR="008258D1">
        <w:rPr>
          <w:rFonts w:ascii="Arial" w:hAnsi="Arial" w:cs="Arial"/>
          <w:sz w:val="20"/>
          <w:szCs w:val="20"/>
        </w:rPr>
        <w:t xml:space="preserve"> </w:t>
      </w:r>
      <w:r>
        <w:rPr>
          <w:rFonts w:ascii="Arial" w:hAnsi="Arial" w:cs="Arial"/>
          <w:sz w:val="20"/>
          <w:szCs w:val="20"/>
        </w:rPr>
        <w:t xml:space="preserve">the </w:t>
      </w:r>
      <w:r w:rsidR="008258D1">
        <w:rPr>
          <w:rFonts w:ascii="Arial" w:hAnsi="Arial" w:cs="Arial"/>
          <w:sz w:val="20"/>
          <w:szCs w:val="20"/>
        </w:rPr>
        <w:t>mechanism</w:t>
      </w:r>
      <w:r>
        <w:rPr>
          <w:rFonts w:ascii="Arial" w:hAnsi="Arial" w:cs="Arial"/>
          <w:sz w:val="20"/>
          <w:szCs w:val="20"/>
        </w:rPr>
        <w:t>s</w:t>
      </w:r>
      <w:r w:rsidR="008258D1">
        <w:rPr>
          <w:rFonts w:ascii="Arial" w:hAnsi="Arial" w:cs="Arial"/>
          <w:sz w:val="20"/>
          <w:szCs w:val="20"/>
        </w:rPr>
        <w:t xml:space="preserve"> of trait interference by </w:t>
      </w:r>
      <w:r w:rsidR="00FA1735">
        <w:rPr>
          <w:rFonts w:ascii="Arial" w:hAnsi="Arial" w:cs="Arial"/>
          <w:sz w:val="20"/>
          <w:szCs w:val="20"/>
        </w:rPr>
        <w:t xml:space="preserve">another </w:t>
      </w:r>
      <w:r w:rsidR="008258D1">
        <w:rPr>
          <w:rFonts w:ascii="Arial" w:hAnsi="Arial" w:cs="Arial"/>
          <w:sz w:val="20"/>
          <w:szCs w:val="20"/>
        </w:rPr>
        <w:t>species known</w:t>
      </w:r>
      <w:r>
        <w:rPr>
          <w:rFonts w:ascii="Arial" w:hAnsi="Arial" w:cs="Arial"/>
          <w:sz w:val="20"/>
          <w:szCs w:val="20"/>
        </w:rPr>
        <w:t>?</w:t>
      </w:r>
    </w:p>
    <w:p w14:paraId="5313221E" w14:textId="0F10D10D" w:rsidR="00544AB7" w:rsidRDefault="006D1C16" w:rsidP="00692C93">
      <w:pPr>
        <w:pStyle w:val="ListParagraph"/>
        <w:widowControl w:val="0"/>
        <w:numPr>
          <w:ilvl w:val="0"/>
          <w:numId w:val="14"/>
        </w:numPr>
        <w:spacing w:after="120"/>
        <w:contextualSpacing w:val="0"/>
        <w:rPr>
          <w:rFonts w:ascii="Arial" w:hAnsi="Arial" w:cs="Arial"/>
          <w:sz w:val="20"/>
          <w:szCs w:val="20"/>
        </w:rPr>
      </w:pPr>
      <w:r>
        <w:rPr>
          <w:rFonts w:ascii="Arial" w:hAnsi="Arial" w:cs="Arial"/>
          <w:sz w:val="20"/>
          <w:szCs w:val="20"/>
        </w:rPr>
        <w:t xml:space="preserve">Are the </w:t>
      </w:r>
      <w:r w:rsidR="008258D1">
        <w:rPr>
          <w:rFonts w:ascii="Arial" w:hAnsi="Arial" w:cs="Arial"/>
          <w:sz w:val="20"/>
          <w:szCs w:val="20"/>
        </w:rPr>
        <w:t>outcome</w:t>
      </w:r>
      <w:r>
        <w:rPr>
          <w:rFonts w:ascii="Arial" w:hAnsi="Arial" w:cs="Arial"/>
          <w:sz w:val="20"/>
          <w:szCs w:val="20"/>
        </w:rPr>
        <w:t>s</w:t>
      </w:r>
      <w:r w:rsidR="008258D1">
        <w:rPr>
          <w:rFonts w:ascii="Arial" w:hAnsi="Arial" w:cs="Arial"/>
          <w:sz w:val="20"/>
          <w:szCs w:val="20"/>
        </w:rPr>
        <w:t xml:space="preserve"> </w:t>
      </w:r>
      <w:r>
        <w:rPr>
          <w:rFonts w:ascii="Arial" w:hAnsi="Arial" w:cs="Arial"/>
          <w:sz w:val="20"/>
          <w:szCs w:val="20"/>
        </w:rPr>
        <w:t>(e.g., coexistence or extinction)</w:t>
      </w:r>
      <w:r w:rsidR="008258D1">
        <w:rPr>
          <w:rFonts w:ascii="Arial" w:hAnsi="Arial" w:cs="Arial"/>
          <w:sz w:val="20"/>
          <w:szCs w:val="20"/>
        </w:rPr>
        <w:t xml:space="preserve"> possible without </w:t>
      </w:r>
      <w:r>
        <w:rPr>
          <w:rFonts w:ascii="Arial" w:hAnsi="Arial" w:cs="Arial"/>
          <w:sz w:val="20"/>
          <w:szCs w:val="20"/>
        </w:rPr>
        <w:t>interaction modification?</w:t>
      </w:r>
    </w:p>
    <w:p w14:paraId="13308E1B" w14:textId="0B7C2035" w:rsidR="00A10A80" w:rsidRPr="00A10A80" w:rsidRDefault="00A10A80" w:rsidP="00A10A80">
      <w:pPr>
        <w:widowControl w:val="0"/>
        <w:spacing w:after="120"/>
        <w:rPr>
          <w:rFonts w:ascii="Arial" w:hAnsi="Arial" w:cs="Arial"/>
          <w:sz w:val="20"/>
          <w:szCs w:val="20"/>
        </w:rPr>
      </w:pPr>
      <w:r>
        <w:rPr>
          <w:rFonts w:ascii="Arial" w:hAnsi="Arial" w:cs="Arial"/>
          <w:sz w:val="20"/>
          <w:szCs w:val="20"/>
        </w:rPr>
        <w:t xml:space="preserve">We will assign </w:t>
      </w:r>
      <w:r w:rsidR="00106631">
        <w:rPr>
          <w:rFonts w:ascii="Arial" w:hAnsi="Arial" w:cs="Arial"/>
          <w:sz w:val="20"/>
          <w:szCs w:val="20"/>
        </w:rPr>
        <w:t xml:space="preserve">the potential examples of TMIM to different levels of evidence using the rubric. As a meta-analysis, we will then </w:t>
      </w:r>
      <w:r w:rsidR="0058634B">
        <w:rPr>
          <w:rFonts w:ascii="Arial" w:hAnsi="Arial" w:cs="Arial"/>
          <w:sz w:val="20"/>
          <w:szCs w:val="20"/>
        </w:rPr>
        <w:t xml:space="preserve">combine the statistics of these evidence levels to </w:t>
      </w:r>
      <w:r w:rsidR="00106631">
        <w:rPr>
          <w:rFonts w:ascii="Arial" w:hAnsi="Arial" w:cs="Arial"/>
          <w:sz w:val="20"/>
          <w:szCs w:val="20"/>
        </w:rPr>
        <w:t xml:space="preserve">assess the overall </w:t>
      </w:r>
      <w:r w:rsidR="00B440B6">
        <w:rPr>
          <w:rFonts w:ascii="Arial" w:hAnsi="Arial" w:cs="Arial"/>
          <w:sz w:val="20"/>
          <w:szCs w:val="20"/>
        </w:rPr>
        <w:t>status of research on TMIM.</w:t>
      </w:r>
    </w:p>
    <w:p w14:paraId="071CD04C" w14:textId="39D4B480" w:rsidR="00DB20C8" w:rsidRPr="00661E2A" w:rsidRDefault="00661E2A" w:rsidP="005413E0">
      <w:pPr>
        <w:pStyle w:val="ListParagraph"/>
        <w:widowControl w:val="0"/>
        <w:spacing w:after="120"/>
        <w:ind w:left="0"/>
        <w:contextualSpacing w:val="0"/>
        <w:rPr>
          <w:rFonts w:ascii="Arial" w:hAnsi="Arial" w:cs="Arial"/>
          <w:sz w:val="20"/>
          <w:szCs w:val="20"/>
          <w:u w:val="single"/>
        </w:rPr>
      </w:pPr>
      <w:r w:rsidRPr="00661E2A">
        <w:rPr>
          <w:rFonts w:ascii="Arial" w:hAnsi="Arial" w:cs="Arial"/>
          <w:sz w:val="20"/>
          <w:szCs w:val="20"/>
          <w:u w:val="single"/>
        </w:rPr>
        <w:t>Preliminary results:</w:t>
      </w:r>
    </w:p>
    <w:p w14:paraId="02CAA068" w14:textId="5ABF56FC" w:rsidR="00DB20C8" w:rsidRDefault="00DB20C8" w:rsidP="00DB20C8">
      <w:pPr>
        <w:widowControl w:val="0"/>
        <w:spacing w:after="120"/>
        <w:rPr>
          <w:rFonts w:ascii="Arial" w:hAnsi="Arial" w:cs="Arial"/>
          <w:sz w:val="20"/>
          <w:szCs w:val="20"/>
        </w:rPr>
      </w:pPr>
      <w:r>
        <w:rPr>
          <w:rFonts w:ascii="Arial" w:hAnsi="Arial" w:cs="Arial"/>
          <w:sz w:val="20"/>
          <w:szCs w:val="20"/>
        </w:rPr>
        <w:t xml:space="preserve">Here we mention several examples in the literature that are known to us, </w:t>
      </w:r>
      <w:r w:rsidR="00FA1735">
        <w:rPr>
          <w:rFonts w:ascii="Arial" w:hAnsi="Arial" w:cs="Arial"/>
          <w:sz w:val="20"/>
          <w:szCs w:val="20"/>
        </w:rPr>
        <w:t>which</w:t>
      </w:r>
      <w:r>
        <w:rPr>
          <w:rFonts w:ascii="Arial" w:hAnsi="Arial" w:cs="Arial"/>
          <w:sz w:val="20"/>
          <w:szCs w:val="20"/>
        </w:rPr>
        <w:t xml:space="preserve"> </w:t>
      </w:r>
      <w:r w:rsidR="00CF02EA">
        <w:rPr>
          <w:rFonts w:ascii="Arial" w:hAnsi="Arial" w:cs="Arial"/>
          <w:sz w:val="20"/>
          <w:szCs w:val="20"/>
        </w:rPr>
        <w:t xml:space="preserve">all </w:t>
      </w:r>
      <w:r>
        <w:rPr>
          <w:rFonts w:ascii="Arial" w:hAnsi="Arial" w:cs="Arial"/>
          <w:sz w:val="20"/>
          <w:szCs w:val="20"/>
        </w:rPr>
        <w:t xml:space="preserve">belong to </w:t>
      </w:r>
      <w:r w:rsidR="00FA1735">
        <w:rPr>
          <w:rFonts w:ascii="Arial" w:hAnsi="Arial" w:cs="Arial"/>
          <w:sz w:val="20"/>
          <w:szCs w:val="20"/>
        </w:rPr>
        <w:t>some</w:t>
      </w:r>
      <w:r w:rsidR="00CF02EA">
        <w:rPr>
          <w:rFonts w:ascii="Arial" w:hAnsi="Arial" w:cs="Arial"/>
          <w:sz w:val="20"/>
          <w:szCs w:val="20"/>
        </w:rPr>
        <w:t xml:space="preserve"> of the motifs constructed in </w:t>
      </w:r>
      <w:r w:rsidR="00CF02EA" w:rsidRPr="00FA1735">
        <w:rPr>
          <w:rFonts w:ascii="Arial" w:hAnsi="Arial" w:cs="Arial"/>
          <w:color w:val="4472C4" w:themeColor="accent1"/>
          <w:sz w:val="20"/>
          <w:szCs w:val="20"/>
        </w:rPr>
        <w:t>Fig.2</w:t>
      </w:r>
      <w:r w:rsidR="00CF02EA">
        <w:rPr>
          <w:rFonts w:ascii="Arial" w:hAnsi="Arial" w:cs="Arial"/>
          <w:sz w:val="20"/>
          <w:szCs w:val="20"/>
        </w:rPr>
        <w:t>.</w:t>
      </w:r>
      <w:r w:rsidR="00F81EB2">
        <w:rPr>
          <w:rFonts w:ascii="Arial" w:hAnsi="Arial" w:cs="Arial"/>
          <w:sz w:val="20"/>
          <w:szCs w:val="20"/>
        </w:rPr>
        <w:t xml:space="preserve"> We focus on examples where not only higher-order interactions are implied, but also the mechanisms of interaction modification in terms of the trait</w:t>
      </w:r>
      <w:r w:rsidR="00EF3061">
        <w:rPr>
          <w:rFonts w:ascii="Arial" w:hAnsi="Arial" w:cs="Arial"/>
          <w:sz w:val="20"/>
          <w:szCs w:val="20"/>
        </w:rPr>
        <w:t>s involved are known.</w:t>
      </w:r>
    </w:p>
    <w:tbl>
      <w:tblPr>
        <w:tblStyle w:val="TableGrid"/>
        <w:tblW w:w="9350" w:type="dxa"/>
        <w:tblLook w:val="04A0" w:firstRow="1" w:lastRow="0" w:firstColumn="1" w:lastColumn="0" w:noHBand="0" w:noVBand="1"/>
      </w:tblPr>
      <w:tblGrid>
        <w:gridCol w:w="895"/>
        <w:gridCol w:w="2188"/>
        <w:gridCol w:w="1502"/>
        <w:gridCol w:w="3074"/>
        <w:gridCol w:w="1691"/>
      </w:tblGrid>
      <w:tr w:rsidR="00F865E6" w14:paraId="0F23BED5" w14:textId="77777777" w:rsidTr="00E70942">
        <w:tc>
          <w:tcPr>
            <w:tcW w:w="895" w:type="dxa"/>
          </w:tcPr>
          <w:p w14:paraId="6D1B4FBB" w14:textId="7DFDCB6B" w:rsidR="00F865E6" w:rsidRDefault="00F865E6" w:rsidP="00F865E6">
            <w:pPr>
              <w:widowControl w:val="0"/>
              <w:rPr>
                <w:rFonts w:ascii="Arial" w:hAnsi="Arial" w:cs="Arial"/>
                <w:sz w:val="20"/>
                <w:szCs w:val="20"/>
              </w:rPr>
            </w:pPr>
            <w:r>
              <w:rPr>
                <w:rFonts w:ascii="Arial" w:hAnsi="Arial" w:cs="Arial"/>
                <w:sz w:val="20"/>
                <w:szCs w:val="20"/>
              </w:rPr>
              <w:t>Motif</w:t>
            </w:r>
          </w:p>
        </w:tc>
        <w:tc>
          <w:tcPr>
            <w:tcW w:w="2188" w:type="dxa"/>
          </w:tcPr>
          <w:p w14:paraId="16F55005" w14:textId="559D2EF5" w:rsidR="00F865E6" w:rsidRDefault="00F865E6" w:rsidP="00F865E6">
            <w:pPr>
              <w:widowControl w:val="0"/>
              <w:spacing w:line="259" w:lineRule="auto"/>
              <w:rPr>
                <w:rFonts w:ascii="Arial" w:hAnsi="Arial" w:cs="Arial"/>
                <w:sz w:val="20"/>
                <w:szCs w:val="20"/>
              </w:rPr>
            </w:pPr>
            <w:r>
              <w:rPr>
                <w:rFonts w:ascii="Arial" w:hAnsi="Arial" w:cs="Arial"/>
                <w:sz w:val="20"/>
                <w:szCs w:val="20"/>
              </w:rPr>
              <w:t>Ecosystem</w:t>
            </w:r>
          </w:p>
        </w:tc>
        <w:tc>
          <w:tcPr>
            <w:tcW w:w="1502" w:type="dxa"/>
          </w:tcPr>
          <w:p w14:paraId="704CE139" w14:textId="15B71B7E" w:rsidR="00F865E6" w:rsidRDefault="00F865E6" w:rsidP="00F865E6">
            <w:pPr>
              <w:widowControl w:val="0"/>
              <w:rPr>
                <w:rFonts w:ascii="Arial" w:hAnsi="Arial" w:cs="Arial"/>
                <w:sz w:val="20"/>
                <w:szCs w:val="20"/>
              </w:rPr>
            </w:pPr>
            <w:r>
              <w:rPr>
                <w:rFonts w:ascii="Arial" w:hAnsi="Arial" w:cs="Arial"/>
                <w:sz w:val="20"/>
                <w:szCs w:val="20"/>
              </w:rPr>
              <w:t>Known as</w:t>
            </w:r>
          </w:p>
        </w:tc>
        <w:tc>
          <w:tcPr>
            <w:tcW w:w="3074" w:type="dxa"/>
          </w:tcPr>
          <w:p w14:paraId="423414D9" w14:textId="31965BCF" w:rsidR="00F865E6" w:rsidRDefault="00F865E6" w:rsidP="00F865E6">
            <w:pPr>
              <w:widowControl w:val="0"/>
              <w:spacing w:line="259" w:lineRule="auto"/>
              <w:rPr>
                <w:rFonts w:ascii="Arial" w:hAnsi="Arial" w:cs="Arial"/>
                <w:sz w:val="20"/>
                <w:szCs w:val="20"/>
              </w:rPr>
            </w:pPr>
            <w:r>
              <w:rPr>
                <w:rFonts w:ascii="Arial" w:hAnsi="Arial" w:cs="Arial"/>
                <w:sz w:val="20"/>
                <w:szCs w:val="20"/>
              </w:rPr>
              <w:t>Trait being modified</w:t>
            </w:r>
          </w:p>
        </w:tc>
        <w:tc>
          <w:tcPr>
            <w:tcW w:w="1691" w:type="dxa"/>
          </w:tcPr>
          <w:p w14:paraId="63109B54" w14:textId="0DEAA7C1" w:rsidR="00F865E6" w:rsidRDefault="00F865E6" w:rsidP="00F865E6">
            <w:pPr>
              <w:widowControl w:val="0"/>
              <w:spacing w:line="259" w:lineRule="auto"/>
              <w:rPr>
                <w:rFonts w:ascii="Arial" w:hAnsi="Arial" w:cs="Arial"/>
                <w:sz w:val="20"/>
                <w:szCs w:val="20"/>
              </w:rPr>
            </w:pPr>
            <w:r>
              <w:rPr>
                <w:rFonts w:ascii="Arial" w:hAnsi="Arial" w:cs="Arial"/>
                <w:sz w:val="20"/>
                <w:szCs w:val="20"/>
              </w:rPr>
              <w:t>References</w:t>
            </w:r>
          </w:p>
        </w:tc>
      </w:tr>
      <w:tr w:rsidR="00F865E6" w14:paraId="52091BE8" w14:textId="77777777" w:rsidTr="00E70942">
        <w:tc>
          <w:tcPr>
            <w:tcW w:w="895" w:type="dxa"/>
          </w:tcPr>
          <w:p w14:paraId="54EEE20B" w14:textId="0C71B8DE" w:rsidR="00F865E6" w:rsidRPr="001169F7" w:rsidRDefault="00F865E6" w:rsidP="00F865E6">
            <w:pPr>
              <w:widowControl w:val="0"/>
              <w:rPr>
                <w:rFonts w:ascii="Arial" w:hAnsi="Arial" w:cs="Arial"/>
                <w:sz w:val="20"/>
                <w:szCs w:val="20"/>
              </w:rPr>
            </w:pPr>
            <w:r>
              <w:rPr>
                <w:rFonts w:ascii="Arial" w:hAnsi="Arial" w:cs="Arial"/>
                <w:sz w:val="20"/>
                <w:szCs w:val="20"/>
              </w:rPr>
              <w:t>1a</w:t>
            </w:r>
          </w:p>
        </w:tc>
        <w:tc>
          <w:tcPr>
            <w:tcW w:w="2188" w:type="dxa"/>
          </w:tcPr>
          <w:p w14:paraId="695CB8A2" w14:textId="3E729A53" w:rsidR="00F865E6" w:rsidRPr="001169F7" w:rsidRDefault="00E70942" w:rsidP="00F865E6">
            <w:pPr>
              <w:widowControl w:val="0"/>
              <w:spacing w:line="259" w:lineRule="auto"/>
              <w:rPr>
                <w:rFonts w:ascii="Arial" w:hAnsi="Arial" w:cs="Arial"/>
                <w:sz w:val="20"/>
                <w:szCs w:val="20"/>
              </w:rPr>
            </w:pPr>
            <w:r>
              <w:rPr>
                <w:rFonts w:ascii="Arial" w:hAnsi="Arial" w:cs="Arial"/>
                <w:sz w:val="20"/>
                <w:szCs w:val="20"/>
              </w:rPr>
              <w:t>Algae, Bacteria, Ciliates</w:t>
            </w:r>
          </w:p>
        </w:tc>
        <w:tc>
          <w:tcPr>
            <w:tcW w:w="1502" w:type="dxa"/>
          </w:tcPr>
          <w:p w14:paraId="7066197F" w14:textId="22004F4D" w:rsidR="00F865E6" w:rsidRDefault="00F865E6" w:rsidP="00F865E6">
            <w:pPr>
              <w:widowControl w:val="0"/>
              <w:rPr>
                <w:rFonts w:ascii="Arial" w:hAnsi="Arial" w:cs="Arial"/>
                <w:sz w:val="20"/>
                <w:szCs w:val="20"/>
              </w:rPr>
            </w:pPr>
            <w:r>
              <w:rPr>
                <w:rFonts w:ascii="Arial" w:hAnsi="Arial" w:cs="Arial"/>
                <w:sz w:val="20"/>
                <w:szCs w:val="20"/>
              </w:rPr>
              <w:t>“ABC” system</w:t>
            </w:r>
          </w:p>
        </w:tc>
        <w:tc>
          <w:tcPr>
            <w:tcW w:w="3074" w:type="dxa"/>
          </w:tcPr>
          <w:p w14:paraId="7449DEF5" w14:textId="50693D6B" w:rsidR="00F865E6" w:rsidRDefault="00F865E6" w:rsidP="00F865E6">
            <w:pPr>
              <w:widowControl w:val="0"/>
              <w:spacing w:line="259" w:lineRule="auto"/>
              <w:rPr>
                <w:rFonts w:ascii="Arial" w:hAnsi="Arial" w:cs="Arial"/>
                <w:sz w:val="20"/>
                <w:szCs w:val="20"/>
              </w:rPr>
            </w:pPr>
            <w:r>
              <w:rPr>
                <w:rFonts w:ascii="Arial" w:hAnsi="Arial" w:cs="Arial"/>
                <w:sz w:val="20"/>
                <w:szCs w:val="20"/>
              </w:rPr>
              <w:t>Algae induce bacteria to switch</w:t>
            </w:r>
            <w:r w:rsidRPr="00A16841">
              <w:rPr>
                <w:rFonts w:ascii="Arial" w:hAnsi="Arial" w:cs="Arial"/>
                <w:sz w:val="20"/>
                <w:szCs w:val="20"/>
              </w:rPr>
              <w:t xml:space="preserve"> from aggregated to platonic</w:t>
            </w:r>
            <w:r>
              <w:rPr>
                <w:rFonts w:ascii="Arial" w:hAnsi="Arial" w:cs="Arial"/>
                <w:sz w:val="20"/>
                <w:szCs w:val="20"/>
              </w:rPr>
              <w:t xml:space="preserve"> cell type.</w:t>
            </w:r>
          </w:p>
        </w:tc>
        <w:tc>
          <w:tcPr>
            <w:tcW w:w="1691" w:type="dxa"/>
          </w:tcPr>
          <w:p w14:paraId="50FB4168" w14:textId="58401B7E" w:rsidR="00F865E6" w:rsidRDefault="00000000" w:rsidP="00F865E6">
            <w:pPr>
              <w:widowControl w:val="0"/>
              <w:spacing w:line="259" w:lineRule="auto"/>
              <w:rPr>
                <w:rFonts w:ascii="Arial" w:hAnsi="Arial" w:cs="Arial"/>
                <w:sz w:val="20"/>
                <w:szCs w:val="20"/>
              </w:rPr>
            </w:pPr>
            <w:sdt>
              <w:sdtPr>
                <w:rPr>
                  <w:sz w:val="20"/>
                  <w:szCs w:val="20"/>
                </w:rPr>
                <w:tag w:val="MENDELEY_CITATION_v3_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"/>
                <w:id w:val="-1586680941"/>
                <w:placeholder>
                  <w:docPart w:val="3D20BDB9F33A406886F2BA5491BCE672"/>
                </w:placeholder>
              </w:sdtPr>
              <w:sdtContent>
                <w:r w:rsidR="00F865E6" w:rsidRPr="00292CF0">
                  <w:rPr>
                    <w:rFonts w:ascii="Arial" w:eastAsia="Times New Roman" w:hAnsi="Arial" w:cs="Arial"/>
                    <w:sz w:val="20"/>
                    <w:szCs w:val="20"/>
                  </w:rPr>
                  <w:t>(</w:t>
                </w:r>
                <w:proofErr w:type="spellStart"/>
                <w:r w:rsidR="00F865E6" w:rsidRPr="00292CF0">
                  <w:rPr>
                    <w:rFonts w:ascii="Arial" w:eastAsia="Times New Roman" w:hAnsi="Arial" w:cs="Arial"/>
                    <w:sz w:val="20"/>
                    <w:szCs w:val="20"/>
                  </w:rPr>
                  <w:t>Mickalide</w:t>
                </w:r>
                <w:proofErr w:type="spellEnd"/>
                <w:r w:rsidR="00F865E6" w:rsidRPr="00292CF0">
                  <w:rPr>
                    <w:rFonts w:ascii="Arial" w:eastAsia="Times New Roman" w:hAnsi="Arial" w:cs="Arial"/>
                    <w:sz w:val="20"/>
                    <w:szCs w:val="20"/>
                  </w:rPr>
                  <w:t xml:space="preserve"> &amp; Kuehn, 2019)</w:t>
                </w:r>
              </w:sdtContent>
            </w:sdt>
          </w:p>
        </w:tc>
      </w:tr>
      <w:tr w:rsidR="00F865E6" w14:paraId="1990B932" w14:textId="77777777" w:rsidTr="00E70942">
        <w:tc>
          <w:tcPr>
            <w:tcW w:w="895" w:type="dxa"/>
          </w:tcPr>
          <w:p w14:paraId="434C7A8A" w14:textId="01CDCCD5" w:rsidR="00F865E6" w:rsidRDefault="00F865E6" w:rsidP="00F865E6">
            <w:pPr>
              <w:widowControl w:val="0"/>
              <w:rPr>
                <w:rFonts w:ascii="Arial" w:hAnsi="Arial" w:cs="Arial"/>
                <w:sz w:val="20"/>
                <w:szCs w:val="20"/>
              </w:rPr>
            </w:pPr>
            <w:r>
              <w:rPr>
                <w:rFonts w:ascii="Arial" w:hAnsi="Arial" w:cs="Arial"/>
                <w:sz w:val="20"/>
                <w:szCs w:val="20"/>
              </w:rPr>
              <w:t>4d</w:t>
            </w:r>
          </w:p>
        </w:tc>
        <w:tc>
          <w:tcPr>
            <w:tcW w:w="2188" w:type="dxa"/>
          </w:tcPr>
          <w:p w14:paraId="4280670D" w14:textId="49BB019E" w:rsidR="00F865E6" w:rsidRDefault="00F865E6" w:rsidP="00F865E6">
            <w:pPr>
              <w:widowControl w:val="0"/>
              <w:spacing w:line="259" w:lineRule="auto"/>
              <w:rPr>
                <w:rFonts w:ascii="Arial" w:hAnsi="Arial" w:cs="Arial"/>
                <w:sz w:val="20"/>
                <w:szCs w:val="20"/>
              </w:rPr>
            </w:pPr>
            <w:r>
              <w:rPr>
                <w:rFonts w:ascii="Arial" w:hAnsi="Arial" w:cs="Arial"/>
                <w:sz w:val="20"/>
                <w:szCs w:val="20"/>
              </w:rPr>
              <w:t>Plants, g</w:t>
            </w:r>
            <w:r w:rsidRPr="00DB20C8">
              <w:rPr>
                <w:rFonts w:ascii="Arial" w:hAnsi="Arial" w:cs="Arial"/>
                <w:sz w:val="20"/>
                <w:szCs w:val="20"/>
              </w:rPr>
              <w:t>rasshoppers</w:t>
            </w:r>
            <w:r>
              <w:rPr>
                <w:rFonts w:ascii="Arial" w:hAnsi="Arial" w:cs="Arial"/>
                <w:sz w:val="20"/>
                <w:szCs w:val="20"/>
              </w:rPr>
              <w:t>, spiders</w:t>
            </w:r>
          </w:p>
        </w:tc>
        <w:tc>
          <w:tcPr>
            <w:tcW w:w="1502" w:type="dxa"/>
          </w:tcPr>
          <w:p w14:paraId="79FF38CD" w14:textId="77777777" w:rsidR="00F865E6" w:rsidRDefault="00F865E6" w:rsidP="00F865E6">
            <w:pPr>
              <w:widowControl w:val="0"/>
              <w:rPr>
                <w:rFonts w:ascii="Arial" w:hAnsi="Arial" w:cs="Arial"/>
                <w:sz w:val="20"/>
                <w:szCs w:val="20"/>
              </w:rPr>
            </w:pPr>
          </w:p>
        </w:tc>
        <w:tc>
          <w:tcPr>
            <w:tcW w:w="3074" w:type="dxa"/>
          </w:tcPr>
          <w:p w14:paraId="7E139C11" w14:textId="17ECFEFF" w:rsidR="00F865E6" w:rsidRDefault="00F865E6" w:rsidP="00F865E6">
            <w:pPr>
              <w:widowControl w:val="0"/>
              <w:spacing w:line="259" w:lineRule="auto"/>
              <w:rPr>
                <w:rFonts w:ascii="Arial" w:hAnsi="Arial" w:cs="Arial"/>
                <w:sz w:val="20"/>
                <w:szCs w:val="20"/>
              </w:rPr>
            </w:pPr>
            <w:r>
              <w:rPr>
                <w:rFonts w:ascii="Arial" w:hAnsi="Arial" w:cs="Arial"/>
                <w:sz w:val="20"/>
                <w:szCs w:val="20"/>
              </w:rPr>
              <w:t>Spiders induce grasshoppers to switch from exposed foraging behavior to hiding.</w:t>
            </w:r>
          </w:p>
        </w:tc>
        <w:tc>
          <w:tcPr>
            <w:tcW w:w="1691" w:type="dxa"/>
          </w:tcPr>
          <w:p w14:paraId="515734C8" w14:textId="16670F0C" w:rsidR="00F865E6" w:rsidRDefault="00F865E6" w:rsidP="00F865E6">
            <w:pPr>
              <w:widowControl w:val="0"/>
              <w:spacing w:line="259" w:lineRule="auto"/>
              <w:rPr>
                <w:rFonts w:ascii="Arial" w:hAnsi="Arial" w:cs="Arial"/>
                <w:sz w:val="20"/>
                <w:szCs w:val="20"/>
              </w:rPr>
            </w:pPr>
            <w:r>
              <w:rPr>
                <w:rFonts w:ascii="Arial" w:hAnsi="Arial" w:cs="Arial"/>
                <w:sz w:val="20"/>
                <w:szCs w:val="20"/>
              </w:rPr>
              <w:t>(Schmitz et al. 1997)</w:t>
            </w:r>
          </w:p>
        </w:tc>
      </w:tr>
      <w:tr w:rsidR="00F865E6" w14:paraId="460D9536" w14:textId="77777777" w:rsidTr="00E70942">
        <w:tc>
          <w:tcPr>
            <w:tcW w:w="895" w:type="dxa"/>
          </w:tcPr>
          <w:p w14:paraId="448AAB7D" w14:textId="4F37B2FD" w:rsidR="00F865E6" w:rsidRDefault="00F865E6" w:rsidP="00F865E6">
            <w:pPr>
              <w:widowControl w:val="0"/>
              <w:rPr>
                <w:rFonts w:ascii="Arial" w:hAnsi="Arial" w:cs="Arial"/>
                <w:sz w:val="20"/>
                <w:szCs w:val="20"/>
              </w:rPr>
            </w:pPr>
            <w:r>
              <w:rPr>
                <w:rFonts w:ascii="Arial" w:hAnsi="Arial" w:cs="Arial"/>
                <w:sz w:val="20"/>
                <w:szCs w:val="20"/>
              </w:rPr>
              <w:t>1a?</w:t>
            </w:r>
          </w:p>
        </w:tc>
        <w:tc>
          <w:tcPr>
            <w:tcW w:w="2188" w:type="dxa"/>
          </w:tcPr>
          <w:p w14:paraId="601D7327" w14:textId="3FF2856A" w:rsidR="00F865E6" w:rsidRDefault="00F865E6" w:rsidP="00F865E6">
            <w:pPr>
              <w:widowControl w:val="0"/>
              <w:spacing w:line="259" w:lineRule="auto"/>
              <w:rPr>
                <w:rFonts w:ascii="Arial" w:hAnsi="Arial" w:cs="Arial"/>
                <w:sz w:val="20"/>
                <w:szCs w:val="20"/>
              </w:rPr>
            </w:pPr>
          </w:p>
        </w:tc>
        <w:tc>
          <w:tcPr>
            <w:tcW w:w="1502" w:type="dxa"/>
          </w:tcPr>
          <w:p w14:paraId="7441B81B" w14:textId="6C8EDE49" w:rsidR="00F865E6" w:rsidRDefault="00F865E6" w:rsidP="00F865E6">
            <w:pPr>
              <w:widowControl w:val="0"/>
              <w:rPr>
                <w:rFonts w:ascii="Arial" w:hAnsi="Arial" w:cs="Arial"/>
                <w:sz w:val="20"/>
                <w:szCs w:val="20"/>
              </w:rPr>
            </w:pPr>
            <w:r>
              <w:rPr>
                <w:rFonts w:ascii="Arial" w:hAnsi="Arial" w:cs="Arial"/>
                <w:sz w:val="20"/>
                <w:szCs w:val="20"/>
              </w:rPr>
              <w:t>“</w:t>
            </w:r>
            <w:proofErr w:type="gramStart"/>
            <w:r>
              <w:rPr>
                <w:rFonts w:ascii="Arial" w:hAnsi="Arial" w:cs="Arial"/>
                <w:sz w:val="20"/>
                <w:szCs w:val="20"/>
              </w:rPr>
              <w:t>emergent</w:t>
            </w:r>
            <w:proofErr w:type="gramEnd"/>
            <w:r>
              <w:rPr>
                <w:rFonts w:ascii="Arial" w:hAnsi="Arial" w:cs="Arial"/>
                <w:sz w:val="20"/>
                <w:szCs w:val="20"/>
              </w:rPr>
              <w:t xml:space="preserve"> facilitation”</w:t>
            </w:r>
          </w:p>
        </w:tc>
        <w:tc>
          <w:tcPr>
            <w:tcW w:w="3074" w:type="dxa"/>
          </w:tcPr>
          <w:p w14:paraId="39FC4B62" w14:textId="4F330B34" w:rsidR="00F865E6" w:rsidRDefault="00F865E6" w:rsidP="00F865E6">
            <w:pPr>
              <w:widowControl w:val="0"/>
              <w:spacing w:line="259" w:lineRule="auto"/>
              <w:rPr>
                <w:rFonts w:ascii="Arial" w:hAnsi="Arial" w:cs="Arial"/>
                <w:sz w:val="20"/>
                <w:szCs w:val="20"/>
              </w:rPr>
            </w:pPr>
            <w:r>
              <w:rPr>
                <w:rFonts w:ascii="Arial" w:hAnsi="Arial" w:cs="Arial"/>
                <w:sz w:val="20"/>
                <w:szCs w:val="20"/>
              </w:rPr>
              <w:t>Predator induces shift in the juvenile/adult distribution of the prey.</w:t>
            </w:r>
          </w:p>
        </w:tc>
        <w:tc>
          <w:tcPr>
            <w:tcW w:w="1691" w:type="dxa"/>
          </w:tcPr>
          <w:p w14:paraId="1EE4AEAB" w14:textId="09D16522" w:rsidR="00F865E6" w:rsidRDefault="00F865E6" w:rsidP="00F865E6">
            <w:pPr>
              <w:widowControl w:val="0"/>
              <w:spacing w:line="259" w:lineRule="auto"/>
              <w:rPr>
                <w:rFonts w:ascii="Arial" w:hAnsi="Arial" w:cs="Arial"/>
                <w:sz w:val="20"/>
                <w:szCs w:val="20"/>
              </w:rPr>
            </w:pPr>
            <w:r>
              <w:rPr>
                <w:rFonts w:ascii="Arial" w:hAnsi="Arial" w:cs="Arial"/>
                <w:sz w:val="20"/>
                <w:szCs w:val="20"/>
              </w:rPr>
              <w:t>(</w:t>
            </w:r>
            <w:proofErr w:type="gramStart"/>
            <w:r>
              <w:rPr>
                <w:rFonts w:ascii="Arial" w:hAnsi="Arial" w:cs="Arial"/>
                <w:sz w:val="20"/>
                <w:szCs w:val="20"/>
              </w:rPr>
              <w:t>de</w:t>
            </w:r>
            <w:proofErr w:type="gramEnd"/>
            <w:r>
              <w:rPr>
                <w:rFonts w:ascii="Arial" w:hAnsi="Arial" w:cs="Arial"/>
                <w:sz w:val="20"/>
                <w:szCs w:val="20"/>
              </w:rPr>
              <w:t xml:space="preserve"> </w:t>
            </w:r>
            <w:proofErr w:type="spellStart"/>
            <w:r>
              <w:rPr>
                <w:rFonts w:ascii="Arial" w:hAnsi="Arial" w:cs="Arial"/>
                <w:sz w:val="20"/>
                <w:szCs w:val="20"/>
              </w:rPr>
              <w:t>Roos</w:t>
            </w:r>
            <w:proofErr w:type="spellEnd"/>
            <w:r>
              <w:rPr>
                <w:rFonts w:ascii="Arial" w:hAnsi="Arial" w:cs="Arial"/>
                <w:sz w:val="20"/>
                <w:szCs w:val="20"/>
              </w:rPr>
              <w:t xml:space="preserve"> et al. 2008) and references therein</w:t>
            </w:r>
          </w:p>
        </w:tc>
      </w:tr>
      <w:tr w:rsidR="00F865E6" w14:paraId="5DD93625" w14:textId="77777777" w:rsidTr="00E70942">
        <w:tc>
          <w:tcPr>
            <w:tcW w:w="895" w:type="dxa"/>
          </w:tcPr>
          <w:p w14:paraId="6DA437B6" w14:textId="26DA62D0" w:rsidR="00F865E6" w:rsidRDefault="00F865E6" w:rsidP="00F865E6">
            <w:pPr>
              <w:widowControl w:val="0"/>
              <w:rPr>
                <w:rFonts w:ascii="Arial" w:hAnsi="Arial" w:cs="Arial"/>
                <w:sz w:val="20"/>
                <w:szCs w:val="20"/>
              </w:rPr>
            </w:pPr>
            <w:r>
              <w:rPr>
                <w:rFonts w:ascii="Arial" w:hAnsi="Arial" w:cs="Arial"/>
                <w:sz w:val="20"/>
                <w:szCs w:val="20"/>
              </w:rPr>
              <w:lastRenderedPageBreak/>
              <w:t>1a (2a)</w:t>
            </w:r>
          </w:p>
        </w:tc>
        <w:tc>
          <w:tcPr>
            <w:tcW w:w="2188" w:type="dxa"/>
          </w:tcPr>
          <w:p w14:paraId="12221036" w14:textId="5DFD314B" w:rsidR="00F865E6" w:rsidRDefault="00F865E6" w:rsidP="00F865E6">
            <w:pPr>
              <w:widowControl w:val="0"/>
              <w:spacing w:line="259" w:lineRule="auto"/>
              <w:rPr>
                <w:rFonts w:ascii="Arial" w:hAnsi="Arial" w:cs="Arial"/>
                <w:sz w:val="20"/>
                <w:szCs w:val="20"/>
              </w:rPr>
            </w:pPr>
          </w:p>
        </w:tc>
        <w:tc>
          <w:tcPr>
            <w:tcW w:w="1502" w:type="dxa"/>
          </w:tcPr>
          <w:p w14:paraId="0D94AC1D" w14:textId="28E46B82" w:rsidR="00F865E6" w:rsidRDefault="00F865E6" w:rsidP="00F865E6">
            <w:pPr>
              <w:widowControl w:val="0"/>
              <w:rPr>
                <w:rFonts w:ascii="Arial" w:hAnsi="Arial" w:cs="Arial"/>
                <w:sz w:val="20"/>
                <w:szCs w:val="20"/>
              </w:rPr>
            </w:pPr>
            <w:r>
              <w:rPr>
                <w:rFonts w:ascii="Arial" w:hAnsi="Arial" w:cs="Arial"/>
                <w:sz w:val="20"/>
                <w:szCs w:val="20"/>
              </w:rPr>
              <w:t>“</w:t>
            </w:r>
            <w:proofErr w:type="gramStart"/>
            <w:r>
              <w:rPr>
                <w:rFonts w:ascii="Arial" w:hAnsi="Arial" w:cs="Arial"/>
                <w:sz w:val="20"/>
                <w:szCs w:val="20"/>
              </w:rPr>
              <w:t>healthy</w:t>
            </w:r>
            <w:proofErr w:type="gramEnd"/>
            <w:r>
              <w:rPr>
                <w:rFonts w:ascii="Arial" w:hAnsi="Arial" w:cs="Arial"/>
                <w:sz w:val="20"/>
                <w:szCs w:val="20"/>
              </w:rPr>
              <w:t>-herd effect”</w:t>
            </w:r>
          </w:p>
        </w:tc>
        <w:tc>
          <w:tcPr>
            <w:tcW w:w="3074" w:type="dxa"/>
          </w:tcPr>
          <w:p w14:paraId="5C400304" w14:textId="1840EB6E" w:rsidR="00F865E6" w:rsidRDefault="00F865E6" w:rsidP="00F865E6">
            <w:pPr>
              <w:widowControl w:val="0"/>
              <w:spacing w:line="259" w:lineRule="auto"/>
              <w:rPr>
                <w:rFonts w:ascii="Arial" w:hAnsi="Arial" w:cs="Arial"/>
                <w:sz w:val="20"/>
                <w:szCs w:val="20"/>
              </w:rPr>
            </w:pPr>
            <w:r>
              <w:rPr>
                <w:rFonts w:ascii="Arial" w:hAnsi="Arial" w:cs="Arial"/>
                <w:sz w:val="20"/>
                <w:szCs w:val="20"/>
              </w:rPr>
              <w:t xml:space="preserve">Pathogen (can be </w:t>
            </w:r>
            <w:proofErr w:type="spellStart"/>
            <w:r>
              <w:rPr>
                <w:rFonts w:ascii="Arial" w:hAnsi="Arial" w:cs="Arial"/>
                <w:sz w:val="20"/>
                <w:szCs w:val="20"/>
              </w:rPr>
              <w:t>micropredator</w:t>
            </w:r>
            <w:proofErr w:type="spellEnd"/>
            <w:r>
              <w:rPr>
                <w:rFonts w:ascii="Arial" w:hAnsi="Arial" w:cs="Arial"/>
                <w:sz w:val="20"/>
                <w:szCs w:val="20"/>
              </w:rPr>
              <w:t>) results in an infected subpopulation of the prey.</w:t>
            </w:r>
          </w:p>
        </w:tc>
        <w:tc>
          <w:tcPr>
            <w:tcW w:w="1691" w:type="dxa"/>
          </w:tcPr>
          <w:p w14:paraId="1EC099CE" w14:textId="25E919E0" w:rsidR="00F865E6" w:rsidRDefault="00F865E6" w:rsidP="00F865E6">
            <w:pPr>
              <w:widowControl w:val="0"/>
              <w:spacing w:line="259" w:lineRule="auto"/>
              <w:rPr>
                <w:rFonts w:ascii="Arial" w:hAnsi="Arial" w:cs="Arial"/>
                <w:sz w:val="20"/>
                <w:szCs w:val="20"/>
              </w:rPr>
            </w:pPr>
            <w:r>
              <w:rPr>
                <w:rFonts w:ascii="Arial" w:hAnsi="Arial" w:cs="Arial"/>
                <w:sz w:val="20"/>
                <w:szCs w:val="20"/>
              </w:rPr>
              <w:t>(Duffy) and references therein</w:t>
            </w:r>
          </w:p>
        </w:tc>
      </w:tr>
      <w:tr w:rsidR="00F865E6" w14:paraId="1F4BDECA" w14:textId="77777777" w:rsidTr="00E70942">
        <w:tc>
          <w:tcPr>
            <w:tcW w:w="895" w:type="dxa"/>
          </w:tcPr>
          <w:p w14:paraId="4B0B222E" w14:textId="230D9A4F" w:rsidR="00F865E6" w:rsidRDefault="00F865E6" w:rsidP="00F865E6">
            <w:pPr>
              <w:widowControl w:val="0"/>
              <w:rPr>
                <w:rFonts w:ascii="Arial" w:hAnsi="Arial" w:cs="Arial"/>
                <w:sz w:val="20"/>
                <w:szCs w:val="20"/>
              </w:rPr>
            </w:pPr>
            <w:r>
              <w:rPr>
                <w:rFonts w:ascii="Arial" w:hAnsi="Arial" w:cs="Arial"/>
                <w:sz w:val="20"/>
                <w:szCs w:val="20"/>
              </w:rPr>
              <w:t>2a</w:t>
            </w:r>
          </w:p>
        </w:tc>
        <w:tc>
          <w:tcPr>
            <w:tcW w:w="2188" w:type="dxa"/>
          </w:tcPr>
          <w:p w14:paraId="51B2A498" w14:textId="77777777" w:rsidR="00F865E6" w:rsidRPr="00F865E6" w:rsidRDefault="00F865E6" w:rsidP="00F865E6">
            <w:pPr>
              <w:widowControl w:val="0"/>
              <w:rPr>
                <w:rFonts w:ascii="Arial" w:hAnsi="Arial" w:cs="Arial"/>
                <w:sz w:val="20"/>
                <w:szCs w:val="20"/>
              </w:rPr>
            </w:pPr>
            <w:r w:rsidRPr="00F865E6">
              <w:rPr>
                <w:rFonts w:ascii="Arial" w:hAnsi="Arial" w:cs="Arial"/>
                <w:sz w:val="20"/>
                <w:szCs w:val="20"/>
              </w:rPr>
              <w:t>hellgrammites,</w:t>
            </w:r>
          </w:p>
          <w:p w14:paraId="27E1CDD8" w14:textId="55D7390B" w:rsidR="00F865E6" w:rsidRDefault="00F865E6" w:rsidP="00F865E6">
            <w:pPr>
              <w:widowControl w:val="0"/>
              <w:spacing w:line="259" w:lineRule="auto"/>
              <w:rPr>
                <w:rFonts w:ascii="Arial" w:hAnsi="Arial" w:cs="Arial"/>
                <w:sz w:val="20"/>
                <w:szCs w:val="20"/>
              </w:rPr>
            </w:pPr>
            <w:r w:rsidRPr="00F865E6">
              <w:rPr>
                <w:rFonts w:ascii="Arial" w:hAnsi="Arial" w:cs="Arial"/>
                <w:sz w:val="20"/>
                <w:szCs w:val="20"/>
              </w:rPr>
              <w:t>greenside darters, creek chubs</w:t>
            </w:r>
            <w:r>
              <w:rPr>
                <w:rFonts w:ascii="Arial" w:hAnsi="Arial" w:cs="Arial"/>
                <w:sz w:val="20"/>
                <w:szCs w:val="20"/>
              </w:rPr>
              <w:t>, mayfly</w:t>
            </w:r>
          </w:p>
        </w:tc>
        <w:tc>
          <w:tcPr>
            <w:tcW w:w="1502" w:type="dxa"/>
          </w:tcPr>
          <w:p w14:paraId="371CDF84" w14:textId="695F86EC" w:rsidR="00F865E6" w:rsidRDefault="00F865E6" w:rsidP="00F865E6">
            <w:pPr>
              <w:widowControl w:val="0"/>
              <w:rPr>
                <w:rFonts w:ascii="Arial" w:hAnsi="Arial" w:cs="Arial"/>
                <w:sz w:val="20"/>
                <w:szCs w:val="20"/>
              </w:rPr>
            </w:pPr>
            <w:r>
              <w:rPr>
                <w:rFonts w:ascii="Arial" w:hAnsi="Arial" w:cs="Arial"/>
                <w:sz w:val="20"/>
                <w:szCs w:val="20"/>
              </w:rPr>
              <w:t>“</w:t>
            </w:r>
            <w:proofErr w:type="gramStart"/>
            <w:r>
              <w:rPr>
                <w:rFonts w:ascii="Arial" w:hAnsi="Arial" w:cs="Arial"/>
                <w:sz w:val="20"/>
                <w:szCs w:val="20"/>
              </w:rPr>
              <w:t>multiple</w:t>
            </w:r>
            <w:proofErr w:type="gramEnd"/>
            <w:r>
              <w:rPr>
                <w:rFonts w:ascii="Arial" w:hAnsi="Arial" w:cs="Arial"/>
                <w:sz w:val="20"/>
                <w:szCs w:val="20"/>
              </w:rPr>
              <w:t xml:space="preserve"> predator effect”</w:t>
            </w:r>
          </w:p>
        </w:tc>
        <w:tc>
          <w:tcPr>
            <w:tcW w:w="3074" w:type="dxa"/>
          </w:tcPr>
          <w:p w14:paraId="27D7FC9D" w14:textId="1B9B7D26" w:rsidR="00F865E6" w:rsidRDefault="00F865E6" w:rsidP="00F865E6">
            <w:pPr>
              <w:widowControl w:val="0"/>
              <w:spacing w:line="259" w:lineRule="auto"/>
              <w:rPr>
                <w:rFonts w:ascii="Arial" w:hAnsi="Arial" w:cs="Arial"/>
                <w:sz w:val="20"/>
                <w:szCs w:val="20"/>
              </w:rPr>
            </w:pPr>
            <w:r>
              <w:rPr>
                <w:rFonts w:ascii="Arial" w:hAnsi="Arial" w:cs="Arial"/>
                <w:sz w:val="20"/>
                <w:szCs w:val="20"/>
              </w:rPr>
              <w:t>Unknown</w:t>
            </w:r>
          </w:p>
        </w:tc>
        <w:tc>
          <w:tcPr>
            <w:tcW w:w="1691" w:type="dxa"/>
          </w:tcPr>
          <w:p w14:paraId="2402ED07" w14:textId="7FBC501D" w:rsidR="00F865E6" w:rsidRDefault="00F865E6" w:rsidP="00F865E6">
            <w:pPr>
              <w:widowControl w:val="0"/>
              <w:spacing w:line="259" w:lineRule="auto"/>
              <w:rPr>
                <w:rFonts w:ascii="Arial" w:hAnsi="Arial" w:cs="Arial"/>
                <w:sz w:val="20"/>
                <w:szCs w:val="20"/>
              </w:rPr>
            </w:pPr>
            <w:r>
              <w:rPr>
                <w:rFonts w:ascii="Arial" w:hAnsi="Arial" w:cs="Arial"/>
                <w:sz w:val="20"/>
                <w:szCs w:val="20"/>
              </w:rPr>
              <w:t>(</w:t>
            </w:r>
            <w:r w:rsidRPr="001366A8">
              <w:rPr>
                <w:rFonts w:ascii="Arial" w:hAnsi="Arial" w:cs="Arial"/>
                <w:sz w:val="20"/>
                <w:szCs w:val="20"/>
              </w:rPr>
              <w:t>Vance-</w:t>
            </w:r>
            <w:proofErr w:type="spellStart"/>
            <w:r w:rsidRPr="001366A8">
              <w:rPr>
                <w:rFonts w:ascii="Arial" w:hAnsi="Arial" w:cs="Arial"/>
                <w:sz w:val="20"/>
                <w:szCs w:val="20"/>
              </w:rPr>
              <w:t>Chalcraft</w:t>
            </w:r>
            <w:proofErr w:type="spellEnd"/>
            <w:r>
              <w:rPr>
                <w:rFonts w:ascii="Arial" w:hAnsi="Arial" w:cs="Arial"/>
                <w:sz w:val="20"/>
                <w:szCs w:val="20"/>
              </w:rPr>
              <w:t xml:space="preserve"> &amp; </w:t>
            </w:r>
            <w:proofErr w:type="spellStart"/>
            <w:r>
              <w:rPr>
                <w:rFonts w:ascii="Arial" w:hAnsi="Arial" w:cs="Arial"/>
                <w:sz w:val="20"/>
                <w:szCs w:val="20"/>
              </w:rPr>
              <w:t>Soluk</w:t>
            </w:r>
            <w:proofErr w:type="spellEnd"/>
            <w:r>
              <w:rPr>
                <w:rFonts w:ascii="Arial" w:hAnsi="Arial" w:cs="Arial"/>
                <w:sz w:val="20"/>
                <w:szCs w:val="20"/>
              </w:rPr>
              <w:t>, 2005)</w:t>
            </w:r>
          </w:p>
        </w:tc>
      </w:tr>
      <w:tr w:rsidR="00F865E6" w14:paraId="2519FC90" w14:textId="77777777" w:rsidTr="00E70942">
        <w:tc>
          <w:tcPr>
            <w:tcW w:w="895" w:type="dxa"/>
          </w:tcPr>
          <w:p w14:paraId="5FF81ACD" w14:textId="5BE58CE2" w:rsidR="00F865E6" w:rsidRPr="0027509F" w:rsidRDefault="00F865E6" w:rsidP="00F865E6">
            <w:pPr>
              <w:widowControl w:val="0"/>
              <w:rPr>
                <w:rFonts w:ascii="Arial" w:hAnsi="Arial" w:cs="Arial"/>
                <w:sz w:val="20"/>
                <w:szCs w:val="20"/>
                <w:highlight w:val="yellow"/>
              </w:rPr>
            </w:pPr>
            <w:r>
              <w:rPr>
                <w:rFonts w:ascii="Arial" w:hAnsi="Arial" w:cs="Arial"/>
                <w:sz w:val="20"/>
                <w:szCs w:val="20"/>
              </w:rPr>
              <w:t>3a</w:t>
            </w:r>
          </w:p>
        </w:tc>
        <w:tc>
          <w:tcPr>
            <w:tcW w:w="2188" w:type="dxa"/>
          </w:tcPr>
          <w:p w14:paraId="5D005B69" w14:textId="6494AE85" w:rsidR="00F865E6" w:rsidRDefault="00F865E6" w:rsidP="00F865E6">
            <w:pPr>
              <w:widowControl w:val="0"/>
              <w:spacing w:line="259" w:lineRule="auto"/>
              <w:rPr>
                <w:rFonts w:ascii="Arial" w:hAnsi="Arial" w:cs="Arial"/>
                <w:sz w:val="20"/>
                <w:szCs w:val="20"/>
              </w:rPr>
            </w:pPr>
          </w:p>
        </w:tc>
        <w:tc>
          <w:tcPr>
            <w:tcW w:w="1502" w:type="dxa"/>
          </w:tcPr>
          <w:p w14:paraId="42B8CE42" w14:textId="77777777" w:rsidR="00F865E6" w:rsidRPr="0027509F" w:rsidRDefault="00F865E6" w:rsidP="00F865E6">
            <w:pPr>
              <w:widowControl w:val="0"/>
              <w:rPr>
                <w:rFonts w:ascii="Arial" w:hAnsi="Arial" w:cs="Arial"/>
                <w:sz w:val="20"/>
                <w:szCs w:val="20"/>
                <w:highlight w:val="yellow"/>
              </w:rPr>
            </w:pPr>
          </w:p>
        </w:tc>
        <w:tc>
          <w:tcPr>
            <w:tcW w:w="3074" w:type="dxa"/>
          </w:tcPr>
          <w:p w14:paraId="63456565" w14:textId="601D7169" w:rsidR="00F865E6" w:rsidRDefault="00F865E6" w:rsidP="00F865E6">
            <w:pPr>
              <w:widowControl w:val="0"/>
              <w:spacing w:line="259" w:lineRule="auto"/>
              <w:rPr>
                <w:rFonts w:ascii="Arial" w:hAnsi="Arial" w:cs="Arial"/>
                <w:sz w:val="20"/>
                <w:szCs w:val="20"/>
              </w:rPr>
            </w:pPr>
          </w:p>
        </w:tc>
        <w:tc>
          <w:tcPr>
            <w:tcW w:w="1691" w:type="dxa"/>
          </w:tcPr>
          <w:p w14:paraId="784FB685" w14:textId="4D44FB7D" w:rsidR="00F865E6" w:rsidRDefault="00F865E6" w:rsidP="00F865E6">
            <w:pPr>
              <w:widowControl w:val="0"/>
              <w:spacing w:line="259" w:lineRule="auto"/>
              <w:rPr>
                <w:rFonts w:ascii="Arial" w:hAnsi="Arial" w:cs="Arial"/>
                <w:sz w:val="20"/>
                <w:szCs w:val="20"/>
              </w:rPr>
            </w:pPr>
            <w:r>
              <w:rPr>
                <w:rFonts w:ascii="Arial" w:hAnsi="Arial" w:cs="Arial"/>
                <w:sz w:val="20"/>
                <w:szCs w:val="20"/>
              </w:rPr>
              <w:t>(Schreiber et al. 2011)</w:t>
            </w:r>
          </w:p>
        </w:tc>
      </w:tr>
    </w:tbl>
    <w:p w14:paraId="0E0F5D5D" w14:textId="0989AF68" w:rsidR="0064074F" w:rsidRPr="00566BD0" w:rsidRDefault="008235F5" w:rsidP="00D860C9">
      <w:pPr>
        <w:widowControl w:val="0"/>
        <w:spacing w:before="120" w:after="120"/>
        <w:rPr>
          <w:rFonts w:ascii="Arial" w:hAnsi="Arial" w:cs="Arial"/>
          <w:sz w:val="20"/>
          <w:szCs w:val="20"/>
          <w:u w:val="single"/>
        </w:rPr>
      </w:pPr>
      <w:r w:rsidRPr="00566BD0">
        <w:rPr>
          <w:rFonts w:ascii="Arial" w:hAnsi="Arial" w:cs="Arial"/>
          <w:sz w:val="20"/>
          <w:szCs w:val="20"/>
          <w:u w:val="single"/>
        </w:rPr>
        <w:t xml:space="preserve">Expected </w:t>
      </w:r>
      <w:r w:rsidR="00566BD0" w:rsidRPr="00566BD0">
        <w:rPr>
          <w:rFonts w:ascii="Arial" w:hAnsi="Arial" w:cs="Arial"/>
          <w:sz w:val="20"/>
          <w:szCs w:val="20"/>
          <w:u w:val="single"/>
        </w:rPr>
        <w:t>results</w:t>
      </w:r>
      <w:r w:rsidRPr="00566BD0">
        <w:rPr>
          <w:rFonts w:ascii="Arial" w:hAnsi="Arial" w:cs="Arial"/>
          <w:sz w:val="20"/>
          <w:szCs w:val="20"/>
          <w:u w:val="single"/>
        </w:rPr>
        <w:t xml:space="preserve"> and alternative strategies</w:t>
      </w:r>
      <w:r w:rsidR="0064074F" w:rsidRPr="00566BD0">
        <w:rPr>
          <w:rFonts w:ascii="Arial" w:hAnsi="Arial" w:cs="Arial"/>
          <w:sz w:val="20"/>
          <w:szCs w:val="20"/>
          <w:u w:val="single"/>
        </w:rPr>
        <w:t>:</w:t>
      </w:r>
    </w:p>
    <w:p w14:paraId="371ECE35" w14:textId="5203404D" w:rsidR="00D55FD3" w:rsidRPr="00771552" w:rsidRDefault="00566BD0" w:rsidP="005413E0">
      <w:pPr>
        <w:widowControl w:val="0"/>
        <w:spacing w:after="120"/>
        <w:rPr>
          <w:rFonts w:ascii="Arial" w:hAnsi="Arial" w:cs="Arial"/>
          <w:sz w:val="20"/>
          <w:szCs w:val="20"/>
        </w:rPr>
      </w:pPr>
      <w:r>
        <w:rPr>
          <w:rFonts w:ascii="Arial" w:hAnsi="Arial" w:cs="Arial"/>
          <w:sz w:val="20"/>
          <w:szCs w:val="20"/>
        </w:rPr>
        <w:t xml:space="preserve">We expect to </w:t>
      </w:r>
      <w:r w:rsidR="00FE33ED">
        <w:rPr>
          <w:rFonts w:ascii="Arial" w:hAnsi="Arial" w:cs="Arial"/>
          <w:sz w:val="20"/>
          <w:szCs w:val="20"/>
        </w:rPr>
        <w:t xml:space="preserve">complete a thorough survey of ecological examples of </w:t>
      </w:r>
      <w:r w:rsidR="00546532">
        <w:rPr>
          <w:rFonts w:ascii="Arial" w:hAnsi="Arial" w:cs="Arial"/>
          <w:sz w:val="20"/>
          <w:szCs w:val="20"/>
        </w:rPr>
        <w:t>TMIM</w:t>
      </w:r>
      <w:r w:rsidR="0069711A" w:rsidRPr="00771552">
        <w:rPr>
          <w:rFonts w:ascii="Arial" w:hAnsi="Arial" w:cs="Arial"/>
          <w:sz w:val="20"/>
          <w:szCs w:val="20"/>
        </w:rPr>
        <w:t>.</w:t>
      </w:r>
      <w:r w:rsidR="000A4E75">
        <w:rPr>
          <w:rFonts w:ascii="Arial" w:hAnsi="Arial" w:cs="Arial"/>
          <w:sz w:val="20"/>
          <w:szCs w:val="20"/>
        </w:rPr>
        <w:t xml:space="preserve"> Our categorization of these examples according to the motifs and the assessment of their evidence levels will provide a big picture for the </w:t>
      </w:r>
      <w:r w:rsidR="00CD11CD">
        <w:rPr>
          <w:rFonts w:ascii="Arial" w:hAnsi="Arial" w:cs="Arial"/>
          <w:sz w:val="20"/>
          <w:szCs w:val="20"/>
        </w:rPr>
        <w:t>prevalence and significance of interaction modification</w:t>
      </w:r>
      <w:r w:rsidR="009C0740">
        <w:rPr>
          <w:rFonts w:ascii="Arial" w:hAnsi="Arial" w:cs="Arial"/>
          <w:sz w:val="20"/>
          <w:szCs w:val="20"/>
        </w:rPr>
        <w:t xml:space="preserve"> in ecosystems</w:t>
      </w:r>
      <w:r w:rsidR="00CD11CD">
        <w:rPr>
          <w:rFonts w:ascii="Arial" w:hAnsi="Arial" w:cs="Arial"/>
          <w:sz w:val="20"/>
          <w:szCs w:val="20"/>
        </w:rPr>
        <w:t xml:space="preserve">. </w:t>
      </w:r>
      <w:r w:rsidR="009C0740">
        <w:rPr>
          <w:rFonts w:ascii="Arial" w:hAnsi="Arial" w:cs="Arial"/>
          <w:sz w:val="20"/>
          <w:szCs w:val="20"/>
        </w:rPr>
        <w:t xml:space="preserve">This will corroborate our theoretical results in Aim 1. </w:t>
      </w:r>
      <w:proofErr w:type="gramStart"/>
      <w:r w:rsidR="009C0740">
        <w:rPr>
          <w:rFonts w:ascii="Arial" w:hAnsi="Arial" w:cs="Arial"/>
          <w:sz w:val="20"/>
          <w:szCs w:val="20"/>
        </w:rPr>
        <w:t>In particular, given</w:t>
      </w:r>
      <w:proofErr w:type="gramEnd"/>
      <w:r w:rsidR="009C0740">
        <w:rPr>
          <w:rFonts w:ascii="Arial" w:hAnsi="Arial" w:cs="Arial"/>
          <w:sz w:val="20"/>
          <w:szCs w:val="20"/>
        </w:rPr>
        <w:t xml:space="preserve"> the examples found for each motif, we will see what types of equilibria are observed and whether they </w:t>
      </w:r>
      <w:r w:rsidR="00221A98">
        <w:rPr>
          <w:rFonts w:ascii="Arial" w:hAnsi="Arial" w:cs="Arial"/>
          <w:sz w:val="20"/>
          <w:szCs w:val="20"/>
        </w:rPr>
        <w:t>contradict</w:t>
      </w:r>
      <w:r w:rsidR="00041B0C">
        <w:rPr>
          <w:rFonts w:ascii="Arial" w:hAnsi="Arial" w:cs="Arial"/>
          <w:sz w:val="20"/>
          <w:szCs w:val="20"/>
        </w:rPr>
        <w:t xml:space="preserve"> the </w:t>
      </w:r>
      <w:r w:rsidR="007E4A41">
        <w:rPr>
          <w:rFonts w:ascii="Arial" w:hAnsi="Arial" w:cs="Arial"/>
          <w:sz w:val="20"/>
          <w:szCs w:val="20"/>
        </w:rPr>
        <w:t>mathematical</w:t>
      </w:r>
      <w:r w:rsidR="00041B0C">
        <w:rPr>
          <w:rFonts w:ascii="Arial" w:hAnsi="Arial" w:cs="Arial"/>
          <w:sz w:val="20"/>
          <w:szCs w:val="20"/>
        </w:rPr>
        <w:t xml:space="preserve"> rules derived</w:t>
      </w:r>
      <w:r w:rsidR="007E4A41">
        <w:rPr>
          <w:rFonts w:ascii="Arial" w:hAnsi="Arial" w:cs="Arial"/>
          <w:sz w:val="20"/>
          <w:szCs w:val="20"/>
        </w:rPr>
        <w:t xml:space="preserve"> from models</w:t>
      </w:r>
      <w:r w:rsidR="00041B0C">
        <w:rPr>
          <w:rFonts w:ascii="Arial" w:hAnsi="Arial" w:cs="Arial"/>
          <w:sz w:val="20"/>
          <w:szCs w:val="20"/>
        </w:rPr>
        <w:t xml:space="preserve"> without interaction modification.</w:t>
      </w:r>
      <w:r w:rsidR="00176494">
        <w:rPr>
          <w:rFonts w:ascii="Arial" w:hAnsi="Arial" w:cs="Arial"/>
          <w:sz w:val="20"/>
          <w:szCs w:val="20"/>
        </w:rPr>
        <w:t xml:space="preserve"> Our results will guide future empirical work by suggesting criteria by which </w:t>
      </w:r>
      <w:r w:rsidR="001A11B7">
        <w:rPr>
          <w:rFonts w:ascii="Arial" w:hAnsi="Arial" w:cs="Arial"/>
          <w:sz w:val="20"/>
          <w:szCs w:val="20"/>
        </w:rPr>
        <w:t>studies on an example ecosystem must meet to constitute strong evidence for TMIM.</w:t>
      </w:r>
      <w:r w:rsidR="00196A6C">
        <w:rPr>
          <w:rFonts w:ascii="Arial" w:hAnsi="Arial" w:cs="Arial"/>
          <w:sz w:val="20"/>
          <w:szCs w:val="20"/>
        </w:rPr>
        <w:t xml:space="preserve"> If such examples are found, we will be able to </w:t>
      </w:r>
      <w:r w:rsidR="001A2C1E">
        <w:rPr>
          <w:rFonts w:ascii="Arial" w:hAnsi="Arial" w:cs="Arial"/>
          <w:sz w:val="20"/>
          <w:szCs w:val="20"/>
        </w:rPr>
        <w:t>model them according to the</w:t>
      </w:r>
      <w:r w:rsidR="009C2C7E">
        <w:rPr>
          <w:rFonts w:ascii="Arial" w:hAnsi="Arial" w:cs="Arial"/>
          <w:sz w:val="20"/>
          <w:szCs w:val="20"/>
        </w:rPr>
        <w:t>ir</w:t>
      </w:r>
      <w:r w:rsidR="001A2C1E">
        <w:rPr>
          <w:rFonts w:ascii="Arial" w:hAnsi="Arial" w:cs="Arial"/>
          <w:sz w:val="20"/>
          <w:szCs w:val="20"/>
        </w:rPr>
        <w:t xml:space="preserve"> motif</w:t>
      </w:r>
      <w:r w:rsidR="009C2C7E">
        <w:rPr>
          <w:rFonts w:ascii="Arial" w:hAnsi="Arial" w:cs="Arial"/>
          <w:sz w:val="20"/>
          <w:szCs w:val="20"/>
        </w:rPr>
        <w:t>s</w:t>
      </w:r>
      <w:r w:rsidR="001A2C1E">
        <w:rPr>
          <w:rFonts w:ascii="Arial" w:hAnsi="Arial" w:cs="Arial"/>
          <w:sz w:val="20"/>
          <w:szCs w:val="20"/>
        </w:rPr>
        <w:t xml:space="preserve"> (as in </w:t>
      </w:r>
      <w:r w:rsidR="001A2C1E" w:rsidRPr="00221A98">
        <w:rPr>
          <w:rFonts w:ascii="Arial" w:hAnsi="Arial" w:cs="Arial"/>
          <w:b/>
          <w:bCs/>
          <w:sz w:val="20"/>
          <w:szCs w:val="20"/>
        </w:rPr>
        <w:t>Aim 1</w:t>
      </w:r>
      <w:r w:rsidR="001A2C1E">
        <w:rPr>
          <w:rFonts w:ascii="Arial" w:hAnsi="Arial" w:cs="Arial"/>
          <w:sz w:val="20"/>
          <w:szCs w:val="20"/>
        </w:rPr>
        <w:t xml:space="preserve">) and predict the </w:t>
      </w:r>
      <w:r w:rsidR="009C2C7E">
        <w:rPr>
          <w:rFonts w:ascii="Arial" w:hAnsi="Arial" w:cs="Arial"/>
          <w:sz w:val="20"/>
          <w:szCs w:val="20"/>
        </w:rPr>
        <w:t xml:space="preserve">parameter ranges that allow new behavior to emerge, which can be tested in future experiments. If </w:t>
      </w:r>
      <w:r w:rsidR="00A41B82">
        <w:rPr>
          <w:rFonts w:ascii="Arial" w:hAnsi="Arial" w:cs="Arial"/>
          <w:sz w:val="20"/>
          <w:szCs w:val="20"/>
        </w:rPr>
        <w:t xml:space="preserve">we do not find clear, quantitative examples, we will suggest promising candidates and </w:t>
      </w:r>
      <w:r w:rsidR="00ED0D2F">
        <w:rPr>
          <w:rFonts w:ascii="Arial" w:hAnsi="Arial" w:cs="Arial"/>
          <w:sz w:val="20"/>
          <w:szCs w:val="20"/>
        </w:rPr>
        <w:t xml:space="preserve">experimental designs that could reveal </w:t>
      </w:r>
      <w:r w:rsidR="006C4845">
        <w:rPr>
          <w:rFonts w:ascii="Arial" w:hAnsi="Arial" w:cs="Arial"/>
          <w:sz w:val="20"/>
          <w:szCs w:val="20"/>
        </w:rPr>
        <w:t>significant</w:t>
      </w:r>
      <w:r w:rsidR="00257B44">
        <w:rPr>
          <w:rFonts w:ascii="Arial" w:hAnsi="Arial" w:cs="Arial"/>
          <w:sz w:val="20"/>
          <w:szCs w:val="20"/>
        </w:rPr>
        <w:t xml:space="preserve"> consequences of</w:t>
      </w:r>
      <w:r w:rsidR="00ED0D2F">
        <w:rPr>
          <w:rFonts w:ascii="Arial" w:hAnsi="Arial" w:cs="Arial"/>
          <w:sz w:val="20"/>
          <w:szCs w:val="20"/>
        </w:rPr>
        <w:t xml:space="preserve"> TMIM.</w:t>
      </w:r>
    </w:p>
    <w:p w14:paraId="7BECA87A" w14:textId="11257BC4" w:rsidR="00AF6E62" w:rsidRPr="00F30358" w:rsidRDefault="00813A0B" w:rsidP="005413E0">
      <w:pPr>
        <w:widowControl w:val="0"/>
        <w:spacing w:before="240" w:after="120"/>
        <w:rPr>
          <w:rFonts w:ascii="Arial" w:hAnsi="Arial" w:cs="Arial"/>
          <w:b/>
          <w:bCs/>
          <w:sz w:val="20"/>
          <w:szCs w:val="20"/>
        </w:rPr>
      </w:pPr>
      <w:r>
        <w:rPr>
          <w:rFonts w:ascii="Arial" w:hAnsi="Arial" w:cs="Arial"/>
          <w:b/>
          <w:bCs/>
          <w:sz w:val="20"/>
          <w:szCs w:val="20"/>
        </w:rPr>
        <w:t>Aim</w:t>
      </w:r>
      <w:r w:rsidR="00AC16E1" w:rsidRPr="00F30358">
        <w:rPr>
          <w:rFonts w:ascii="Arial" w:hAnsi="Arial" w:cs="Arial"/>
          <w:b/>
          <w:bCs/>
          <w:sz w:val="20"/>
          <w:szCs w:val="20"/>
        </w:rPr>
        <w:t xml:space="preserve"> 3:</w:t>
      </w:r>
      <w:r>
        <w:rPr>
          <w:rFonts w:ascii="Arial" w:hAnsi="Arial" w:cs="Arial"/>
          <w:b/>
          <w:bCs/>
          <w:sz w:val="20"/>
          <w:szCs w:val="20"/>
        </w:rPr>
        <w:t xml:space="preserve"> </w:t>
      </w:r>
      <w:r w:rsidR="00BA481C">
        <w:rPr>
          <w:rFonts w:ascii="Arial" w:hAnsi="Arial" w:cs="Arial"/>
          <w:b/>
          <w:bCs/>
          <w:sz w:val="20"/>
          <w:szCs w:val="20"/>
        </w:rPr>
        <w:t>Studying</w:t>
      </w:r>
      <w:r>
        <w:rPr>
          <w:rFonts w:ascii="Arial" w:hAnsi="Arial" w:cs="Arial"/>
          <w:b/>
          <w:bCs/>
          <w:sz w:val="20"/>
          <w:szCs w:val="20"/>
        </w:rPr>
        <w:t xml:space="preserve"> trait-structured </w:t>
      </w:r>
      <w:r w:rsidR="00C1206B">
        <w:rPr>
          <w:rFonts w:ascii="Arial" w:hAnsi="Arial" w:cs="Arial"/>
          <w:b/>
          <w:bCs/>
          <w:sz w:val="20"/>
          <w:szCs w:val="20"/>
        </w:rPr>
        <w:t>ecological community models</w:t>
      </w:r>
      <w:r w:rsidR="00AC16E1" w:rsidRPr="00F30358">
        <w:rPr>
          <w:rFonts w:ascii="Arial" w:hAnsi="Arial" w:cs="Arial"/>
          <w:b/>
          <w:bCs/>
          <w:sz w:val="20"/>
          <w:szCs w:val="20"/>
        </w:rPr>
        <w:t>.</w:t>
      </w:r>
    </w:p>
    <w:p w14:paraId="6AB3B2BC" w14:textId="3CE13F52" w:rsidR="00535154" w:rsidRDefault="00EC1677" w:rsidP="005413E0">
      <w:pPr>
        <w:widowControl w:val="0"/>
        <w:spacing w:after="120"/>
        <w:rPr>
          <w:rFonts w:ascii="Arial" w:hAnsi="Arial" w:cs="Arial"/>
          <w:sz w:val="20"/>
          <w:szCs w:val="20"/>
        </w:rPr>
      </w:pPr>
      <w:r w:rsidRPr="003C2F19">
        <w:rPr>
          <w:rFonts w:ascii="Arial" w:hAnsi="Arial" w:cs="Arial"/>
          <w:strike/>
          <w:sz w:val="20"/>
          <w:szCs w:val="20"/>
          <w:rPrChange w:id="127" w:author="M Leibold" w:date="2023-01-21T12:37:00Z">
            <w:rPr>
              <w:rFonts w:ascii="Arial" w:hAnsi="Arial" w:cs="Arial"/>
              <w:sz w:val="20"/>
              <w:szCs w:val="20"/>
            </w:rPr>
          </w:rPrChange>
        </w:rPr>
        <w:t xml:space="preserve">The new motifs involving </w:t>
      </w:r>
      <w:r w:rsidR="00791D25" w:rsidRPr="003C2F19">
        <w:rPr>
          <w:rFonts w:ascii="Arial" w:hAnsi="Arial" w:cs="Arial"/>
          <w:strike/>
          <w:sz w:val="20"/>
          <w:szCs w:val="20"/>
          <w:rPrChange w:id="128" w:author="M Leibold" w:date="2023-01-21T12:37:00Z">
            <w:rPr>
              <w:rFonts w:ascii="Arial" w:hAnsi="Arial" w:cs="Arial"/>
              <w:sz w:val="20"/>
              <w:szCs w:val="20"/>
            </w:rPr>
          </w:rPrChange>
        </w:rPr>
        <w:t>trait-mediated</w:t>
      </w:r>
      <w:r w:rsidRPr="003C2F19">
        <w:rPr>
          <w:rFonts w:ascii="Arial" w:hAnsi="Arial" w:cs="Arial"/>
          <w:strike/>
          <w:sz w:val="20"/>
          <w:szCs w:val="20"/>
          <w:rPrChange w:id="129" w:author="M Leibold" w:date="2023-01-21T12:37:00Z">
            <w:rPr>
              <w:rFonts w:ascii="Arial" w:hAnsi="Arial" w:cs="Arial"/>
              <w:sz w:val="20"/>
              <w:szCs w:val="20"/>
            </w:rPr>
          </w:rPrChange>
        </w:rPr>
        <w:t xml:space="preserve"> interaction</w:t>
      </w:r>
      <w:r w:rsidR="00791D25" w:rsidRPr="003C2F19">
        <w:rPr>
          <w:rFonts w:ascii="Arial" w:hAnsi="Arial" w:cs="Arial"/>
          <w:strike/>
          <w:sz w:val="20"/>
          <w:szCs w:val="20"/>
          <w:rPrChange w:id="130" w:author="M Leibold" w:date="2023-01-21T12:37:00Z">
            <w:rPr>
              <w:rFonts w:ascii="Arial" w:hAnsi="Arial" w:cs="Arial"/>
              <w:sz w:val="20"/>
              <w:szCs w:val="20"/>
            </w:rPr>
          </w:rPrChange>
        </w:rPr>
        <w:t xml:space="preserve"> modification</w:t>
      </w:r>
      <w:r w:rsidR="00BE206C" w:rsidRPr="003C2F19">
        <w:rPr>
          <w:rFonts w:ascii="Arial" w:hAnsi="Arial" w:cs="Arial"/>
          <w:strike/>
          <w:sz w:val="20"/>
          <w:szCs w:val="20"/>
          <w:rPrChange w:id="131" w:author="M Leibold" w:date="2023-01-21T12:37:00Z">
            <w:rPr>
              <w:rFonts w:ascii="Arial" w:hAnsi="Arial" w:cs="Arial"/>
              <w:sz w:val="20"/>
              <w:szCs w:val="20"/>
            </w:rPr>
          </w:rPrChange>
        </w:rPr>
        <w:t>s</w:t>
      </w:r>
      <w:r w:rsidRPr="003C2F19">
        <w:rPr>
          <w:rFonts w:ascii="Arial" w:hAnsi="Arial" w:cs="Arial"/>
          <w:strike/>
          <w:sz w:val="20"/>
          <w:szCs w:val="20"/>
          <w:rPrChange w:id="132" w:author="M Leibold" w:date="2023-01-21T12:37:00Z">
            <w:rPr>
              <w:rFonts w:ascii="Arial" w:hAnsi="Arial" w:cs="Arial"/>
              <w:sz w:val="20"/>
              <w:szCs w:val="20"/>
            </w:rPr>
          </w:rPrChange>
        </w:rPr>
        <w:t xml:space="preserve"> </w:t>
      </w:r>
      <w:r w:rsidR="00791D25" w:rsidRPr="003C2F19">
        <w:rPr>
          <w:rFonts w:ascii="Arial" w:hAnsi="Arial" w:cs="Arial"/>
          <w:strike/>
          <w:sz w:val="20"/>
          <w:szCs w:val="20"/>
          <w:rPrChange w:id="133" w:author="M Leibold" w:date="2023-01-21T12:37:00Z">
            <w:rPr>
              <w:rFonts w:ascii="Arial" w:hAnsi="Arial" w:cs="Arial"/>
              <w:sz w:val="20"/>
              <w:szCs w:val="20"/>
            </w:rPr>
          </w:rPrChange>
        </w:rPr>
        <w:t xml:space="preserve">among </w:t>
      </w:r>
      <w:r w:rsidR="0078048D" w:rsidRPr="003C2F19">
        <w:rPr>
          <w:rFonts w:ascii="Arial" w:hAnsi="Arial" w:cs="Arial"/>
          <w:strike/>
          <w:sz w:val="20"/>
          <w:szCs w:val="20"/>
          <w:rPrChange w:id="134" w:author="M Leibold" w:date="2023-01-21T12:37:00Z">
            <w:rPr>
              <w:rFonts w:ascii="Arial" w:hAnsi="Arial" w:cs="Arial"/>
              <w:sz w:val="20"/>
              <w:szCs w:val="20"/>
            </w:rPr>
          </w:rPrChange>
        </w:rPr>
        <w:t>several</w:t>
      </w:r>
      <w:r w:rsidRPr="003C2F19">
        <w:rPr>
          <w:rFonts w:ascii="Arial" w:hAnsi="Arial" w:cs="Arial"/>
          <w:strike/>
          <w:sz w:val="20"/>
          <w:szCs w:val="20"/>
          <w:rPrChange w:id="135" w:author="M Leibold" w:date="2023-01-21T12:37:00Z">
            <w:rPr>
              <w:rFonts w:ascii="Arial" w:hAnsi="Arial" w:cs="Arial"/>
              <w:sz w:val="20"/>
              <w:szCs w:val="20"/>
            </w:rPr>
          </w:rPrChange>
        </w:rPr>
        <w:t xml:space="preserve"> species can affect the stability of large ecological networks.</w:t>
      </w:r>
      <w:r w:rsidRPr="00F30358">
        <w:rPr>
          <w:rFonts w:ascii="Arial" w:hAnsi="Arial" w:cs="Arial"/>
          <w:sz w:val="20"/>
          <w:szCs w:val="20"/>
        </w:rPr>
        <w:t xml:space="preserve"> </w:t>
      </w:r>
      <w:r w:rsidR="005B6527" w:rsidRPr="00F30358">
        <w:rPr>
          <w:rFonts w:ascii="Arial" w:hAnsi="Arial" w:cs="Arial"/>
          <w:sz w:val="20"/>
          <w:szCs w:val="20"/>
        </w:rPr>
        <w:t xml:space="preserve">As </w:t>
      </w:r>
      <w:r w:rsidR="003518B3" w:rsidRPr="00F30358">
        <w:rPr>
          <w:rFonts w:ascii="Arial" w:hAnsi="Arial" w:cs="Arial"/>
          <w:sz w:val="20"/>
          <w:szCs w:val="20"/>
        </w:rPr>
        <w:t>illustrated</w:t>
      </w:r>
      <w:r w:rsidR="005B6527" w:rsidRPr="00F30358">
        <w:rPr>
          <w:rFonts w:ascii="Arial" w:hAnsi="Arial" w:cs="Arial"/>
          <w:sz w:val="20"/>
          <w:szCs w:val="20"/>
        </w:rPr>
        <w:t xml:space="preserve"> by the ABC </w:t>
      </w:r>
      <w:r w:rsidR="00221A98">
        <w:rPr>
          <w:rFonts w:ascii="Arial" w:hAnsi="Arial" w:cs="Arial"/>
          <w:sz w:val="20"/>
          <w:szCs w:val="20"/>
        </w:rPr>
        <w:t>experiment</w:t>
      </w:r>
      <w:r w:rsidR="00791D25">
        <w:rPr>
          <w:rFonts w:ascii="Arial" w:hAnsi="Arial" w:cs="Arial"/>
          <w:sz w:val="20"/>
          <w:szCs w:val="20"/>
        </w:rPr>
        <w:t xml:space="preserve"> </w:t>
      </w:r>
      <w:r w:rsidR="00221A98">
        <w:rPr>
          <w:rFonts w:ascii="Arial" w:hAnsi="Arial" w:cs="Arial"/>
          <w:sz w:val="20"/>
          <w:szCs w:val="20"/>
        </w:rPr>
        <w:t xml:space="preserve">mentioned </w:t>
      </w:r>
      <w:r w:rsidR="00791D25">
        <w:rPr>
          <w:rFonts w:ascii="Arial" w:hAnsi="Arial" w:cs="Arial"/>
          <w:sz w:val="20"/>
          <w:szCs w:val="20"/>
        </w:rPr>
        <w:t xml:space="preserve">in </w:t>
      </w:r>
      <w:r w:rsidR="00791D25" w:rsidRPr="00221A98">
        <w:rPr>
          <w:rFonts w:ascii="Arial" w:hAnsi="Arial" w:cs="Arial"/>
          <w:b/>
          <w:bCs/>
          <w:sz w:val="20"/>
          <w:szCs w:val="20"/>
        </w:rPr>
        <w:t>Aim 1</w:t>
      </w:r>
      <w:r w:rsidR="005B6527" w:rsidRPr="00F30358">
        <w:rPr>
          <w:rFonts w:ascii="Arial" w:hAnsi="Arial" w:cs="Arial"/>
          <w:sz w:val="20"/>
          <w:szCs w:val="20"/>
        </w:rPr>
        <w:t>, interaction</w:t>
      </w:r>
      <w:r w:rsidR="00FA2EEC">
        <w:rPr>
          <w:rFonts w:ascii="Arial" w:hAnsi="Arial" w:cs="Arial"/>
          <w:sz w:val="20"/>
          <w:szCs w:val="20"/>
        </w:rPr>
        <w:t xml:space="preserve"> modification</w:t>
      </w:r>
      <w:r w:rsidR="005B6527" w:rsidRPr="00F30358">
        <w:rPr>
          <w:rFonts w:ascii="Arial" w:hAnsi="Arial" w:cs="Arial"/>
          <w:sz w:val="20"/>
          <w:szCs w:val="20"/>
        </w:rPr>
        <w:t>s</w:t>
      </w:r>
      <w:r w:rsidR="00E3011A" w:rsidRPr="00F30358">
        <w:rPr>
          <w:rFonts w:ascii="Arial" w:hAnsi="Arial" w:cs="Arial"/>
          <w:sz w:val="20"/>
          <w:szCs w:val="20"/>
        </w:rPr>
        <w:t xml:space="preserve"> </w:t>
      </w:r>
      <w:r w:rsidR="005B6527" w:rsidRPr="00F30358">
        <w:rPr>
          <w:rFonts w:ascii="Arial" w:hAnsi="Arial" w:cs="Arial"/>
          <w:sz w:val="20"/>
          <w:szCs w:val="20"/>
        </w:rPr>
        <w:t>can lead to un</w:t>
      </w:r>
      <w:r w:rsidR="003518B3" w:rsidRPr="00F30358">
        <w:rPr>
          <w:rFonts w:ascii="Arial" w:hAnsi="Arial" w:cs="Arial"/>
          <w:sz w:val="20"/>
          <w:szCs w:val="20"/>
        </w:rPr>
        <w:t>anticipated extinction of species</w:t>
      </w:r>
      <w:ins w:id="136" w:author="M Leibold" w:date="2023-01-21T12:37:00Z">
        <w:r w:rsidR="003C2F19">
          <w:rPr>
            <w:rFonts w:ascii="Arial" w:hAnsi="Arial" w:cs="Arial"/>
            <w:sz w:val="20"/>
            <w:szCs w:val="20"/>
          </w:rPr>
          <w:t xml:space="preserve"> by altering the local assembly of communities</w:t>
        </w:r>
      </w:ins>
      <w:r w:rsidR="003518B3" w:rsidRPr="00F30358">
        <w:rPr>
          <w:rFonts w:ascii="Arial" w:hAnsi="Arial" w:cs="Arial"/>
          <w:sz w:val="20"/>
          <w:szCs w:val="20"/>
        </w:rPr>
        <w:t>.</w:t>
      </w:r>
      <w:r w:rsidR="005B6527" w:rsidRPr="00F30358">
        <w:rPr>
          <w:rFonts w:ascii="Arial" w:hAnsi="Arial" w:cs="Arial"/>
          <w:sz w:val="20"/>
          <w:szCs w:val="20"/>
        </w:rPr>
        <w:t xml:space="preserve"> </w:t>
      </w:r>
      <w:ins w:id="137" w:author="M Leibold" w:date="2023-01-21T12:38:00Z">
        <w:r w:rsidR="003C2F19">
          <w:rPr>
            <w:rFonts w:ascii="Arial" w:hAnsi="Arial" w:cs="Arial"/>
            <w:sz w:val="20"/>
            <w:szCs w:val="20"/>
          </w:rPr>
          <w:t xml:space="preserve">While this can be studied by the detailed study of motifs involving </w:t>
        </w:r>
      </w:ins>
      <w:ins w:id="138" w:author="M Leibold" w:date="2023-01-21T12:39:00Z">
        <w:r w:rsidR="003C2F19">
          <w:rPr>
            <w:rFonts w:ascii="Arial" w:hAnsi="Arial" w:cs="Arial"/>
            <w:sz w:val="20"/>
            <w:szCs w:val="20"/>
          </w:rPr>
          <w:t>small numbers of species, how this may play out in highly diverse (and thus more realistic) sets of species is unknown</w:t>
        </w:r>
      </w:ins>
      <w:ins w:id="139" w:author="M Leibold" w:date="2023-01-21T15:01:00Z">
        <w:r w:rsidR="003C2F19">
          <w:rPr>
            <w:rFonts w:ascii="Arial" w:hAnsi="Arial" w:cs="Arial"/>
            <w:sz w:val="20"/>
            <w:szCs w:val="20"/>
          </w:rPr>
          <w:t xml:space="preserve"> because</w:t>
        </w:r>
      </w:ins>
      <w:del w:id="140" w:author="M Leibold" w:date="2023-01-21T15:01:00Z">
        <w:r w:rsidR="00BD1E48" w:rsidRPr="003C2F19" w:rsidDel="003C2F19">
          <w:rPr>
            <w:rFonts w:ascii="Arial" w:hAnsi="Arial" w:cs="Arial"/>
            <w:strike/>
            <w:sz w:val="20"/>
            <w:szCs w:val="20"/>
            <w:rPrChange w:id="141" w:author="M Leibold" w:date="2023-01-21T15:00:00Z">
              <w:rPr>
                <w:rFonts w:ascii="Arial" w:hAnsi="Arial" w:cs="Arial"/>
                <w:sz w:val="20"/>
                <w:szCs w:val="20"/>
              </w:rPr>
            </w:rPrChange>
          </w:rPr>
          <w:delText>C</w:delText>
        </w:r>
        <w:r w:rsidR="00FA2EEC" w:rsidRPr="003C2F19" w:rsidDel="003C2F19">
          <w:rPr>
            <w:rFonts w:ascii="Arial" w:hAnsi="Arial" w:cs="Arial"/>
            <w:strike/>
            <w:sz w:val="20"/>
            <w:szCs w:val="20"/>
            <w:rPrChange w:id="142" w:author="M Leibold" w:date="2023-01-21T15:00:00Z">
              <w:rPr>
                <w:rFonts w:ascii="Arial" w:hAnsi="Arial" w:cs="Arial"/>
                <w:sz w:val="20"/>
                <w:szCs w:val="20"/>
              </w:rPr>
            </w:rPrChange>
          </w:rPr>
          <w:delText>limate</w:delText>
        </w:r>
        <w:r w:rsidR="00BD1E48" w:rsidRPr="003C2F19" w:rsidDel="003C2F19">
          <w:rPr>
            <w:rFonts w:ascii="Arial" w:hAnsi="Arial" w:cs="Arial"/>
            <w:strike/>
            <w:sz w:val="20"/>
            <w:szCs w:val="20"/>
            <w:rPrChange w:id="143" w:author="M Leibold" w:date="2023-01-21T15:00:00Z">
              <w:rPr>
                <w:rFonts w:ascii="Arial" w:hAnsi="Arial" w:cs="Arial"/>
                <w:sz w:val="20"/>
                <w:szCs w:val="20"/>
              </w:rPr>
            </w:rPrChange>
          </w:rPr>
          <w:delText xml:space="preserve"> change and human activities</w:delText>
        </w:r>
        <w:r w:rsidR="00F246BB" w:rsidRPr="003C2F19" w:rsidDel="003C2F19">
          <w:rPr>
            <w:rFonts w:ascii="Arial" w:hAnsi="Arial" w:cs="Arial"/>
            <w:strike/>
            <w:sz w:val="20"/>
            <w:szCs w:val="20"/>
            <w:rPrChange w:id="144" w:author="M Leibold" w:date="2023-01-21T15:00:00Z">
              <w:rPr>
                <w:rFonts w:ascii="Arial" w:hAnsi="Arial" w:cs="Arial"/>
                <w:sz w:val="20"/>
                <w:szCs w:val="20"/>
              </w:rPr>
            </w:rPrChange>
          </w:rPr>
          <w:delText xml:space="preserve"> on the global scale</w:delText>
        </w:r>
        <w:r w:rsidR="00BD1E48" w:rsidRPr="003C2F19" w:rsidDel="003C2F19">
          <w:rPr>
            <w:rFonts w:ascii="Arial" w:hAnsi="Arial" w:cs="Arial"/>
            <w:strike/>
            <w:sz w:val="20"/>
            <w:szCs w:val="20"/>
            <w:rPrChange w:id="145" w:author="M Leibold" w:date="2023-01-21T15:00:00Z">
              <w:rPr>
                <w:rFonts w:ascii="Arial" w:hAnsi="Arial" w:cs="Arial"/>
                <w:sz w:val="20"/>
                <w:szCs w:val="20"/>
              </w:rPr>
            </w:rPrChange>
          </w:rPr>
          <w:delText xml:space="preserve"> will accelerate the </w:delText>
        </w:r>
        <w:r w:rsidR="00FA2EEC" w:rsidRPr="003C2F19" w:rsidDel="003C2F19">
          <w:rPr>
            <w:rFonts w:ascii="Arial" w:hAnsi="Arial" w:cs="Arial"/>
            <w:strike/>
            <w:sz w:val="20"/>
            <w:szCs w:val="20"/>
            <w:rPrChange w:id="146" w:author="M Leibold" w:date="2023-01-21T15:00:00Z">
              <w:rPr>
                <w:rFonts w:ascii="Arial" w:hAnsi="Arial" w:cs="Arial"/>
                <w:sz w:val="20"/>
                <w:szCs w:val="20"/>
              </w:rPr>
            </w:rPrChange>
          </w:rPr>
          <w:delText>dislocation</w:delText>
        </w:r>
        <w:r w:rsidR="00BD1E48" w:rsidRPr="003C2F19" w:rsidDel="003C2F19">
          <w:rPr>
            <w:rFonts w:ascii="Arial" w:hAnsi="Arial" w:cs="Arial"/>
            <w:strike/>
            <w:sz w:val="20"/>
            <w:szCs w:val="20"/>
            <w:rPrChange w:id="147" w:author="M Leibold" w:date="2023-01-21T15:00:00Z">
              <w:rPr>
                <w:rFonts w:ascii="Arial" w:hAnsi="Arial" w:cs="Arial"/>
                <w:sz w:val="20"/>
                <w:szCs w:val="20"/>
              </w:rPr>
            </w:rPrChange>
          </w:rPr>
          <w:delText xml:space="preserve"> of species and </w:delText>
        </w:r>
        <w:r w:rsidR="00D92046" w:rsidRPr="003C2F19" w:rsidDel="003C2F19">
          <w:rPr>
            <w:rFonts w:ascii="Arial" w:hAnsi="Arial" w:cs="Arial"/>
            <w:strike/>
            <w:sz w:val="20"/>
            <w:szCs w:val="20"/>
            <w:rPrChange w:id="148" w:author="M Leibold" w:date="2023-01-21T15:00:00Z">
              <w:rPr>
                <w:rFonts w:ascii="Arial" w:hAnsi="Arial" w:cs="Arial"/>
                <w:sz w:val="20"/>
                <w:szCs w:val="20"/>
              </w:rPr>
            </w:rPrChange>
          </w:rPr>
          <w:delText>disruption</w:delText>
        </w:r>
        <w:r w:rsidR="00F5008D" w:rsidRPr="003C2F19" w:rsidDel="003C2F19">
          <w:rPr>
            <w:rFonts w:ascii="Arial" w:hAnsi="Arial" w:cs="Arial"/>
            <w:strike/>
            <w:sz w:val="20"/>
            <w:szCs w:val="20"/>
            <w:rPrChange w:id="149" w:author="M Leibold" w:date="2023-01-21T15:00:00Z">
              <w:rPr>
                <w:rFonts w:ascii="Arial" w:hAnsi="Arial" w:cs="Arial"/>
                <w:sz w:val="20"/>
                <w:szCs w:val="20"/>
              </w:rPr>
            </w:rPrChange>
          </w:rPr>
          <w:delText xml:space="preserve"> </w:delText>
        </w:r>
        <w:r w:rsidR="00D92046" w:rsidRPr="003C2F19" w:rsidDel="003C2F19">
          <w:rPr>
            <w:rFonts w:ascii="Arial" w:hAnsi="Arial" w:cs="Arial"/>
            <w:strike/>
            <w:sz w:val="20"/>
            <w:szCs w:val="20"/>
            <w:rPrChange w:id="150" w:author="M Leibold" w:date="2023-01-21T15:00:00Z">
              <w:rPr>
                <w:rFonts w:ascii="Arial" w:hAnsi="Arial" w:cs="Arial"/>
                <w:sz w:val="20"/>
                <w:szCs w:val="20"/>
              </w:rPr>
            </w:rPrChange>
          </w:rPr>
          <w:delText>of</w:delText>
        </w:r>
        <w:r w:rsidR="00F5008D" w:rsidRPr="003C2F19" w:rsidDel="003C2F19">
          <w:rPr>
            <w:rFonts w:ascii="Arial" w:hAnsi="Arial" w:cs="Arial"/>
            <w:strike/>
            <w:sz w:val="20"/>
            <w:szCs w:val="20"/>
            <w:rPrChange w:id="151" w:author="M Leibold" w:date="2023-01-21T15:00:00Z">
              <w:rPr>
                <w:rFonts w:ascii="Arial" w:hAnsi="Arial" w:cs="Arial"/>
                <w:sz w:val="20"/>
                <w:szCs w:val="20"/>
              </w:rPr>
            </w:rPrChange>
          </w:rPr>
          <w:delText xml:space="preserve"> l</w:delText>
        </w:r>
        <w:r w:rsidR="00FA2EEC" w:rsidRPr="003C2F19" w:rsidDel="003C2F19">
          <w:rPr>
            <w:rFonts w:ascii="Arial" w:hAnsi="Arial" w:cs="Arial"/>
            <w:strike/>
            <w:sz w:val="20"/>
            <w:szCs w:val="20"/>
            <w:rPrChange w:id="152" w:author="M Leibold" w:date="2023-01-21T15:00:00Z">
              <w:rPr>
                <w:rFonts w:ascii="Arial" w:hAnsi="Arial" w:cs="Arial"/>
                <w:sz w:val="20"/>
                <w:szCs w:val="20"/>
              </w:rPr>
            </w:rPrChange>
          </w:rPr>
          <w:delText>arge</w:delText>
        </w:r>
        <w:r w:rsidR="00F5008D" w:rsidRPr="003C2F19" w:rsidDel="003C2F19">
          <w:rPr>
            <w:rFonts w:ascii="Arial" w:hAnsi="Arial" w:cs="Arial"/>
            <w:strike/>
            <w:sz w:val="20"/>
            <w:szCs w:val="20"/>
            <w:rPrChange w:id="153" w:author="M Leibold" w:date="2023-01-21T15:00:00Z">
              <w:rPr>
                <w:rFonts w:ascii="Arial" w:hAnsi="Arial" w:cs="Arial"/>
                <w:sz w:val="20"/>
                <w:szCs w:val="20"/>
              </w:rPr>
            </w:rPrChange>
          </w:rPr>
          <w:delText xml:space="preserve"> ecosystems.</w:delText>
        </w:r>
        <w:r w:rsidR="00C40196" w:rsidRPr="00F30358" w:rsidDel="003C2F19">
          <w:rPr>
            <w:rFonts w:ascii="Arial" w:hAnsi="Arial" w:cs="Arial"/>
            <w:sz w:val="20"/>
            <w:szCs w:val="20"/>
          </w:rPr>
          <w:delText xml:space="preserve"> To predict</w:delText>
        </w:r>
      </w:del>
      <w:r w:rsidR="00C528E5" w:rsidRPr="00F30358">
        <w:rPr>
          <w:rFonts w:ascii="Arial" w:hAnsi="Arial" w:cs="Arial"/>
          <w:sz w:val="20"/>
          <w:szCs w:val="20"/>
        </w:rPr>
        <w:t xml:space="preserve"> the </w:t>
      </w:r>
      <w:r w:rsidR="003F1013" w:rsidRPr="00F30358">
        <w:rPr>
          <w:rFonts w:ascii="Arial" w:hAnsi="Arial" w:cs="Arial"/>
          <w:sz w:val="20"/>
          <w:szCs w:val="20"/>
        </w:rPr>
        <w:t>outcome</w:t>
      </w:r>
      <w:r w:rsidR="003518B3" w:rsidRPr="00F30358">
        <w:rPr>
          <w:rFonts w:ascii="Arial" w:hAnsi="Arial" w:cs="Arial"/>
          <w:sz w:val="20"/>
          <w:szCs w:val="20"/>
        </w:rPr>
        <w:t xml:space="preserve"> </w:t>
      </w:r>
      <w:r w:rsidR="00667810" w:rsidRPr="00F30358">
        <w:rPr>
          <w:rFonts w:ascii="Arial" w:hAnsi="Arial" w:cs="Arial"/>
          <w:sz w:val="20"/>
          <w:szCs w:val="20"/>
        </w:rPr>
        <w:t xml:space="preserve">of such </w:t>
      </w:r>
      <w:r w:rsidR="00C05DFC">
        <w:rPr>
          <w:rFonts w:ascii="Arial" w:hAnsi="Arial" w:cs="Arial"/>
          <w:sz w:val="20"/>
          <w:szCs w:val="20"/>
        </w:rPr>
        <w:t>disturbances on large scales</w:t>
      </w:r>
      <w:r w:rsidR="00667810" w:rsidRPr="00F30358">
        <w:rPr>
          <w:rFonts w:ascii="Arial" w:hAnsi="Arial" w:cs="Arial"/>
          <w:sz w:val="20"/>
          <w:szCs w:val="20"/>
        </w:rPr>
        <w:t xml:space="preserve"> </w:t>
      </w:r>
      <w:r w:rsidR="00C528E5" w:rsidRPr="00F30358">
        <w:rPr>
          <w:rFonts w:ascii="Arial" w:hAnsi="Arial" w:cs="Arial"/>
          <w:sz w:val="20"/>
          <w:szCs w:val="20"/>
        </w:rPr>
        <w:t>require</w:t>
      </w:r>
      <w:r w:rsidR="0078048D" w:rsidRPr="00F30358">
        <w:rPr>
          <w:rFonts w:ascii="Arial" w:hAnsi="Arial" w:cs="Arial"/>
          <w:sz w:val="20"/>
          <w:szCs w:val="20"/>
        </w:rPr>
        <w:t>s</w:t>
      </w:r>
      <w:r w:rsidR="00C528E5" w:rsidRPr="00F30358">
        <w:rPr>
          <w:rFonts w:ascii="Arial" w:hAnsi="Arial" w:cs="Arial"/>
          <w:sz w:val="20"/>
          <w:szCs w:val="20"/>
        </w:rPr>
        <w:t xml:space="preserve"> </w:t>
      </w:r>
      <w:r w:rsidR="00C40196" w:rsidRPr="00F30358">
        <w:rPr>
          <w:rFonts w:ascii="Arial" w:hAnsi="Arial" w:cs="Arial"/>
          <w:sz w:val="20"/>
          <w:szCs w:val="20"/>
        </w:rPr>
        <w:t xml:space="preserve">accounting for </w:t>
      </w:r>
      <w:r w:rsidR="00C05DFC">
        <w:rPr>
          <w:rFonts w:ascii="Arial" w:hAnsi="Arial" w:cs="Arial"/>
          <w:sz w:val="20"/>
          <w:szCs w:val="20"/>
        </w:rPr>
        <w:t xml:space="preserve">the potential effect of intraspecific </w:t>
      </w:r>
      <w:r w:rsidR="00E11DA4" w:rsidRPr="00F30358">
        <w:rPr>
          <w:rFonts w:ascii="Arial" w:hAnsi="Arial" w:cs="Arial"/>
          <w:sz w:val="20"/>
          <w:szCs w:val="20"/>
        </w:rPr>
        <w:t xml:space="preserve">trait </w:t>
      </w:r>
      <w:r w:rsidR="0078048D" w:rsidRPr="00F30358">
        <w:rPr>
          <w:rFonts w:ascii="Arial" w:hAnsi="Arial" w:cs="Arial"/>
          <w:sz w:val="20"/>
          <w:szCs w:val="20"/>
        </w:rPr>
        <w:t>variation</w:t>
      </w:r>
      <w:r w:rsidR="00C05DFC">
        <w:rPr>
          <w:rFonts w:ascii="Arial" w:hAnsi="Arial" w:cs="Arial"/>
          <w:sz w:val="20"/>
          <w:szCs w:val="20"/>
        </w:rPr>
        <w:t>s</w:t>
      </w:r>
      <w:r w:rsidR="00E11DA4" w:rsidRPr="00F30358">
        <w:rPr>
          <w:rFonts w:ascii="Arial" w:hAnsi="Arial" w:cs="Arial"/>
          <w:sz w:val="20"/>
          <w:szCs w:val="20"/>
        </w:rPr>
        <w:t xml:space="preserve"> and interaction modification</w:t>
      </w:r>
      <w:r w:rsidR="00C05DFC">
        <w:rPr>
          <w:rFonts w:ascii="Arial" w:hAnsi="Arial" w:cs="Arial"/>
          <w:sz w:val="20"/>
          <w:szCs w:val="20"/>
        </w:rPr>
        <w:t>s in</w:t>
      </w:r>
      <w:r w:rsidR="00BC357F" w:rsidRPr="00F30358">
        <w:rPr>
          <w:rFonts w:ascii="Arial" w:hAnsi="Arial" w:cs="Arial"/>
          <w:sz w:val="20"/>
          <w:szCs w:val="20"/>
        </w:rPr>
        <w:t xml:space="preserve"> large networks</w:t>
      </w:r>
      <w:r w:rsidR="00E11DA4" w:rsidRPr="00F30358">
        <w:rPr>
          <w:rFonts w:ascii="Arial" w:hAnsi="Arial" w:cs="Arial"/>
          <w:sz w:val="20"/>
          <w:szCs w:val="20"/>
        </w:rPr>
        <w:t>.</w:t>
      </w:r>
      <w:r w:rsidR="007C450A" w:rsidRPr="00F30358">
        <w:rPr>
          <w:rFonts w:ascii="Arial" w:hAnsi="Arial" w:cs="Arial"/>
          <w:sz w:val="20"/>
          <w:szCs w:val="20"/>
        </w:rPr>
        <w:t xml:space="preserve"> In</w:t>
      </w:r>
      <w:r w:rsidRPr="00F30358">
        <w:rPr>
          <w:rFonts w:ascii="Arial" w:hAnsi="Arial" w:cs="Arial"/>
          <w:sz w:val="20"/>
          <w:szCs w:val="20"/>
        </w:rPr>
        <w:t xml:space="preserve"> this</w:t>
      </w:r>
      <w:r w:rsidR="007C450A" w:rsidRPr="00F30358">
        <w:rPr>
          <w:rFonts w:ascii="Arial" w:hAnsi="Arial" w:cs="Arial"/>
          <w:sz w:val="20"/>
          <w:szCs w:val="20"/>
        </w:rPr>
        <w:t xml:space="preserve"> </w:t>
      </w:r>
      <w:r w:rsidR="009F22C7">
        <w:rPr>
          <w:rFonts w:ascii="Arial" w:hAnsi="Arial" w:cs="Arial"/>
          <w:sz w:val="20"/>
          <w:szCs w:val="20"/>
        </w:rPr>
        <w:t>Aim</w:t>
      </w:r>
      <w:r w:rsidRPr="00F30358">
        <w:rPr>
          <w:rFonts w:ascii="Arial" w:hAnsi="Arial" w:cs="Arial"/>
          <w:sz w:val="20"/>
          <w:szCs w:val="20"/>
        </w:rPr>
        <w:t xml:space="preserve">, </w:t>
      </w:r>
      <w:r w:rsidR="005B6527" w:rsidRPr="00F30358">
        <w:rPr>
          <w:rFonts w:ascii="Arial" w:hAnsi="Arial" w:cs="Arial"/>
          <w:sz w:val="20"/>
          <w:szCs w:val="20"/>
        </w:rPr>
        <w:t>we will study the consequences of</w:t>
      </w:r>
      <w:r w:rsidR="00E11DA4" w:rsidRPr="00F30358">
        <w:rPr>
          <w:rFonts w:ascii="Arial" w:hAnsi="Arial" w:cs="Arial"/>
          <w:sz w:val="20"/>
          <w:szCs w:val="20"/>
        </w:rPr>
        <w:t xml:space="preserve"> </w:t>
      </w:r>
      <w:r w:rsidR="009F22C7">
        <w:rPr>
          <w:rFonts w:ascii="Arial" w:hAnsi="Arial" w:cs="Arial"/>
          <w:sz w:val="20"/>
          <w:szCs w:val="20"/>
        </w:rPr>
        <w:t>such</w:t>
      </w:r>
      <w:r w:rsidR="00E11DA4" w:rsidRPr="00F30358">
        <w:rPr>
          <w:rFonts w:ascii="Arial" w:hAnsi="Arial" w:cs="Arial"/>
          <w:sz w:val="20"/>
          <w:szCs w:val="20"/>
        </w:rPr>
        <w:t xml:space="preserve"> </w:t>
      </w:r>
      <w:r w:rsidR="009F22C7">
        <w:rPr>
          <w:rFonts w:ascii="Arial" w:hAnsi="Arial" w:cs="Arial"/>
          <w:sz w:val="20"/>
          <w:szCs w:val="20"/>
        </w:rPr>
        <w:t>effects</w:t>
      </w:r>
      <w:r w:rsidR="00E11DA4" w:rsidRPr="00F30358">
        <w:rPr>
          <w:rFonts w:ascii="Arial" w:hAnsi="Arial" w:cs="Arial"/>
          <w:sz w:val="20"/>
          <w:szCs w:val="20"/>
        </w:rPr>
        <w:t xml:space="preserve"> </w:t>
      </w:r>
      <w:r w:rsidR="000D6AE6" w:rsidRPr="00F30358">
        <w:rPr>
          <w:rFonts w:ascii="Arial" w:hAnsi="Arial" w:cs="Arial"/>
          <w:sz w:val="20"/>
          <w:szCs w:val="20"/>
        </w:rPr>
        <w:t>at the network level</w:t>
      </w:r>
      <w:r w:rsidR="00FA348A">
        <w:rPr>
          <w:rFonts w:ascii="Arial" w:hAnsi="Arial" w:cs="Arial"/>
          <w:sz w:val="20"/>
          <w:szCs w:val="20"/>
        </w:rPr>
        <w:t xml:space="preserve"> using mathematical models</w:t>
      </w:r>
      <w:r w:rsidR="00E11DA4" w:rsidRPr="00F30358">
        <w:rPr>
          <w:rFonts w:ascii="Arial" w:hAnsi="Arial" w:cs="Arial"/>
          <w:sz w:val="20"/>
          <w:szCs w:val="20"/>
        </w:rPr>
        <w:t>.</w:t>
      </w:r>
      <w:r w:rsidR="00BB7827" w:rsidRPr="00F30358">
        <w:rPr>
          <w:rFonts w:ascii="Arial" w:hAnsi="Arial" w:cs="Arial"/>
          <w:sz w:val="20"/>
          <w:szCs w:val="20"/>
        </w:rPr>
        <w:t xml:space="preserve"> Our goal is to </w:t>
      </w:r>
      <w:r w:rsidR="00FA348A">
        <w:rPr>
          <w:rFonts w:ascii="Arial" w:hAnsi="Arial" w:cs="Arial"/>
          <w:sz w:val="20"/>
          <w:szCs w:val="20"/>
        </w:rPr>
        <w:t>obtain conditions under which</w:t>
      </w:r>
      <w:r w:rsidR="0007448D" w:rsidRPr="00F30358">
        <w:rPr>
          <w:rFonts w:ascii="Arial" w:hAnsi="Arial" w:cs="Arial"/>
          <w:sz w:val="20"/>
          <w:szCs w:val="20"/>
        </w:rPr>
        <w:t xml:space="preserve"> </w:t>
      </w:r>
      <w:r w:rsidR="009274DD">
        <w:rPr>
          <w:rFonts w:ascii="Arial" w:hAnsi="Arial" w:cs="Arial"/>
          <w:sz w:val="20"/>
          <w:szCs w:val="20"/>
        </w:rPr>
        <w:t>TMIM</w:t>
      </w:r>
      <w:r w:rsidR="00FA348A">
        <w:rPr>
          <w:rFonts w:ascii="Arial" w:hAnsi="Arial" w:cs="Arial"/>
          <w:sz w:val="20"/>
          <w:szCs w:val="20"/>
        </w:rPr>
        <w:t xml:space="preserve"> </w:t>
      </w:r>
      <w:ins w:id="154" w:author="M Leibold" w:date="2023-01-21T15:01:00Z">
        <w:r w:rsidR="003C2F19">
          <w:rPr>
            <w:rFonts w:ascii="Arial" w:hAnsi="Arial" w:cs="Arial"/>
            <w:sz w:val="20"/>
            <w:szCs w:val="20"/>
          </w:rPr>
          <w:t xml:space="preserve">generally </w:t>
        </w:r>
      </w:ins>
      <w:r w:rsidR="00FA348A">
        <w:rPr>
          <w:rFonts w:ascii="Arial" w:hAnsi="Arial" w:cs="Arial"/>
          <w:sz w:val="20"/>
          <w:szCs w:val="20"/>
        </w:rPr>
        <w:t xml:space="preserve">enhances or </w:t>
      </w:r>
      <w:r w:rsidR="00523590">
        <w:rPr>
          <w:rFonts w:ascii="Arial" w:hAnsi="Arial" w:cs="Arial"/>
          <w:sz w:val="20"/>
          <w:szCs w:val="20"/>
        </w:rPr>
        <w:t>weakens the stability of large ecological networks</w:t>
      </w:r>
      <w:r w:rsidR="00227FCB" w:rsidRPr="00F30358">
        <w:rPr>
          <w:rFonts w:ascii="Arial" w:hAnsi="Arial" w:cs="Arial"/>
          <w:sz w:val="20"/>
          <w:szCs w:val="20"/>
        </w:rPr>
        <w:t>.</w:t>
      </w:r>
      <w:r w:rsidR="00523590">
        <w:rPr>
          <w:rFonts w:ascii="Arial" w:hAnsi="Arial" w:cs="Arial"/>
          <w:sz w:val="20"/>
          <w:szCs w:val="20"/>
        </w:rPr>
        <w:t xml:space="preserve"> For this purpose, we will develop a framework of “trait-structured” population models that can incorporate intraspecific trait variation </w:t>
      </w:r>
      <w:r w:rsidR="001D1D26">
        <w:rPr>
          <w:rFonts w:ascii="Arial" w:hAnsi="Arial" w:cs="Arial"/>
          <w:sz w:val="20"/>
          <w:szCs w:val="20"/>
        </w:rPr>
        <w:t>as well as</w:t>
      </w:r>
      <w:r w:rsidR="00523590">
        <w:rPr>
          <w:rFonts w:ascii="Arial" w:hAnsi="Arial" w:cs="Arial"/>
          <w:sz w:val="20"/>
          <w:szCs w:val="20"/>
        </w:rPr>
        <w:t xml:space="preserve"> interference by other species.</w:t>
      </w:r>
    </w:p>
    <w:p w14:paraId="457C9FC2" w14:textId="60F11161" w:rsidR="008C6BDA" w:rsidRPr="008C6BDA" w:rsidRDefault="008C6BDA" w:rsidP="005413E0">
      <w:pPr>
        <w:widowControl w:val="0"/>
        <w:spacing w:after="120"/>
        <w:rPr>
          <w:rFonts w:ascii="Arial" w:hAnsi="Arial" w:cs="Arial"/>
          <w:sz w:val="20"/>
          <w:szCs w:val="20"/>
          <w:u w:val="single"/>
        </w:rPr>
      </w:pPr>
      <w:r w:rsidRPr="008C6BDA">
        <w:rPr>
          <w:rFonts w:ascii="Arial" w:hAnsi="Arial" w:cs="Arial"/>
          <w:sz w:val="20"/>
          <w:szCs w:val="20"/>
          <w:u w:val="single"/>
        </w:rPr>
        <w:t>Approach:</w:t>
      </w:r>
    </w:p>
    <w:p w14:paraId="02DD763A" w14:textId="249C6030" w:rsidR="003C2F19" w:rsidRDefault="00570C9A" w:rsidP="00A02875">
      <w:pPr>
        <w:widowControl w:val="0"/>
        <w:spacing w:after="120"/>
        <w:rPr>
          <w:ins w:id="155" w:author="M Leibold" w:date="2023-01-21T15:06:00Z"/>
          <w:rFonts w:ascii="Arial" w:hAnsi="Arial" w:cs="Arial"/>
          <w:sz w:val="20"/>
          <w:szCs w:val="20"/>
        </w:rPr>
      </w:pPr>
      <w:del w:id="156" w:author="M Leibold" w:date="2023-01-21T15:02:00Z">
        <w:r w:rsidRPr="00F30358" w:rsidDel="003C2F19">
          <w:rPr>
            <w:rFonts w:ascii="Arial" w:hAnsi="Arial" w:cs="Arial"/>
            <w:sz w:val="20"/>
            <w:szCs w:val="20"/>
          </w:rPr>
          <w:delText>To</w:delText>
        </w:r>
      </w:del>
      <w:del w:id="157" w:author="M Leibold" w:date="2023-01-21T15:03:00Z">
        <w:r w:rsidRPr="00F30358" w:rsidDel="003C2F19">
          <w:rPr>
            <w:rFonts w:ascii="Arial" w:hAnsi="Arial" w:cs="Arial"/>
            <w:sz w:val="20"/>
            <w:szCs w:val="20"/>
          </w:rPr>
          <w:delText xml:space="preserve"> study large ecological networks requires a statistical approach (</w:delText>
        </w:r>
      </w:del>
      <w:customXmlDelRangeStart w:id="158" w:author="M Leibold" w:date="2023-01-21T15:03:00Z"/>
      <w:sdt>
        <w:sdtPr>
          <w:rPr>
            <w:rFonts w:ascii="Arial" w:hAnsi="Arial" w:cs="Arial"/>
            <w:color w:val="000000"/>
            <w:sz w:val="20"/>
            <w:szCs w:val="20"/>
          </w:rPr>
          <w:tag w:val="MENDELEY_CITATION_v3_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"/>
          <w:id w:val="1194664272"/>
          <w:placeholder>
            <w:docPart w:val="DefaultPlaceholder_-1854013440"/>
          </w:placeholder>
        </w:sdtPr>
        <w:sdtContent>
          <w:customXmlDelRangeEnd w:id="158"/>
          <w:del w:id="159" w:author="M Leibold" w:date="2023-01-21T15:03:00Z">
            <w:r w:rsidR="00F30358" w:rsidRPr="00F30358" w:rsidDel="003C2F19">
              <w:rPr>
                <w:rFonts w:ascii="Arial" w:hAnsi="Arial" w:cs="Arial"/>
                <w:color w:val="000000"/>
                <w:sz w:val="20"/>
                <w:szCs w:val="20"/>
              </w:rPr>
              <w:delText>Wilson et al., 2003</w:delText>
            </w:r>
          </w:del>
          <w:customXmlDelRangeStart w:id="160" w:author="M Leibold" w:date="2023-01-21T15:03:00Z"/>
        </w:sdtContent>
      </w:sdt>
      <w:customXmlDelRangeEnd w:id="160"/>
      <w:del w:id="161" w:author="M Leibold" w:date="2023-01-21T15:03:00Z">
        <w:r w:rsidRPr="00F30358" w:rsidDel="003C2F19">
          <w:rPr>
            <w:rFonts w:ascii="Arial" w:hAnsi="Arial" w:cs="Arial"/>
            <w:sz w:val="20"/>
            <w:szCs w:val="20"/>
          </w:rPr>
          <w:delText xml:space="preserve">, </w:delText>
        </w:r>
      </w:del>
      <w:customXmlDelRangeStart w:id="162" w:author="M Leibold" w:date="2023-01-21T15:03:00Z"/>
      <w:sdt>
        <w:sdtPr>
          <w:rPr>
            <w:rFonts w:ascii="Arial" w:hAnsi="Arial" w:cs="Arial"/>
            <w:color w:val="000000"/>
            <w:sz w:val="20"/>
            <w:szCs w:val="20"/>
          </w:rPr>
          <w:tag w:val="MENDELEY_CITATION_v3_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"/>
          <w:id w:val="-989942395"/>
          <w:placeholder>
            <w:docPart w:val="DefaultPlaceholder_-1854013440"/>
          </w:placeholder>
        </w:sdtPr>
        <w:sdtContent>
          <w:customXmlDelRangeEnd w:id="162"/>
          <w:del w:id="163" w:author="M Leibold" w:date="2023-01-21T15:03:00Z">
            <w:r w:rsidR="00F30358" w:rsidRPr="00F30358" w:rsidDel="003C2F19">
              <w:rPr>
                <w:rFonts w:ascii="Arial" w:hAnsi="Arial" w:cs="Arial"/>
                <w:color w:val="000000"/>
                <w:sz w:val="20"/>
                <w:szCs w:val="20"/>
              </w:rPr>
              <w:delText>Rossberg, 2013</w:delText>
            </w:r>
          </w:del>
          <w:customXmlDelRangeStart w:id="164" w:author="M Leibold" w:date="2023-01-21T15:03:00Z"/>
        </w:sdtContent>
      </w:sdt>
      <w:customXmlDelRangeEnd w:id="164"/>
      <w:del w:id="165" w:author="M Leibold" w:date="2023-01-21T15:03:00Z">
        <w:r w:rsidRPr="00F30358" w:rsidDel="003C2F19">
          <w:rPr>
            <w:rFonts w:ascii="Arial" w:hAnsi="Arial" w:cs="Arial"/>
            <w:sz w:val="20"/>
            <w:szCs w:val="20"/>
          </w:rPr>
          <w:delText xml:space="preserve">), since </w:delText>
        </w:r>
      </w:del>
      <w:ins w:id="166" w:author="M Leibold" w:date="2023-01-21T15:06:00Z">
        <w:r w:rsidR="003C2F19">
          <w:rPr>
            <w:rFonts w:ascii="Arial" w:hAnsi="Arial" w:cs="Arial"/>
            <w:sz w:val="20"/>
            <w:szCs w:val="20"/>
          </w:rPr>
          <w:t>B</w:t>
        </w:r>
      </w:ins>
      <w:ins w:id="167" w:author="M Leibold" w:date="2023-01-21T15:03:00Z">
        <w:r w:rsidR="003C2F19">
          <w:rPr>
            <w:rFonts w:ascii="Arial" w:hAnsi="Arial" w:cs="Arial"/>
            <w:sz w:val="20"/>
            <w:szCs w:val="20"/>
          </w:rPr>
          <w:t xml:space="preserve">ecause </w:t>
        </w:r>
      </w:ins>
      <w:proofErr w:type="spellStart"/>
      <w:r w:rsidRPr="00F30358">
        <w:rPr>
          <w:rFonts w:ascii="Arial" w:hAnsi="Arial" w:cs="Arial"/>
          <w:sz w:val="20"/>
          <w:szCs w:val="20"/>
        </w:rPr>
        <w:t>it</w:t>
      </w:r>
      <w:proofErr w:type="spellEnd"/>
      <w:r w:rsidRPr="00F30358">
        <w:rPr>
          <w:rFonts w:ascii="Arial" w:hAnsi="Arial" w:cs="Arial"/>
          <w:sz w:val="20"/>
          <w:szCs w:val="20"/>
        </w:rPr>
        <w:t xml:space="preserve"> is difficult to measure interaction strengths among all species, let alone</w:t>
      </w:r>
      <w:r w:rsidR="00CB5411">
        <w:rPr>
          <w:rFonts w:ascii="Arial" w:hAnsi="Arial" w:cs="Arial"/>
          <w:sz w:val="20"/>
          <w:szCs w:val="20"/>
        </w:rPr>
        <w:t xml:space="preserve"> </w:t>
      </w:r>
      <w:r w:rsidR="003871EE">
        <w:rPr>
          <w:rFonts w:ascii="Arial" w:hAnsi="Arial" w:cs="Arial"/>
          <w:sz w:val="20"/>
          <w:szCs w:val="20"/>
        </w:rPr>
        <w:t>the modification of</w:t>
      </w:r>
      <w:r w:rsidR="00D969EC">
        <w:rPr>
          <w:rFonts w:ascii="Arial" w:hAnsi="Arial" w:cs="Arial"/>
          <w:sz w:val="20"/>
          <w:szCs w:val="20"/>
        </w:rPr>
        <w:t xml:space="preserve"> the interaction strengths</w:t>
      </w:r>
      <w:ins w:id="168" w:author="M Leibold" w:date="2023-01-21T15:07:00Z">
        <w:r w:rsidR="003C2F19">
          <w:rPr>
            <w:rFonts w:ascii="Arial" w:hAnsi="Arial" w:cs="Arial"/>
            <w:sz w:val="20"/>
            <w:szCs w:val="20"/>
          </w:rPr>
          <w:t>,</w:t>
        </w:r>
      </w:ins>
      <w:ins w:id="169" w:author="M Leibold" w:date="2023-01-21T15:03:00Z">
        <w:r w:rsidR="003C2F19">
          <w:rPr>
            <w:rFonts w:ascii="Arial" w:hAnsi="Arial" w:cs="Arial"/>
            <w:sz w:val="20"/>
            <w:szCs w:val="20"/>
          </w:rPr>
          <w:t xml:space="preserve"> we</w:t>
        </w:r>
        <w:r w:rsidR="003C2F19" w:rsidRPr="00F30358">
          <w:rPr>
            <w:rFonts w:ascii="Arial" w:hAnsi="Arial" w:cs="Arial"/>
            <w:sz w:val="20"/>
            <w:szCs w:val="20"/>
          </w:rPr>
          <w:t xml:space="preserve"> study large ecological networks</w:t>
        </w:r>
        <w:r w:rsidR="003C2F19">
          <w:rPr>
            <w:rFonts w:ascii="Arial" w:hAnsi="Arial" w:cs="Arial"/>
            <w:sz w:val="20"/>
            <w:szCs w:val="20"/>
          </w:rPr>
          <w:t xml:space="preserve"> using</w:t>
        </w:r>
        <w:r w:rsidR="003C2F19" w:rsidRPr="00F30358">
          <w:rPr>
            <w:rFonts w:ascii="Arial" w:hAnsi="Arial" w:cs="Arial"/>
            <w:sz w:val="20"/>
            <w:szCs w:val="20"/>
          </w:rPr>
          <w:t xml:space="preserve"> a statistical approach (</w:t>
        </w:r>
      </w:ins>
      <w:customXmlInsRangeStart w:id="170" w:author="M Leibold" w:date="2023-01-21T15:03:00Z"/>
      <w:sdt>
        <w:sdtPr>
          <w:rPr>
            <w:rFonts w:ascii="Arial" w:hAnsi="Arial" w:cs="Arial"/>
            <w:color w:val="000000"/>
            <w:sz w:val="20"/>
            <w:szCs w:val="20"/>
          </w:rPr>
          <w:tag w:val="MENDELEY_CITATION_v3_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"/>
          <w:id w:val="-1122532003"/>
          <w:placeholder>
            <w:docPart w:val="53C87A15CBA0634BB709CCB5032A53E7"/>
          </w:placeholder>
        </w:sdtPr>
        <w:sdtContent>
          <w:customXmlInsRangeEnd w:id="170"/>
          <w:ins w:id="171" w:author="M Leibold" w:date="2023-01-21T15:03:00Z">
            <w:r w:rsidR="003C2F19" w:rsidRPr="00F30358">
              <w:rPr>
                <w:rFonts w:ascii="Arial" w:hAnsi="Arial" w:cs="Arial"/>
                <w:color w:val="000000"/>
                <w:sz w:val="20"/>
                <w:szCs w:val="20"/>
              </w:rPr>
              <w:t>Wilson et al., 2003</w:t>
            </w:r>
          </w:ins>
          <w:customXmlInsRangeStart w:id="172" w:author="M Leibold" w:date="2023-01-21T15:03:00Z"/>
        </w:sdtContent>
      </w:sdt>
      <w:customXmlInsRangeEnd w:id="172"/>
      <w:ins w:id="173" w:author="M Leibold" w:date="2023-01-21T15:03:00Z">
        <w:r w:rsidR="003C2F19" w:rsidRPr="00F30358">
          <w:rPr>
            <w:rFonts w:ascii="Arial" w:hAnsi="Arial" w:cs="Arial"/>
            <w:sz w:val="20"/>
            <w:szCs w:val="20"/>
          </w:rPr>
          <w:t xml:space="preserve">, </w:t>
        </w:r>
      </w:ins>
      <w:customXmlInsRangeStart w:id="174" w:author="M Leibold" w:date="2023-01-21T15:03:00Z"/>
      <w:sdt>
        <w:sdtPr>
          <w:rPr>
            <w:rFonts w:ascii="Arial" w:hAnsi="Arial" w:cs="Arial"/>
            <w:color w:val="000000"/>
            <w:sz w:val="20"/>
            <w:szCs w:val="20"/>
          </w:rPr>
          <w:tag w:val="MENDELEY_CITATION_v3_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"/>
          <w:id w:val="-1852479710"/>
          <w:placeholder>
            <w:docPart w:val="53C87A15CBA0634BB709CCB5032A53E7"/>
          </w:placeholder>
        </w:sdtPr>
        <w:sdtContent>
          <w:customXmlInsRangeEnd w:id="174"/>
          <w:proofErr w:type="spellStart"/>
          <w:ins w:id="175" w:author="M Leibold" w:date="2023-01-21T15:03:00Z">
            <w:r w:rsidR="003C2F19" w:rsidRPr="00F30358">
              <w:rPr>
                <w:rFonts w:ascii="Arial" w:hAnsi="Arial" w:cs="Arial"/>
                <w:color w:val="000000"/>
                <w:sz w:val="20"/>
                <w:szCs w:val="20"/>
              </w:rPr>
              <w:t>Rossberg</w:t>
            </w:r>
            <w:proofErr w:type="spellEnd"/>
            <w:r w:rsidR="003C2F19" w:rsidRPr="00F30358">
              <w:rPr>
                <w:rFonts w:ascii="Arial" w:hAnsi="Arial" w:cs="Arial"/>
                <w:color w:val="000000"/>
                <w:sz w:val="20"/>
                <w:szCs w:val="20"/>
              </w:rPr>
              <w:t>, 2013</w:t>
            </w:r>
          </w:ins>
          <w:customXmlInsRangeStart w:id="176" w:author="M Leibold" w:date="2023-01-21T15:03:00Z"/>
        </w:sdtContent>
      </w:sdt>
      <w:customXmlInsRangeEnd w:id="176"/>
      <w:ins w:id="177" w:author="M Leibold" w:date="2023-01-21T15:03:00Z">
        <w:r w:rsidR="003C2F19" w:rsidRPr="00F30358">
          <w:rPr>
            <w:rFonts w:ascii="Arial" w:hAnsi="Arial" w:cs="Arial"/>
            <w:sz w:val="20"/>
            <w:szCs w:val="20"/>
          </w:rPr>
          <w:t>)</w:t>
        </w:r>
      </w:ins>
      <w:r w:rsidR="00D969EC">
        <w:rPr>
          <w:rFonts w:ascii="Arial" w:hAnsi="Arial" w:cs="Arial"/>
          <w:sz w:val="20"/>
          <w:szCs w:val="20"/>
        </w:rPr>
        <w:t>.</w:t>
      </w:r>
      <w:r w:rsidRPr="00F30358">
        <w:rPr>
          <w:rFonts w:ascii="Arial" w:hAnsi="Arial" w:cs="Arial"/>
          <w:sz w:val="20"/>
          <w:szCs w:val="20"/>
        </w:rPr>
        <w:t xml:space="preserve"> </w:t>
      </w:r>
      <w:del w:id="178" w:author="M Leibold" w:date="2023-01-21T15:04:00Z">
        <w:r w:rsidRPr="00F30358" w:rsidDel="003C2F19">
          <w:rPr>
            <w:rFonts w:ascii="Arial" w:hAnsi="Arial" w:cs="Arial"/>
            <w:sz w:val="20"/>
            <w:szCs w:val="20"/>
          </w:rPr>
          <w:delText xml:space="preserve">However, the system may not be sensitive to all such parameters, </w:delText>
        </w:r>
      </w:del>
      <w:ins w:id="179" w:author="M Leibold" w:date="2023-01-21T15:04:00Z">
        <w:r w:rsidR="003C2F19">
          <w:rPr>
            <w:rFonts w:ascii="Arial" w:hAnsi="Arial" w:cs="Arial"/>
            <w:sz w:val="20"/>
            <w:szCs w:val="20"/>
          </w:rPr>
          <w:t>A</w:t>
        </w:r>
      </w:ins>
      <w:del w:id="180" w:author="M Leibold" w:date="2023-01-21T15:04:00Z">
        <w:r w:rsidR="005568E9" w:rsidDel="003C2F19">
          <w:rPr>
            <w:rFonts w:ascii="Arial" w:hAnsi="Arial" w:cs="Arial"/>
            <w:sz w:val="20"/>
            <w:szCs w:val="20"/>
          </w:rPr>
          <w:delText>a</w:delText>
        </w:r>
      </w:del>
      <w:del w:id="181" w:author="M Leibold" w:date="2023-01-21T15:07:00Z">
        <w:r w:rsidR="005568E9" w:rsidDel="003C2F19">
          <w:rPr>
            <w:rFonts w:ascii="Arial" w:hAnsi="Arial" w:cs="Arial"/>
            <w:sz w:val="20"/>
            <w:szCs w:val="20"/>
          </w:rPr>
          <w:delText>s</w:delText>
        </w:r>
        <w:r w:rsidRPr="00F30358" w:rsidDel="003C2F19">
          <w:rPr>
            <w:rFonts w:ascii="Arial" w:hAnsi="Arial" w:cs="Arial"/>
            <w:sz w:val="20"/>
            <w:szCs w:val="20"/>
          </w:rPr>
          <w:delText xml:space="preserve"> </w:delText>
        </w:r>
      </w:del>
      <w:del w:id="182" w:author="M Leibold" w:date="2023-01-21T15:04:00Z">
        <w:r w:rsidRPr="00F30358" w:rsidDel="003C2F19">
          <w:rPr>
            <w:rFonts w:ascii="Arial" w:hAnsi="Arial" w:cs="Arial"/>
            <w:sz w:val="20"/>
            <w:szCs w:val="20"/>
          </w:rPr>
          <w:delText xml:space="preserve">the </w:delText>
        </w:r>
      </w:del>
      <w:ins w:id="183" w:author="M Leibold" w:date="2023-01-21T15:07:00Z">
        <w:r w:rsidR="003C2F19">
          <w:rPr>
            <w:rFonts w:ascii="Arial" w:hAnsi="Arial" w:cs="Arial"/>
            <w:sz w:val="20"/>
            <w:szCs w:val="20"/>
          </w:rPr>
          <w:t xml:space="preserve"> focus on </w:t>
        </w:r>
      </w:ins>
      <w:r w:rsidRPr="00F30358">
        <w:rPr>
          <w:rFonts w:ascii="Arial" w:hAnsi="Arial" w:cs="Arial"/>
          <w:sz w:val="20"/>
          <w:szCs w:val="20"/>
        </w:rPr>
        <w:t xml:space="preserve">macroscopic properties of the network </w:t>
      </w:r>
      <w:ins w:id="184" w:author="M Leibold" w:date="2023-01-21T15:04:00Z">
        <w:r w:rsidR="003C2F19">
          <w:rPr>
            <w:rFonts w:ascii="Arial" w:hAnsi="Arial" w:cs="Arial"/>
            <w:sz w:val="20"/>
            <w:szCs w:val="20"/>
          </w:rPr>
          <w:t>(</w:t>
        </w:r>
      </w:ins>
      <w:proofErr w:type="gramStart"/>
      <w:ins w:id="185" w:author="M Leibold" w:date="2023-01-21T15:07:00Z">
        <w:r w:rsidR="003C2F19">
          <w:rPr>
            <w:rFonts w:ascii="Arial" w:hAnsi="Arial" w:cs="Arial"/>
            <w:sz w:val="20"/>
            <w:szCs w:val="20"/>
          </w:rPr>
          <w:t>e.g.</w:t>
        </w:r>
        <w:proofErr w:type="gramEnd"/>
        <w:r w:rsidR="003C2F19">
          <w:rPr>
            <w:rFonts w:ascii="Arial" w:hAnsi="Arial" w:cs="Arial"/>
            <w:sz w:val="20"/>
            <w:szCs w:val="20"/>
          </w:rPr>
          <w:t xml:space="preserve"> feasibility,</w:t>
        </w:r>
      </w:ins>
      <w:ins w:id="186" w:author="M Leibold" w:date="2023-01-21T15:04:00Z">
        <w:r w:rsidR="003C2F19">
          <w:rPr>
            <w:rFonts w:ascii="Arial" w:hAnsi="Arial" w:cs="Arial"/>
            <w:sz w:val="20"/>
            <w:szCs w:val="20"/>
          </w:rPr>
          <w:t xml:space="preserve"> </w:t>
        </w:r>
        <w:proofErr w:type="spellStart"/>
        <w:r w:rsidR="003C2F19">
          <w:rPr>
            <w:rFonts w:ascii="Arial" w:hAnsi="Arial" w:cs="Arial"/>
            <w:sz w:val="20"/>
            <w:szCs w:val="20"/>
          </w:rPr>
          <w:t xml:space="preserve">stability) </w:t>
        </w:r>
      </w:ins>
      <w:proofErr w:type="spellEnd"/>
      <w:r w:rsidR="00E275D6">
        <w:rPr>
          <w:rFonts w:ascii="Arial" w:hAnsi="Arial" w:cs="Arial"/>
          <w:sz w:val="20"/>
          <w:szCs w:val="20"/>
        </w:rPr>
        <w:t xml:space="preserve">may </w:t>
      </w:r>
      <w:ins w:id="187" w:author="M Leibold" w:date="2023-01-21T15:04:00Z">
        <w:r w:rsidR="003C2F19">
          <w:rPr>
            <w:rFonts w:ascii="Arial" w:hAnsi="Arial" w:cs="Arial"/>
            <w:sz w:val="20"/>
            <w:szCs w:val="20"/>
          </w:rPr>
          <w:t xml:space="preserve">be robust to </w:t>
        </w:r>
      </w:ins>
      <w:ins w:id="188" w:author="M Leibold" w:date="2023-01-21T15:05:00Z">
        <w:r w:rsidR="003C2F19">
          <w:rPr>
            <w:rFonts w:ascii="Arial" w:hAnsi="Arial" w:cs="Arial"/>
            <w:sz w:val="20"/>
            <w:szCs w:val="20"/>
          </w:rPr>
          <w:t xml:space="preserve">many of the details of the interactions, they </w:t>
        </w:r>
      </w:ins>
      <w:ins w:id="189" w:author="M Leibold" w:date="2023-01-21T15:08:00Z">
        <w:r w:rsidR="003C2F19">
          <w:rPr>
            <w:rFonts w:ascii="Arial" w:hAnsi="Arial" w:cs="Arial"/>
            <w:sz w:val="20"/>
            <w:szCs w:val="20"/>
          </w:rPr>
          <w:t>can often</w:t>
        </w:r>
      </w:ins>
      <w:ins w:id="190" w:author="M Leibold" w:date="2023-01-21T15:05:00Z">
        <w:r w:rsidR="003C2F19">
          <w:rPr>
            <w:rFonts w:ascii="Arial" w:hAnsi="Arial" w:cs="Arial"/>
            <w:sz w:val="20"/>
            <w:szCs w:val="20"/>
          </w:rPr>
          <w:t xml:space="preserve"> </w:t>
        </w:r>
      </w:ins>
      <w:ins w:id="191" w:author="M Leibold" w:date="2023-01-21T15:08:00Z">
        <w:r w:rsidR="003C2F19">
          <w:rPr>
            <w:rFonts w:ascii="Arial" w:hAnsi="Arial" w:cs="Arial"/>
            <w:sz w:val="20"/>
            <w:szCs w:val="20"/>
          </w:rPr>
          <w:t xml:space="preserve">be predicted </w:t>
        </w:r>
      </w:ins>
      <w:del w:id="192" w:author="M Leibold" w:date="2023-01-21T15:08:00Z">
        <w:r w:rsidRPr="00F30358" w:rsidDel="003C2F19">
          <w:rPr>
            <w:rFonts w:ascii="Arial" w:hAnsi="Arial" w:cs="Arial"/>
            <w:sz w:val="20"/>
            <w:szCs w:val="20"/>
          </w:rPr>
          <w:delText xml:space="preserve">depend </w:delText>
        </w:r>
      </w:del>
      <w:ins w:id="193" w:author="M Leibold" w:date="2023-01-21T15:08:00Z">
        <w:r w:rsidR="003C2F19">
          <w:rPr>
            <w:rFonts w:ascii="Arial" w:hAnsi="Arial" w:cs="Arial"/>
            <w:sz w:val="20"/>
            <w:szCs w:val="20"/>
          </w:rPr>
          <w:t xml:space="preserve">using </w:t>
        </w:r>
      </w:ins>
      <w:del w:id="194" w:author="M Leibold" w:date="2023-01-21T15:08:00Z">
        <w:r w:rsidRPr="00F30358" w:rsidDel="003C2F19">
          <w:rPr>
            <w:rFonts w:ascii="Arial" w:hAnsi="Arial" w:cs="Arial"/>
            <w:sz w:val="20"/>
            <w:szCs w:val="20"/>
          </w:rPr>
          <w:delText xml:space="preserve">only </w:delText>
        </w:r>
      </w:del>
      <w:r w:rsidRPr="00F30358">
        <w:rPr>
          <w:rFonts w:ascii="Arial" w:hAnsi="Arial" w:cs="Arial"/>
          <w:sz w:val="20"/>
          <w:szCs w:val="20"/>
        </w:rPr>
        <w:t>on the statistical properties of the interaction strengths and the general structure of the network (</w:t>
      </w:r>
      <w:proofErr w:type="spellStart"/>
      <w:sdt>
        <w:sdtPr>
          <w:rPr>
            <w:rFonts w:ascii="Arial" w:hAnsi="Arial" w:cs="Arial"/>
            <w:color w:val="000000"/>
            <w:sz w:val="20"/>
            <w:szCs w:val="20"/>
          </w:rPr>
          <w:tag w:val="MENDELEY_CITATION_v3_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"/>
          <w:id w:val="1152250404"/>
          <w:placeholder>
            <w:docPart w:val="DefaultPlaceholder_-1854013440"/>
          </w:placeholder>
        </w:sdtPr>
        <w:sdtContent>
          <w:r w:rsidR="00F30358" w:rsidRPr="00F30358">
            <w:rPr>
              <w:rFonts w:ascii="Arial" w:hAnsi="Arial" w:cs="Arial"/>
              <w:color w:val="000000"/>
              <w:sz w:val="20"/>
              <w:szCs w:val="20"/>
            </w:rPr>
            <w:t>Barbier</w:t>
          </w:r>
          <w:proofErr w:type="spellEnd"/>
          <w:r w:rsidR="00F30358" w:rsidRPr="00F30358">
            <w:rPr>
              <w:rFonts w:ascii="Arial" w:hAnsi="Arial" w:cs="Arial"/>
              <w:color w:val="000000"/>
              <w:sz w:val="20"/>
              <w:szCs w:val="20"/>
            </w:rPr>
            <w:t xml:space="preserve"> et al., 2018</w:t>
          </w:r>
        </w:sdtContent>
      </w:sdt>
      <w:r w:rsidRPr="00F30358">
        <w:rPr>
          <w:rFonts w:ascii="Arial" w:hAnsi="Arial" w:cs="Arial"/>
          <w:sz w:val="20"/>
          <w:szCs w:val="20"/>
        </w:rPr>
        <w:t xml:space="preserve">). This </w:t>
      </w:r>
      <w:del w:id="195" w:author="M Leibold" w:date="2023-01-21T15:08:00Z">
        <w:r w:rsidR="00E275D6" w:rsidDel="003C2F19">
          <w:rPr>
            <w:rFonts w:ascii="Arial" w:hAnsi="Arial" w:cs="Arial"/>
            <w:sz w:val="20"/>
            <w:szCs w:val="20"/>
          </w:rPr>
          <w:delText xml:space="preserve">has </w:delText>
        </w:r>
        <w:r w:rsidR="00C82724" w:rsidRPr="00F30358" w:rsidDel="003C2F19">
          <w:rPr>
            <w:rFonts w:ascii="Arial" w:hAnsi="Arial" w:cs="Arial"/>
            <w:sz w:val="20"/>
            <w:szCs w:val="20"/>
          </w:rPr>
          <w:delText>led</w:delText>
        </w:r>
      </w:del>
      <w:ins w:id="196" w:author="M Leibold" w:date="2023-01-21T15:08:00Z">
        <w:r w:rsidR="003C2F19">
          <w:rPr>
            <w:rFonts w:ascii="Arial" w:hAnsi="Arial" w:cs="Arial"/>
            <w:sz w:val="20"/>
            <w:szCs w:val="20"/>
          </w:rPr>
          <w:t>leads</w:t>
        </w:r>
      </w:ins>
      <w:r w:rsidR="00C82724" w:rsidRPr="00F30358">
        <w:rPr>
          <w:rFonts w:ascii="Arial" w:hAnsi="Arial" w:cs="Arial"/>
          <w:sz w:val="20"/>
          <w:szCs w:val="20"/>
        </w:rPr>
        <w:t xml:space="preserve"> to</w:t>
      </w:r>
      <w:r w:rsidR="006C223F" w:rsidRPr="00F30358">
        <w:rPr>
          <w:rFonts w:ascii="Arial" w:hAnsi="Arial" w:cs="Arial"/>
          <w:sz w:val="20"/>
          <w:szCs w:val="20"/>
        </w:rPr>
        <w:t xml:space="preserve"> a</w:t>
      </w:r>
      <w:r w:rsidR="00EC2360" w:rsidRPr="00F30358">
        <w:rPr>
          <w:rFonts w:ascii="Arial" w:hAnsi="Arial" w:cs="Arial"/>
          <w:sz w:val="20"/>
          <w:szCs w:val="20"/>
        </w:rPr>
        <w:t xml:space="preserve"> “disordered systems” </w:t>
      </w:r>
      <w:r w:rsidR="006C223F" w:rsidRPr="00F30358">
        <w:rPr>
          <w:rFonts w:ascii="Arial" w:hAnsi="Arial" w:cs="Arial"/>
          <w:sz w:val="20"/>
          <w:szCs w:val="20"/>
        </w:rPr>
        <w:t>approach</w:t>
      </w:r>
      <w:r w:rsidR="00EC2360" w:rsidRPr="00F30358">
        <w:rPr>
          <w:rFonts w:ascii="Arial" w:hAnsi="Arial" w:cs="Arial"/>
          <w:sz w:val="20"/>
          <w:szCs w:val="20"/>
        </w:rPr>
        <w:t xml:space="preserve">, which considers </w:t>
      </w:r>
      <w:r w:rsidR="00C82724" w:rsidRPr="00F30358">
        <w:rPr>
          <w:rFonts w:ascii="Arial" w:hAnsi="Arial" w:cs="Arial"/>
          <w:sz w:val="20"/>
          <w:szCs w:val="20"/>
        </w:rPr>
        <w:t xml:space="preserve">the interaction strengths between species as being </w:t>
      </w:r>
      <w:r w:rsidR="00053456" w:rsidRPr="00F30358">
        <w:rPr>
          <w:rFonts w:ascii="Arial" w:hAnsi="Arial" w:cs="Arial"/>
          <w:sz w:val="20"/>
          <w:szCs w:val="20"/>
        </w:rPr>
        <w:t xml:space="preserve">randomly </w:t>
      </w:r>
      <w:r w:rsidR="00C82724" w:rsidRPr="00F30358">
        <w:rPr>
          <w:rFonts w:ascii="Arial" w:hAnsi="Arial" w:cs="Arial"/>
          <w:sz w:val="20"/>
          <w:szCs w:val="20"/>
        </w:rPr>
        <w:t xml:space="preserve">drawn from </w:t>
      </w:r>
      <w:r w:rsidR="00A02875">
        <w:rPr>
          <w:rFonts w:ascii="Arial" w:hAnsi="Arial" w:cs="Arial"/>
          <w:sz w:val="20"/>
          <w:szCs w:val="20"/>
        </w:rPr>
        <w:t xml:space="preserve">a </w:t>
      </w:r>
      <w:r w:rsidR="00C82724" w:rsidRPr="00F30358">
        <w:rPr>
          <w:rFonts w:ascii="Arial" w:hAnsi="Arial" w:cs="Arial"/>
          <w:sz w:val="20"/>
          <w:szCs w:val="20"/>
        </w:rPr>
        <w:t>statistical distribution</w:t>
      </w:r>
      <w:ins w:id="197" w:author="M Leibold" w:date="2023-01-21T15:06:00Z">
        <w:r w:rsidR="003C2F19">
          <w:rPr>
            <w:rFonts w:ascii="Arial" w:hAnsi="Arial" w:cs="Arial"/>
            <w:sz w:val="20"/>
            <w:szCs w:val="20"/>
          </w:rPr>
          <w:t xml:space="preserve"> to gain general insights that extend beyond the </w:t>
        </w:r>
        <w:proofErr w:type="gramStart"/>
        <w:r w:rsidR="003C2F19">
          <w:rPr>
            <w:rFonts w:ascii="Arial" w:hAnsi="Arial" w:cs="Arial"/>
            <w:sz w:val="20"/>
            <w:szCs w:val="20"/>
          </w:rPr>
          <w:t>particular details</w:t>
        </w:r>
      </w:ins>
      <w:proofErr w:type="gramEnd"/>
      <w:r w:rsidR="00FA1262">
        <w:rPr>
          <w:rFonts w:ascii="Arial" w:hAnsi="Arial" w:cs="Arial"/>
          <w:sz w:val="20"/>
          <w:szCs w:val="20"/>
        </w:rPr>
        <w:t xml:space="preserve">. </w:t>
      </w:r>
    </w:p>
    <w:p w14:paraId="61E98B25" w14:textId="77777777" w:rsidR="003C2F19" w:rsidRDefault="003C2F19" w:rsidP="00A02875">
      <w:pPr>
        <w:widowControl w:val="0"/>
        <w:spacing w:after="120"/>
        <w:rPr>
          <w:ins w:id="198" w:author="M Leibold" w:date="2023-01-21T16:02:00Z"/>
          <w:rFonts w:ascii="Arial" w:hAnsi="Arial" w:cs="Arial"/>
          <w:sz w:val="20"/>
          <w:szCs w:val="20"/>
        </w:rPr>
      </w:pPr>
      <w:ins w:id="199" w:author="M Leibold" w:date="2023-01-21T15:09:00Z">
        <w:r>
          <w:rPr>
            <w:rFonts w:ascii="Arial" w:hAnsi="Arial" w:cs="Arial"/>
            <w:sz w:val="20"/>
            <w:szCs w:val="20"/>
          </w:rPr>
          <w:t>In ecology, May (1972</w:t>
        </w:r>
      </w:ins>
      <w:ins w:id="200" w:author="M Leibold" w:date="2023-01-21T15:10:00Z">
        <w:r>
          <w:rPr>
            <w:rFonts w:ascii="Arial" w:hAnsi="Arial" w:cs="Arial"/>
            <w:sz w:val="20"/>
            <w:szCs w:val="20"/>
          </w:rPr>
          <w:t xml:space="preserve">) used such an approach to predict the stability of a community of interacting species by using random </w:t>
        </w:r>
        <w:proofErr w:type="spellStart"/>
        <w:r>
          <w:rPr>
            <w:rFonts w:ascii="Arial" w:hAnsi="Arial" w:cs="Arial"/>
            <w:sz w:val="20"/>
            <w:szCs w:val="20"/>
          </w:rPr>
          <w:t>Lotka</w:t>
        </w:r>
        <w:proofErr w:type="spellEnd"/>
        <w:r>
          <w:rPr>
            <w:rFonts w:ascii="Arial" w:hAnsi="Arial" w:cs="Arial"/>
            <w:sz w:val="20"/>
            <w:szCs w:val="20"/>
          </w:rPr>
          <w:t xml:space="preserve">-Volterra </w:t>
        </w:r>
      </w:ins>
      <w:ins w:id="201" w:author="M Leibold" w:date="2023-01-21T15:11:00Z">
        <w:r>
          <w:rPr>
            <w:rFonts w:ascii="Arial" w:hAnsi="Arial" w:cs="Arial"/>
            <w:sz w:val="20"/>
            <w:szCs w:val="20"/>
          </w:rPr>
          <w:t xml:space="preserve">models to predict the distribution of eigenvalues that </w:t>
        </w:r>
      </w:ins>
      <w:ins w:id="202" w:author="M Leibold" w:date="2023-01-21T15:12:00Z">
        <w:r>
          <w:rPr>
            <w:rFonts w:ascii="Arial" w:hAnsi="Arial" w:cs="Arial"/>
            <w:sz w:val="20"/>
            <w:szCs w:val="20"/>
          </w:rPr>
          <w:t>characterized the dynamics of a set of interacting species as a function of the number of species (S), the proportion of non-zero off</w:t>
        </w:r>
      </w:ins>
      <w:ins w:id="203" w:author="M Leibold" w:date="2023-01-21T15:13:00Z">
        <w:r>
          <w:rPr>
            <w:rFonts w:ascii="Arial" w:hAnsi="Arial" w:cs="Arial"/>
            <w:sz w:val="20"/>
            <w:szCs w:val="20"/>
          </w:rPr>
          <w:t>-</w:t>
        </w:r>
      </w:ins>
      <w:ins w:id="204" w:author="M Leibold" w:date="2023-01-21T15:12:00Z">
        <w:r>
          <w:rPr>
            <w:rFonts w:ascii="Arial" w:hAnsi="Arial" w:cs="Arial"/>
            <w:sz w:val="20"/>
            <w:szCs w:val="20"/>
          </w:rPr>
          <w:t>diagonal element</w:t>
        </w:r>
      </w:ins>
      <w:ins w:id="205" w:author="M Leibold" w:date="2023-01-21T15:13:00Z">
        <w:r>
          <w:rPr>
            <w:rFonts w:ascii="Arial" w:hAnsi="Arial" w:cs="Arial"/>
            <w:sz w:val="20"/>
            <w:szCs w:val="20"/>
          </w:rPr>
          <w:t>s (C) and the average standardized pairwise per-capita</w:t>
        </w:r>
      </w:ins>
      <w:ins w:id="206" w:author="M Leibold" w:date="2023-01-21T15:14:00Z">
        <w:r>
          <w:rPr>
            <w:rFonts w:ascii="Arial" w:hAnsi="Arial" w:cs="Arial"/>
            <w:sz w:val="20"/>
            <w:szCs w:val="20"/>
          </w:rPr>
          <w:t xml:space="preserve"> interaction coefficients (A).  This showed that stability (the real part of the dominant eigenvalue</w:t>
        </w:r>
      </w:ins>
      <w:ins w:id="207" w:author="M Leibold" w:date="2023-01-21T15:15:00Z">
        <w:r>
          <w:rPr>
            <w:rFonts w:ascii="Arial" w:hAnsi="Arial" w:cs="Arial"/>
            <w:sz w:val="20"/>
            <w:szCs w:val="20"/>
          </w:rPr>
          <w:t xml:space="preserve">) was generally constrained by the </w:t>
        </w:r>
        <w:proofErr w:type="gramStart"/>
        <w:r>
          <w:rPr>
            <w:rFonts w:ascii="Arial" w:hAnsi="Arial" w:cs="Arial"/>
            <w:sz w:val="20"/>
            <w:szCs w:val="20"/>
          </w:rPr>
          <w:t>inequalit</w:t>
        </w:r>
      </w:ins>
      <w:ins w:id="208" w:author="M Leibold" w:date="2023-01-21T15:16:00Z">
        <w:r>
          <w:rPr>
            <w:rFonts w:ascii="Arial" w:hAnsi="Arial" w:cs="Arial"/>
            <w:sz w:val="20"/>
            <w:szCs w:val="20"/>
          </w:rPr>
          <w:t>y  SCA</w:t>
        </w:r>
        <w:proofErr w:type="gramEnd"/>
        <w:r>
          <w:rPr>
            <w:rFonts w:ascii="Arial" w:hAnsi="Arial" w:cs="Arial"/>
            <w:sz w:val="20"/>
            <w:szCs w:val="20"/>
            <w:vertAlign w:val="superscript"/>
          </w:rPr>
          <w:t>2</w:t>
        </w:r>
        <w:r>
          <w:rPr>
            <w:rFonts w:ascii="Arial" w:hAnsi="Arial" w:cs="Arial"/>
            <w:sz w:val="20"/>
            <w:szCs w:val="20"/>
          </w:rPr>
          <w:t>&lt;1.</w:t>
        </w:r>
      </w:ins>
      <w:ins w:id="209" w:author="M Leibold" w:date="2023-01-21T15:17:00Z">
        <w:r>
          <w:rPr>
            <w:rFonts w:ascii="Arial" w:hAnsi="Arial" w:cs="Arial"/>
            <w:sz w:val="20"/>
            <w:szCs w:val="20"/>
          </w:rPr>
          <w:t xml:space="preserve">  </w:t>
        </w:r>
      </w:ins>
    </w:p>
    <w:p w14:paraId="50D56ED4" w14:textId="52CC6CB6" w:rsidR="003C2F19" w:rsidRPr="003C2F19" w:rsidRDefault="003C2F19" w:rsidP="00A02875">
      <w:pPr>
        <w:widowControl w:val="0"/>
        <w:spacing w:after="120"/>
        <w:rPr>
          <w:ins w:id="210" w:author="M Leibold" w:date="2023-01-21T15:42:00Z"/>
          <w:rFonts w:ascii="Arial" w:hAnsi="Arial" w:cs="Arial"/>
          <w:sz w:val="20"/>
          <w:szCs w:val="20"/>
        </w:rPr>
      </w:pPr>
      <w:ins w:id="211" w:author="M Leibold" w:date="2023-01-21T15:17:00Z">
        <w:r>
          <w:rPr>
            <w:rFonts w:ascii="Arial" w:hAnsi="Arial" w:cs="Arial"/>
            <w:sz w:val="20"/>
            <w:szCs w:val="20"/>
          </w:rPr>
          <w:lastRenderedPageBreak/>
          <w:t xml:space="preserve">Using random </w:t>
        </w:r>
        <w:proofErr w:type="spellStart"/>
        <w:r>
          <w:rPr>
            <w:rFonts w:ascii="Arial" w:hAnsi="Arial" w:cs="Arial"/>
            <w:sz w:val="20"/>
            <w:szCs w:val="20"/>
          </w:rPr>
          <w:t>Lotka</w:t>
        </w:r>
        <w:proofErr w:type="spellEnd"/>
        <w:r>
          <w:rPr>
            <w:rFonts w:ascii="Arial" w:hAnsi="Arial" w:cs="Arial"/>
            <w:sz w:val="20"/>
            <w:szCs w:val="20"/>
          </w:rPr>
          <w:t>-Volterra models has since become one of the primary ways to study the dynamics of highly d</w:t>
        </w:r>
      </w:ins>
      <w:ins w:id="212" w:author="M Leibold" w:date="2023-01-21T15:18:00Z">
        <w:r>
          <w:rPr>
            <w:rFonts w:ascii="Arial" w:hAnsi="Arial" w:cs="Arial"/>
            <w:sz w:val="20"/>
            <w:szCs w:val="20"/>
          </w:rPr>
          <w:t>iverse local communities (</w:t>
        </w:r>
        <w:proofErr w:type="gramStart"/>
        <w:r>
          <w:rPr>
            <w:rFonts w:ascii="Arial" w:hAnsi="Arial" w:cs="Arial"/>
            <w:sz w:val="20"/>
            <w:szCs w:val="20"/>
          </w:rPr>
          <w:t>e.g.</w:t>
        </w:r>
        <w:proofErr w:type="gramEnd"/>
        <w:r>
          <w:rPr>
            <w:rFonts w:ascii="Arial" w:hAnsi="Arial" w:cs="Arial"/>
            <w:sz w:val="20"/>
            <w:szCs w:val="20"/>
          </w:rPr>
          <w:t xml:space="preserve"> </w:t>
        </w:r>
        <w:proofErr w:type="spellStart"/>
        <w:r>
          <w:rPr>
            <w:rFonts w:ascii="Arial" w:hAnsi="Arial" w:cs="Arial"/>
            <w:sz w:val="20"/>
            <w:szCs w:val="20"/>
          </w:rPr>
          <w:t>Rossberg</w:t>
        </w:r>
        <w:proofErr w:type="spellEnd"/>
        <w:r>
          <w:rPr>
            <w:rFonts w:ascii="Arial" w:hAnsi="Arial" w:cs="Arial"/>
            <w:sz w:val="20"/>
            <w:szCs w:val="20"/>
          </w:rPr>
          <w:t xml:space="preserve"> </w:t>
        </w:r>
      </w:ins>
      <w:commentRangeStart w:id="213"/>
      <w:ins w:id="214" w:author="M Leibold" w:date="2023-01-21T15:20:00Z">
        <w:r>
          <w:rPr>
            <w:rFonts w:ascii="Arial" w:hAnsi="Arial" w:cs="Arial"/>
            <w:sz w:val="20"/>
            <w:szCs w:val="20"/>
          </w:rPr>
          <w:t>2013</w:t>
        </w:r>
      </w:ins>
      <w:commentRangeEnd w:id="213"/>
      <w:ins w:id="215" w:author="M Leibold" w:date="2023-01-21T15:27:00Z">
        <w:r>
          <w:rPr>
            <w:rStyle w:val="CommentReference"/>
          </w:rPr>
          <w:commentReference w:id="213"/>
        </w:r>
      </w:ins>
      <w:ins w:id="216" w:author="M Leibold" w:date="2023-01-21T15:20:00Z">
        <w:r>
          <w:rPr>
            <w:rFonts w:ascii="Arial" w:hAnsi="Arial" w:cs="Arial"/>
            <w:sz w:val="20"/>
            <w:szCs w:val="20"/>
          </w:rPr>
          <w:t>)</w:t>
        </w:r>
      </w:ins>
      <w:ins w:id="217" w:author="M Leibold" w:date="2023-01-21T15:27:00Z">
        <w:r>
          <w:rPr>
            <w:rFonts w:ascii="Arial" w:hAnsi="Arial" w:cs="Arial"/>
            <w:sz w:val="20"/>
            <w:szCs w:val="20"/>
          </w:rPr>
          <w:t>.  An intriguing approach is to extend the approach to apply to different possible elaborations</w:t>
        </w:r>
      </w:ins>
      <w:ins w:id="218" w:author="M Leibold" w:date="2023-01-21T15:28:00Z">
        <w:r>
          <w:rPr>
            <w:rFonts w:ascii="Arial" w:hAnsi="Arial" w:cs="Arial"/>
            <w:sz w:val="20"/>
            <w:szCs w:val="20"/>
          </w:rPr>
          <w:t xml:space="preserve"> from May’s simple example.  For example,</w:t>
        </w:r>
      </w:ins>
      <w:ins w:id="219" w:author="M Leibold" w:date="2023-01-21T15:33:00Z">
        <w:r>
          <w:rPr>
            <w:rFonts w:ascii="Arial" w:hAnsi="Arial" w:cs="Arial"/>
            <w:sz w:val="20"/>
            <w:szCs w:val="20"/>
          </w:rPr>
          <w:t xml:space="preserve"> Benaim and </w:t>
        </w:r>
        <w:proofErr w:type="spellStart"/>
        <w:r>
          <w:rPr>
            <w:rFonts w:ascii="Arial" w:hAnsi="Arial" w:cs="Arial"/>
            <w:sz w:val="20"/>
            <w:szCs w:val="20"/>
          </w:rPr>
          <w:t>Lobry</w:t>
        </w:r>
        <w:proofErr w:type="spellEnd"/>
        <w:r>
          <w:rPr>
            <w:rFonts w:ascii="Arial" w:hAnsi="Arial" w:cs="Arial"/>
            <w:sz w:val="20"/>
            <w:szCs w:val="20"/>
          </w:rPr>
          <w:t xml:space="preserve"> </w:t>
        </w:r>
      </w:ins>
      <w:ins w:id="220" w:author="M Leibold" w:date="2023-01-21T15:34:00Z">
        <w:r>
          <w:rPr>
            <w:rFonts w:ascii="Arial" w:hAnsi="Arial" w:cs="Arial"/>
            <w:sz w:val="20"/>
            <w:szCs w:val="20"/>
          </w:rPr>
          <w:t>(</w:t>
        </w:r>
      </w:ins>
      <w:ins w:id="221" w:author="M Leibold" w:date="2023-01-21T15:33:00Z">
        <w:r>
          <w:rPr>
            <w:rFonts w:ascii="Arial" w:hAnsi="Arial" w:cs="Arial"/>
            <w:sz w:val="20"/>
            <w:szCs w:val="20"/>
          </w:rPr>
          <w:t>2016</w:t>
        </w:r>
      </w:ins>
      <w:ins w:id="222" w:author="M Leibold" w:date="2023-01-21T15:34:00Z">
        <w:r>
          <w:rPr>
            <w:rFonts w:ascii="Arial" w:hAnsi="Arial" w:cs="Arial"/>
            <w:sz w:val="20"/>
            <w:szCs w:val="20"/>
          </w:rPr>
          <w:t>) modified May’s approach to study how fluctuating environments in models wit</w:t>
        </w:r>
      </w:ins>
      <w:ins w:id="223" w:author="M Leibold" w:date="2023-01-21T15:35:00Z">
        <w:r>
          <w:rPr>
            <w:rFonts w:ascii="Arial" w:hAnsi="Arial" w:cs="Arial"/>
            <w:sz w:val="20"/>
            <w:szCs w:val="20"/>
          </w:rPr>
          <w:t xml:space="preserve">h two patches could modify coexistence of </w:t>
        </w:r>
        <w:commentRangeStart w:id="224"/>
        <w:r>
          <w:rPr>
            <w:rFonts w:ascii="Arial" w:hAnsi="Arial" w:cs="Arial"/>
            <w:sz w:val="20"/>
            <w:szCs w:val="20"/>
          </w:rPr>
          <w:t>species</w:t>
        </w:r>
      </w:ins>
      <w:commentRangeEnd w:id="224"/>
      <w:ins w:id="225" w:author="M Leibold" w:date="2023-01-21T15:36:00Z">
        <w:r>
          <w:rPr>
            <w:rStyle w:val="CommentReference"/>
          </w:rPr>
          <w:commentReference w:id="224"/>
        </w:r>
      </w:ins>
      <w:ins w:id="226" w:author="M Leibold" w:date="2023-01-21T15:35:00Z">
        <w:r>
          <w:rPr>
            <w:rFonts w:ascii="Arial" w:hAnsi="Arial" w:cs="Arial"/>
            <w:sz w:val="20"/>
            <w:szCs w:val="20"/>
          </w:rPr>
          <w:t>.</w:t>
        </w:r>
      </w:ins>
      <w:ins w:id="227" w:author="M Leibold" w:date="2023-01-21T15:36:00Z">
        <w:r>
          <w:rPr>
            <w:rFonts w:ascii="Arial" w:hAnsi="Arial" w:cs="Arial"/>
            <w:sz w:val="20"/>
            <w:szCs w:val="20"/>
          </w:rPr>
          <w:t xml:space="preserve">  Gravel et al. (2016) </w:t>
        </w:r>
      </w:ins>
      <w:ins w:id="228" w:author="M Leibold" w:date="2023-01-21T15:37:00Z">
        <w:r>
          <w:rPr>
            <w:rFonts w:ascii="Arial" w:hAnsi="Arial" w:cs="Arial"/>
            <w:sz w:val="20"/>
            <w:szCs w:val="20"/>
          </w:rPr>
          <w:t>expanded on this by deriving a multi-scale version of May’s result</w:t>
        </w:r>
      </w:ins>
      <w:ins w:id="229" w:author="M Leibold" w:date="2023-01-21T16:03:00Z">
        <w:r>
          <w:rPr>
            <w:rFonts w:ascii="Arial" w:hAnsi="Arial" w:cs="Arial"/>
            <w:sz w:val="20"/>
            <w:szCs w:val="20"/>
          </w:rPr>
          <w:t xml:space="preserve"> (Figure 6)</w:t>
        </w:r>
      </w:ins>
      <w:ins w:id="230" w:author="M Leibold" w:date="2023-01-21T15:37:00Z">
        <w:r>
          <w:rPr>
            <w:rFonts w:ascii="Arial" w:hAnsi="Arial" w:cs="Arial"/>
            <w:sz w:val="20"/>
            <w:szCs w:val="20"/>
          </w:rPr>
          <w:t xml:space="preserve">.  They combined local communities subject to May’s </w:t>
        </w:r>
      </w:ins>
      <w:ins w:id="231" w:author="M Leibold" w:date="2023-01-21T15:38:00Z">
        <w:r>
          <w:rPr>
            <w:rFonts w:ascii="Arial" w:hAnsi="Arial" w:cs="Arial"/>
            <w:sz w:val="20"/>
            <w:szCs w:val="20"/>
          </w:rPr>
          <w:t>constraints with dispersal by the component species among these local communities.  Assuming that there was environmental variation</w:t>
        </w:r>
      </w:ins>
      <w:ins w:id="232" w:author="M Leibold" w:date="2023-01-21T15:39:00Z">
        <w:r>
          <w:rPr>
            <w:rFonts w:ascii="Arial" w:hAnsi="Arial" w:cs="Arial"/>
            <w:sz w:val="20"/>
            <w:szCs w:val="20"/>
          </w:rPr>
          <w:t xml:space="preserve"> among local communities, they derived a modification of May’s result</w:t>
        </w:r>
      </w:ins>
      <w:ins w:id="233" w:author="M Leibold" w:date="2023-01-21T15:40:00Z">
        <w:r>
          <w:rPr>
            <w:rFonts w:ascii="Arial" w:hAnsi="Arial" w:cs="Arial"/>
            <w:sz w:val="20"/>
            <w:szCs w:val="20"/>
          </w:rPr>
          <w:t xml:space="preserve"> </w:t>
        </w:r>
      </w:ins>
      <w:ins w:id="234" w:author="M Leibold" w:date="2023-01-21T16:04:00Z">
        <w:r>
          <w:rPr>
            <w:rFonts w:ascii="Arial" w:hAnsi="Arial" w:cs="Arial"/>
            <w:sz w:val="20"/>
            <w:szCs w:val="20"/>
          </w:rPr>
          <w:t xml:space="preserve">at high dispersal rates </w:t>
        </w:r>
      </w:ins>
      <w:ins w:id="235" w:author="M Leibold" w:date="2023-01-21T15:40:00Z">
        <w:r>
          <w:rPr>
            <w:rFonts w:ascii="Arial" w:hAnsi="Arial" w:cs="Arial"/>
            <w:sz w:val="20"/>
            <w:szCs w:val="20"/>
          </w:rPr>
          <w:t>as being SCA</w:t>
        </w:r>
        <w:r>
          <w:rPr>
            <w:rFonts w:ascii="Arial" w:hAnsi="Arial" w:cs="Arial"/>
            <w:sz w:val="20"/>
            <w:szCs w:val="20"/>
            <w:vertAlign w:val="superscript"/>
          </w:rPr>
          <w:t>2</w:t>
        </w:r>
        <w:r>
          <w:rPr>
            <w:rFonts w:ascii="Arial" w:hAnsi="Arial" w:cs="Arial"/>
            <w:sz w:val="20"/>
            <w:szCs w:val="20"/>
          </w:rPr>
          <w:t>/N</w:t>
        </w:r>
        <w:r>
          <w:rPr>
            <w:rFonts w:ascii="Arial" w:hAnsi="Arial" w:cs="Arial"/>
            <w:sz w:val="20"/>
            <w:szCs w:val="20"/>
            <w:vertAlign w:val="subscript"/>
          </w:rPr>
          <w:t>e</w:t>
        </w:r>
        <w:r>
          <w:rPr>
            <w:rFonts w:ascii="Arial" w:hAnsi="Arial" w:cs="Arial"/>
            <w:sz w:val="20"/>
            <w:szCs w:val="20"/>
          </w:rPr>
          <w:t>&lt;1, where N</w:t>
        </w:r>
        <w:r>
          <w:rPr>
            <w:rFonts w:ascii="Arial" w:hAnsi="Arial" w:cs="Arial"/>
            <w:sz w:val="20"/>
            <w:szCs w:val="20"/>
            <w:vertAlign w:val="subscript"/>
          </w:rPr>
          <w:t>e</w:t>
        </w:r>
        <w:r>
          <w:rPr>
            <w:rFonts w:ascii="Arial" w:hAnsi="Arial" w:cs="Arial"/>
            <w:sz w:val="20"/>
            <w:szCs w:val="20"/>
          </w:rPr>
          <w:t xml:space="preserve"> </w:t>
        </w:r>
      </w:ins>
      <w:ins w:id="236" w:author="M Leibold" w:date="2023-01-21T15:41:00Z">
        <w:r>
          <w:rPr>
            <w:rFonts w:ascii="Arial" w:hAnsi="Arial" w:cs="Arial"/>
            <w:sz w:val="20"/>
            <w:szCs w:val="20"/>
          </w:rPr>
          <w:t>describes the effective number of ‘ecologically distinct’ environments (where there are no correlations among</w:t>
        </w:r>
      </w:ins>
      <w:ins w:id="237" w:author="M Leibold" w:date="2023-01-21T15:42:00Z">
        <w:r>
          <w:rPr>
            <w:rFonts w:ascii="Arial" w:hAnsi="Arial" w:cs="Arial"/>
            <w:sz w:val="20"/>
            <w:szCs w:val="20"/>
          </w:rPr>
          <w:t xml:space="preserve"> local A matrices.</w:t>
        </w:r>
      </w:ins>
      <w:ins w:id="238" w:author="M Leibold" w:date="2023-01-21T16:04:00Z">
        <w:r>
          <w:rPr>
            <w:rFonts w:ascii="Arial" w:hAnsi="Arial" w:cs="Arial"/>
            <w:sz w:val="20"/>
            <w:szCs w:val="20"/>
          </w:rPr>
          <w:t xml:space="preserve">  At low dispersal, May’s result was altered to be SCA</w:t>
        </w:r>
      </w:ins>
      <w:ins w:id="239" w:author="M Leibold" w:date="2023-01-21T16:05:00Z">
        <w:r>
          <w:rPr>
            <w:rFonts w:ascii="Arial" w:hAnsi="Arial" w:cs="Arial"/>
            <w:sz w:val="20"/>
            <w:szCs w:val="20"/>
            <w:vertAlign w:val="superscript"/>
          </w:rPr>
          <w:t>2</w:t>
        </w:r>
        <w:r>
          <w:rPr>
            <w:rFonts w:ascii="Arial" w:hAnsi="Arial" w:cs="Arial"/>
            <w:sz w:val="20"/>
            <w:szCs w:val="20"/>
          </w:rPr>
          <w:t>&lt;1-d, where d is the dispersal rate.</w:t>
        </w:r>
      </w:ins>
    </w:p>
    <w:p w14:paraId="41D7E21C" w14:textId="60ACA4BE" w:rsidR="003C2F19" w:rsidRPr="003C2F19" w:rsidRDefault="003C2F19" w:rsidP="00A02875">
      <w:pPr>
        <w:widowControl w:val="0"/>
        <w:spacing w:after="120"/>
        <w:rPr>
          <w:ins w:id="240" w:author="M Leibold" w:date="2023-01-21T15:06:00Z"/>
          <w:rFonts w:ascii="Arial" w:hAnsi="Arial" w:cs="Arial"/>
          <w:sz w:val="20"/>
          <w:szCs w:val="20"/>
        </w:rPr>
      </w:pPr>
      <w:ins w:id="241" w:author="M Leibold" w:date="2023-01-21T15:42:00Z">
        <w:r>
          <w:rPr>
            <w:rFonts w:ascii="Arial" w:hAnsi="Arial" w:cs="Arial"/>
            <w:sz w:val="20"/>
            <w:szCs w:val="20"/>
          </w:rPr>
          <w:t xml:space="preserve">This focus on stability </w:t>
        </w:r>
      </w:ins>
      <w:ins w:id="242" w:author="M Leibold" w:date="2023-01-21T15:43:00Z">
        <w:r>
          <w:rPr>
            <w:rFonts w:ascii="Arial" w:hAnsi="Arial" w:cs="Arial"/>
            <w:sz w:val="20"/>
            <w:szCs w:val="20"/>
          </w:rPr>
          <w:t xml:space="preserve">(leading eigenvalue) </w:t>
        </w:r>
      </w:ins>
      <w:ins w:id="243" w:author="M Leibold" w:date="2023-01-21T15:42:00Z">
        <w:r>
          <w:rPr>
            <w:rFonts w:ascii="Arial" w:hAnsi="Arial" w:cs="Arial"/>
            <w:sz w:val="20"/>
            <w:szCs w:val="20"/>
          </w:rPr>
          <w:t xml:space="preserve">as </w:t>
        </w:r>
      </w:ins>
      <w:ins w:id="244" w:author="M Leibold" w:date="2023-01-21T15:43:00Z">
        <w:r>
          <w:rPr>
            <w:rFonts w:ascii="Arial" w:hAnsi="Arial" w:cs="Arial"/>
            <w:sz w:val="20"/>
            <w:szCs w:val="20"/>
          </w:rPr>
          <w:t xml:space="preserve">the macroscopic feature of interest has recently been expanded </w:t>
        </w:r>
      </w:ins>
      <w:ins w:id="245" w:author="M Leibold" w:date="2023-01-21T15:50:00Z">
        <w:r>
          <w:rPr>
            <w:rFonts w:ascii="Arial" w:hAnsi="Arial" w:cs="Arial"/>
            <w:sz w:val="20"/>
            <w:szCs w:val="20"/>
          </w:rPr>
          <w:t xml:space="preserve">to also address other features such as resulting species richness (allowing for extinctions), total </w:t>
        </w:r>
      </w:ins>
      <w:ins w:id="246" w:author="M Leibold" w:date="2023-01-21T15:51:00Z">
        <w:r>
          <w:rPr>
            <w:rFonts w:ascii="Arial" w:hAnsi="Arial" w:cs="Arial"/>
            <w:sz w:val="20"/>
            <w:szCs w:val="20"/>
          </w:rPr>
          <w:t xml:space="preserve">population size (or biomass), </w:t>
        </w:r>
      </w:ins>
      <w:ins w:id="247" w:author="M Leibold" w:date="2023-01-21T15:53:00Z">
        <w:r>
          <w:rPr>
            <w:rFonts w:ascii="Arial" w:hAnsi="Arial" w:cs="Arial"/>
            <w:sz w:val="20"/>
            <w:szCs w:val="20"/>
          </w:rPr>
          <w:t>the abundance distribution of component species, t</w:t>
        </w:r>
      </w:ins>
      <w:ins w:id="248" w:author="M Leibold" w:date="2023-01-21T15:54:00Z">
        <w:r>
          <w:rPr>
            <w:rFonts w:ascii="Arial" w:hAnsi="Arial" w:cs="Arial"/>
            <w:sz w:val="20"/>
            <w:szCs w:val="20"/>
          </w:rPr>
          <w:t>he temporal variability of populations to demographic noise, and the average turnover of individuals (or biomass) in the community (Bunin,</w:t>
        </w:r>
      </w:ins>
      <w:ins w:id="249" w:author="M Leibold" w:date="2023-01-21T15:57:00Z">
        <w:r>
          <w:rPr>
            <w:rFonts w:ascii="Arial" w:hAnsi="Arial" w:cs="Arial"/>
            <w:sz w:val="20"/>
            <w:szCs w:val="20"/>
          </w:rPr>
          <w:t xml:space="preserve"> </w:t>
        </w:r>
        <w:commentRangeStart w:id="250"/>
        <w:r>
          <w:rPr>
            <w:rFonts w:ascii="Arial" w:hAnsi="Arial" w:cs="Arial"/>
            <w:sz w:val="20"/>
            <w:szCs w:val="20"/>
          </w:rPr>
          <w:t>2017</w:t>
        </w:r>
      </w:ins>
      <w:commentRangeEnd w:id="250"/>
      <w:ins w:id="251" w:author="M Leibold" w:date="2023-01-21T15:58:00Z">
        <w:r>
          <w:rPr>
            <w:rStyle w:val="CommentReference"/>
          </w:rPr>
          <w:commentReference w:id="250"/>
        </w:r>
      </w:ins>
      <w:ins w:id="252" w:author="M Leibold" w:date="2023-01-21T15:57:00Z">
        <w:r>
          <w:rPr>
            <w:rFonts w:ascii="Arial" w:hAnsi="Arial" w:cs="Arial"/>
            <w:sz w:val="20"/>
            <w:szCs w:val="20"/>
          </w:rPr>
          <w:t>) using ‘cavity modeling’ methods.</w:t>
        </w:r>
      </w:ins>
      <w:ins w:id="253" w:author="M Leibold" w:date="2023-01-21T15:58:00Z">
        <w:r>
          <w:rPr>
            <w:rFonts w:ascii="Arial" w:hAnsi="Arial" w:cs="Arial"/>
            <w:sz w:val="20"/>
            <w:szCs w:val="20"/>
          </w:rPr>
          <w:t xml:space="preserve">  </w:t>
        </w:r>
        <w:proofErr w:type="spellStart"/>
        <w:r>
          <w:rPr>
            <w:rFonts w:ascii="Arial" w:hAnsi="Arial" w:cs="Arial"/>
            <w:sz w:val="20"/>
            <w:szCs w:val="20"/>
          </w:rPr>
          <w:t>Barbier</w:t>
        </w:r>
        <w:proofErr w:type="spellEnd"/>
        <w:r>
          <w:rPr>
            <w:rFonts w:ascii="Arial" w:hAnsi="Arial" w:cs="Arial"/>
            <w:sz w:val="20"/>
            <w:szCs w:val="20"/>
          </w:rPr>
          <w:t xml:space="preserve"> et al. (2018) argued that this can serve as a baseline template that can be used t</w:t>
        </w:r>
      </w:ins>
      <w:ins w:id="254" w:author="M Leibold" w:date="2023-01-21T15:59:00Z">
        <w:r>
          <w:rPr>
            <w:rFonts w:ascii="Arial" w:hAnsi="Arial" w:cs="Arial"/>
            <w:sz w:val="20"/>
            <w:szCs w:val="20"/>
          </w:rPr>
          <w:t>o examine how ‘partially structure’ models, in which selected patterns of correlations among predictors can be hypothesized, alter re</w:t>
        </w:r>
      </w:ins>
      <w:ins w:id="255" w:author="M Leibold" w:date="2023-01-21T16:00:00Z">
        <w:r>
          <w:rPr>
            <w:rFonts w:ascii="Arial" w:hAnsi="Arial" w:cs="Arial"/>
            <w:sz w:val="20"/>
            <w:szCs w:val="20"/>
          </w:rPr>
          <w:t>sults.</w:t>
        </w:r>
      </w:ins>
    </w:p>
    <w:p w14:paraId="0F169DAC" w14:textId="677E6F0C" w:rsidR="00FA1262" w:rsidRPr="003C2F19" w:rsidRDefault="00FA1262" w:rsidP="00A02875">
      <w:pPr>
        <w:widowControl w:val="0"/>
        <w:spacing w:after="120"/>
        <w:rPr>
          <w:rFonts w:ascii="Arial" w:hAnsi="Arial" w:cs="Arial"/>
          <w:strike/>
          <w:sz w:val="20"/>
          <w:szCs w:val="20"/>
          <w:rPrChange w:id="256" w:author="M Leibold" w:date="2023-01-21T16:00:00Z">
            <w:rPr>
              <w:rFonts w:ascii="Arial" w:hAnsi="Arial" w:cs="Arial"/>
              <w:sz w:val="20"/>
              <w:szCs w:val="20"/>
            </w:rPr>
          </w:rPrChange>
        </w:rPr>
      </w:pPr>
      <w:r w:rsidRPr="003C2F19">
        <w:rPr>
          <w:rFonts w:ascii="Arial" w:hAnsi="Arial" w:cs="Arial"/>
          <w:strike/>
          <w:sz w:val="20"/>
          <w:szCs w:val="20"/>
          <w:rPrChange w:id="257" w:author="M Leibold" w:date="2023-01-21T16:00:00Z">
            <w:rPr>
              <w:rFonts w:ascii="Arial" w:hAnsi="Arial" w:cs="Arial"/>
              <w:sz w:val="20"/>
              <w:szCs w:val="20"/>
            </w:rPr>
          </w:rPrChange>
        </w:rPr>
        <w:t xml:space="preserve">The classic result of </w:t>
      </w:r>
      <w:sdt>
        <w:sdtPr>
          <w:rPr>
            <w:rFonts w:ascii="Arial" w:hAnsi="Arial" w:cs="Arial"/>
            <w:strike/>
            <w:color w:val="000000"/>
            <w:sz w:val="20"/>
            <w:szCs w:val="20"/>
            <w:rPrChange w:id="258" w:author="M Leibold" w:date="2023-01-21T16:00:00Z">
              <w:rPr>
                <w:rFonts w:ascii="Arial" w:hAnsi="Arial" w:cs="Arial"/>
                <w:color w:val="000000"/>
                <w:sz w:val="20"/>
                <w:szCs w:val="20"/>
              </w:rPr>
            </w:rPrChange>
          </w:rPr>
          <w:tag w:val="MENDELEY_CITATION_v3_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"/>
          <w:id w:val="366495407"/>
          <w:placeholder>
            <w:docPart w:val="ED2010EA399D4B3E8A19A4B069FB6C7B"/>
          </w:placeholder>
        </w:sdtPr>
        <w:sdtContent>
          <w:r w:rsidRPr="003C2F19">
            <w:rPr>
              <w:rFonts w:ascii="Arial" w:hAnsi="Arial" w:cs="Arial"/>
              <w:strike/>
              <w:color w:val="000000"/>
              <w:sz w:val="20"/>
              <w:szCs w:val="20"/>
              <w:rPrChange w:id="259" w:author="M Leibold" w:date="2023-01-21T16:00:00Z">
                <w:rPr>
                  <w:rFonts w:ascii="Arial" w:hAnsi="Arial" w:cs="Arial"/>
                  <w:color w:val="000000"/>
                  <w:sz w:val="20"/>
                  <w:szCs w:val="20"/>
                </w:rPr>
              </w:rPrChange>
            </w:rPr>
            <w:t>(</w:t>
          </w:r>
          <w:proofErr w:type="gramStart"/>
          <w:r w:rsidRPr="003C2F19">
            <w:rPr>
              <w:rFonts w:ascii="Arial" w:hAnsi="Arial" w:cs="Arial"/>
              <w:strike/>
              <w:color w:val="000000"/>
              <w:sz w:val="20"/>
              <w:szCs w:val="20"/>
              <w:rPrChange w:id="260" w:author="M Leibold" w:date="2023-01-21T16:00:00Z">
                <w:rPr>
                  <w:rFonts w:ascii="Arial" w:hAnsi="Arial" w:cs="Arial"/>
                  <w:color w:val="000000"/>
                  <w:sz w:val="20"/>
                  <w:szCs w:val="20"/>
                </w:rPr>
              </w:rPrChange>
            </w:rPr>
            <w:t>May,</w:t>
          </w:r>
          <w:proofErr w:type="gramEnd"/>
          <w:r w:rsidRPr="003C2F19">
            <w:rPr>
              <w:rFonts w:ascii="Arial" w:hAnsi="Arial" w:cs="Arial"/>
              <w:strike/>
              <w:color w:val="000000"/>
              <w:sz w:val="20"/>
              <w:szCs w:val="20"/>
              <w:rPrChange w:id="261" w:author="M Leibold" w:date="2023-01-21T16:00:00Z">
                <w:rPr>
                  <w:rFonts w:ascii="Arial" w:hAnsi="Arial" w:cs="Arial"/>
                  <w:color w:val="000000"/>
                  <w:sz w:val="20"/>
                  <w:szCs w:val="20"/>
                </w:rPr>
              </w:rPrChange>
            </w:rPr>
            <w:t xml:space="preserve"> 1972)</w:t>
          </w:r>
        </w:sdtContent>
      </w:sdt>
      <w:r w:rsidRPr="003C2F19">
        <w:rPr>
          <w:rFonts w:ascii="Arial" w:hAnsi="Arial" w:cs="Arial"/>
          <w:strike/>
          <w:sz w:val="20"/>
          <w:szCs w:val="20"/>
          <w:rPrChange w:id="262" w:author="M Leibold" w:date="2023-01-21T16:00:00Z">
            <w:rPr>
              <w:rFonts w:ascii="Arial" w:hAnsi="Arial" w:cs="Arial"/>
              <w:sz w:val="20"/>
              <w:szCs w:val="20"/>
            </w:rPr>
          </w:rPrChange>
        </w:rPr>
        <w:t xml:space="preserve"> put a constraint on the variance of interaction strengths in order for the system to be stable. More recent work has studied the persistence of species and its dependence on the network structure </w:t>
      </w:r>
      <w:sdt>
        <w:sdtPr>
          <w:rPr>
            <w:rFonts w:ascii="Arial" w:hAnsi="Arial" w:cs="Arial"/>
            <w:strike/>
            <w:color w:val="000000"/>
            <w:sz w:val="20"/>
            <w:szCs w:val="20"/>
            <w:rPrChange w:id="263" w:author="M Leibold" w:date="2023-01-21T16:00:00Z">
              <w:rPr>
                <w:rFonts w:ascii="Arial" w:hAnsi="Arial" w:cs="Arial"/>
                <w:color w:val="000000"/>
                <w:sz w:val="20"/>
                <w:szCs w:val="20"/>
              </w:rPr>
            </w:rPrChange>
          </w:rPr>
          <w:tag w:val="MENDELEY_CITATION_v3_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"/>
          <w:id w:val="-299537097"/>
          <w:placeholder>
            <w:docPart w:val="ED2010EA399D4B3E8A19A4B069FB6C7B"/>
          </w:placeholder>
        </w:sdtPr>
        <w:sdtContent>
          <w:r w:rsidRPr="003C2F19">
            <w:rPr>
              <w:rFonts w:ascii="Arial" w:hAnsi="Arial" w:cs="Arial"/>
              <w:strike/>
              <w:color w:val="000000"/>
              <w:sz w:val="20"/>
              <w:szCs w:val="20"/>
              <w:rPrChange w:id="264" w:author="M Leibold" w:date="2023-01-21T16:00:00Z">
                <w:rPr>
                  <w:rFonts w:ascii="Arial" w:hAnsi="Arial" w:cs="Arial"/>
                  <w:color w:val="000000"/>
                  <w:sz w:val="20"/>
                  <w:szCs w:val="20"/>
                </w:rPr>
              </w:rPrChange>
            </w:rPr>
            <w:t>(</w:t>
          </w:r>
          <w:proofErr w:type="spellStart"/>
          <w:r w:rsidRPr="003C2F19">
            <w:rPr>
              <w:rFonts w:ascii="Arial" w:hAnsi="Arial" w:cs="Arial"/>
              <w:strike/>
              <w:color w:val="000000"/>
              <w:sz w:val="20"/>
              <w:szCs w:val="20"/>
              <w:rPrChange w:id="265" w:author="M Leibold" w:date="2023-01-21T16:00:00Z">
                <w:rPr>
                  <w:rFonts w:ascii="Arial" w:hAnsi="Arial" w:cs="Arial"/>
                  <w:color w:val="000000"/>
                  <w:sz w:val="20"/>
                  <w:szCs w:val="20"/>
                </w:rPr>
              </w:rPrChange>
            </w:rPr>
            <w:t>Barbier</w:t>
          </w:r>
          <w:proofErr w:type="spellEnd"/>
          <w:r w:rsidRPr="003C2F19">
            <w:rPr>
              <w:rFonts w:ascii="Arial" w:hAnsi="Arial" w:cs="Arial"/>
              <w:strike/>
              <w:color w:val="000000"/>
              <w:sz w:val="20"/>
              <w:szCs w:val="20"/>
              <w:rPrChange w:id="266" w:author="M Leibold" w:date="2023-01-21T16:00:00Z">
                <w:rPr>
                  <w:rFonts w:ascii="Arial" w:hAnsi="Arial" w:cs="Arial"/>
                  <w:color w:val="000000"/>
                  <w:sz w:val="20"/>
                  <w:szCs w:val="20"/>
                </w:rPr>
              </w:rPrChange>
            </w:rPr>
            <w:t xml:space="preserve"> et al., 2018)</w:t>
          </w:r>
        </w:sdtContent>
      </w:sdt>
      <w:r w:rsidRPr="003C2F19">
        <w:rPr>
          <w:rFonts w:ascii="Arial" w:hAnsi="Arial" w:cs="Arial"/>
          <w:strike/>
          <w:sz w:val="20"/>
          <w:szCs w:val="20"/>
          <w:rPrChange w:id="267" w:author="M Leibold" w:date="2023-01-21T16:00:00Z">
            <w:rPr>
              <w:rFonts w:ascii="Arial" w:hAnsi="Arial" w:cs="Arial"/>
              <w:sz w:val="20"/>
              <w:szCs w:val="20"/>
            </w:rPr>
          </w:rPrChange>
        </w:rPr>
        <w:t xml:space="preserve">, as well as community assembly from a large species pool </w:t>
      </w:r>
      <w:sdt>
        <w:sdtPr>
          <w:rPr>
            <w:rFonts w:ascii="Arial" w:hAnsi="Arial" w:cs="Arial"/>
            <w:strike/>
            <w:color w:val="000000"/>
            <w:sz w:val="20"/>
            <w:szCs w:val="20"/>
            <w:rPrChange w:id="268" w:author="M Leibold" w:date="2023-01-21T16:00:00Z">
              <w:rPr>
                <w:rFonts w:ascii="Arial" w:hAnsi="Arial" w:cs="Arial"/>
                <w:color w:val="000000"/>
                <w:sz w:val="20"/>
                <w:szCs w:val="20"/>
              </w:rPr>
            </w:rPrChange>
          </w:rPr>
          <w:tag w:val="MENDELEY_CITATION_v3_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"/>
          <w:id w:val="711620262"/>
          <w:placeholder>
            <w:docPart w:val="ED2010EA399D4B3E8A19A4B069FB6C7B"/>
          </w:placeholder>
        </w:sdtPr>
        <w:sdtContent>
          <w:r w:rsidRPr="003C2F19">
            <w:rPr>
              <w:rFonts w:ascii="Arial" w:hAnsi="Arial" w:cs="Arial"/>
              <w:strike/>
              <w:color w:val="000000"/>
              <w:sz w:val="20"/>
              <w:szCs w:val="20"/>
              <w:rPrChange w:id="269" w:author="M Leibold" w:date="2023-01-21T16:00:00Z">
                <w:rPr>
                  <w:rFonts w:ascii="Arial" w:hAnsi="Arial" w:cs="Arial"/>
                  <w:color w:val="000000"/>
                  <w:sz w:val="20"/>
                  <w:szCs w:val="20"/>
                </w:rPr>
              </w:rPrChange>
            </w:rPr>
            <w:t>(</w:t>
          </w:r>
          <w:proofErr w:type="spellStart"/>
          <w:r w:rsidRPr="003C2F19">
            <w:rPr>
              <w:rFonts w:ascii="Arial" w:hAnsi="Arial" w:cs="Arial"/>
              <w:strike/>
              <w:color w:val="000000"/>
              <w:sz w:val="20"/>
              <w:szCs w:val="20"/>
              <w:rPrChange w:id="270" w:author="M Leibold" w:date="2023-01-21T16:00:00Z">
                <w:rPr>
                  <w:rFonts w:ascii="Arial" w:hAnsi="Arial" w:cs="Arial"/>
                  <w:color w:val="000000"/>
                  <w:sz w:val="20"/>
                  <w:szCs w:val="20"/>
                </w:rPr>
              </w:rPrChange>
            </w:rPr>
            <w:t>Servan</w:t>
          </w:r>
          <w:proofErr w:type="spellEnd"/>
          <w:r w:rsidRPr="003C2F19">
            <w:rPr>
              <w:rFonts w:ascii="Arial" w:hAnsi="Arial" w:cs="Arial"/>
              <w:strike/>
              <w:color w:val="000000"/>
              <w:sz w:val="20"/>
              <w:szCs w:val="20"/>
              <w:rPrChange w:id="271" w:author="M Leibold" w:date="2023-01-21T16:00:00Z">
                <w:rPr>
                  <w:rFonts w:ascii="Arial" w:hAnsi="Arial" w:cs="Arial"/>
                  <w:color w:val="000000"/>
                  <w:sz w:val="20"/>
                  <w:szCs w:val="20"/>
                </w:rPr>
              </w:rPrChange>
            </w:rPr>
            <w:t xml:space="preserve"> et al., 2018)</w:t>
          </w:r>
        </w:sdtContent>
      </w:sdt>
      <w:r w:rsidRPr="003C2F19">
        <w:rPr>
          <w:rFonts w:ascii="Arial" w:hAnsi="Arial" w:cs="Arial"/>
          <w:strike/>
          <w:sz w:val="20"/>
          <w:szCs w:val="20"/>
          <w:rPrChange w:id="272" w:author="M Leibold" w:date="2023-01-21T16:00:00Z">
            <w:rPr>
              <w:rFonts w:ascii="Arial" w:hAnsi="Arial" w:cs="Arial"/>
              <w:sz w:val="20"/>
              <w:szCs w:val="20"/>
            </w:rPr>
          </w:rPrChange>
        </w:rPr>
        <w:t xml:space="preserve">. </w:t>
      </w:r>
      <w:r w:rsidR="00A02875" w:rsidRPr="003C2F19">
        <w:rPr>
          <w:rFonts w:ascii="Arial" w:hAnsi="Arial" w:cs="Arial"/>
          <w:strike/>
          <w:sz w:val="20"/>
          <w:szCs w:val="20"/>
          <w:rPrChange w:id="273" w:author="M Leibold" w:date="2023-01-21T16:00:00Z">
            <w:rPr>
              <w:rFonts w:ascii="Arial" w:hAnsi="Arial" w:cs="Arial"/>
              <w:sz w:val="20"/>
              <w:szCs w:val="20"/>
            </w:rPr>
          </w:rPrChange>
        </w:rPr>
        <w:t>Th</w:t>
      </w:r>
      <w:r w:rsidR="00B47C82" w:rsidRPr="003C2F19">
        <w:rPr>
          <w:rFonts w:ascii="Arial" w:hAnsi="Arial" w:cs="Arial"/>
          <w:strike/>
          <w:sz w:val="20"/>
          <w:szCs w:val="20"/>
          <w:rPrChange w:id="274" w:author="M Leibold" w:date="2023-01-21T16:00:00Z">
            <w:rPr>
              <w:rFonts w:ascii="Arial" w:hAnsi="Arial" w:cs="Arial"/>
              <w:sz w:val="20"/>
              <w:szCs w:val="20"/>
            </w:rPr>
          </w:rPrChange>
        </w:rPr>
        <w:t>is</w:t>
      </w:r>
      <w:r w:rsidR="00A02875" w:rsidRPr="003C2F19">
        <w:rPr>
          <w:rFonts w:ascii="Arial" w:hAnsi="Arial" w:cs="Arial"/>
          <w:strike/>
          <w:sz w:val="20"/>
          <w:szCs w:val="20"/>
          <w:rPrChange w:id="275" w:author="M Leibold" w:date="2023-01-21T16:00:00Z">
            <w:rPr>
              <w:rFonts w:ascii="Arial" w:hAnsi="Arial" w:cs="Arial"/>
              <w:sz w:val="20"/>
              <w:szCs w:val="20"/>
            </w:rPr>
          </w:rPrChange>
        </w:rPr>
        <w:t xml:space="preserve"> disordered systems approach, while missing details about specific ecosystems, provides a “null prediction” for general ecological networks</w:t>
      </w:r>
      <w:r w:rsidR="00E275D6" w:rsidRPr="003C2F19">
        <w:rPr>
          <w:rFonts w:ascii="Arial" w:hAnsi="Arial" w:cs="Arial"/>
          <w:strike/>
          <w:sz w:val="20"/>
          <w:szCs w:val="20"/>
          <w:rPrChange w:id="276" w:author="M Leibold" w:date="2023-01-21T16:00:00Z">
            <w:rPr>
              <w:rFonts w:ascii="Arial" w:hAnsi="Arial" w:cs="Arial"/>
              <w:sz w:val="20"/>
              <w:szCs w:val="20"/>
            </w:rPr>
          </w:rPrChange>
        </w:rPr>
        <w:t xml:space="preserve"> </w:t>
      </w:r>
      <w:sdt>
        <w:sdtPr>
          <w:rPr>
            <w:rFonts w:ascii="Arial" w:hAnsi="Arial" w:cs="Arial"/>
            <w:strike/>
            <w:color w:val="000000"/>
            <w:sz w:val="20"/>
            <w:szCs w:val="20"/>
            <w:rPrChange w:id="277" w:author="M Leibold" w:date="2023-01-21T16:00:00Z">
              <w:rPr>
                <w:rFonts w:ascii="Arial" w:hAnsi="Arial" w:cs="Arial"/>
                <w:color w:val="000000"/>
                <w:sz w:val="20"/>
                <w:szCs w:val="20"/>
              </w:rPr>
            </w:rPrChange>
          </w:rPr>
          <w:tag w:val="MENDELEY_CITATION_v3_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"/>
          <w:id w:val="-645356914"/>
          <w:placeholder>
            <w:docPart w:val="130B195556F445E8A4BB2DE084F4B7EA"/>
          </w:placeholder>
        </w:sdtPr>
        <w:sdtContent>
          <w:r w:rsidR="00E275D6" w:rsidRPr="003C2F19">
            <w:rPr>
              <w:rFonts w:ascii="Arial" w:hAnsi="Arial" w:cs="Arial"/>
              <w:strike/>
              <w:color w:val="000000"/>
              <w:sz w:val="20"/>
              <w:szCs w:val="20"/>
              <w:rPrChange w:id="278" w:author="M Leibold" w:date="2023-01-21T16:00:00Z">
                <w:rPr>
                  <w:rFonts w:ascii="Arial" w:hAnsi="Arial" w:cs="Arial"/>
                  <w:color w:val="000000"/>
                  <w:sz w:val="20"/>
                  <w:szCs w:val="20"/>
                </w:rPr>
              </w:rPrChange>
            </w:rPr>
            <w:t>(</w:t>
          </w:r>
          <w:proofErr w:type="spellStart"/>
          <w:r w:rsidR="00E275D6" w:rsidRPr="003C2F19">
            <w:rPr>
              <w:rFonts w:ascii="Arial" w:hAnsi="Arial" w:cs="Arial"/>
              <w:strike/>
              <w:color w:val="000000"/>
              <w:sz w:val="20"/>
              <w:szCs w:val="20"/>
              <w:rPrChange w:id="279" w:author="M Leibold" w:date="2023-01-21T16:00:00Z">
                <w:rPr>
                  <w:rFonts w:ascii="Arial" w:hAnsi="Arial" w:cs="Arial"/>
                  <w:color w:val="000000"/>
                  <w:sz w:val="20"/>
                  <w:szCs w:val="20"/>
                </w:rPr>
              </w:rPrChange>
            </w:rPr>
            <w:t>Barbier</w:t>
          </w:r>
          <w:proofErr w:type="spellEnd"/>
          <w:r w:rsidR="00E275D6" w:rsidRPr="003C2F19">
            <w:rPr>
              <w:rFonts w:ascii="Arial" w:hAnsi="Arial" w:cs="Arial"/>
              <w:strike/>
              <w:color w:val="000000"/>
              <w:sz w:val="20"/>
              <w:szCs w:val="20"/>
              <w:rPrChange w:id="280" w:author="M Leibold" w:date="2023-01-21T16:00:00Z">
                <w:rPr>
                  <w:rFonts w:ascii="Arial" w:hAnsi="Arial" w:cs="Arial"/>
                  <w:color w:val="000000"/>
                  <w:sz w:val="20"/>
                  <w:szCs w:val="20"/>
                </w:rPr>
              </w:rPrChange>
            </w:rPr>
            <w:t xml:space="preserve"> et al., 2018)</w:t>
          </w:r>
        </w:sdtContent>
      </w:sdt>
      <w:r w:rsidR="00441392" w:rsidRPr="003C2F19">
        <w:rPr>
          <w:rFonts w:ascii="Arial" w:hAnsi="Arial" w:cs="Arial"/>
          <w:strike/>
          <w:sz w:val="20"/>
          <w:szCs w:val="20"/>
          <w:rPrChange w:id="281" w:author="M Leibold" w:date="2023-01-21T16:00:00Z">
            <w:rPr>
              <w:rFonts w:ascii="Arial" w:hAnsi="Arial" w:cs="Arial"/>
              <w:sz w:val="20"/>
              <w:szCs w:val="20"/>
            </w:rPr>
          </w:rPrChange>
        </w:rPr>
        <w:t xml:space="preserve"> — T</w:t>
      </w:r>
      <w:r w:rsidR="00A02875" w:rsidRPr="003C2F19">
        <w:rPr>
          <w:rFonts w:ascii="Arial" w:hAnsi="Arial" w:cs="Arial"/>
          <w:strike/>
          <w:sz w:val="20"/>
          <w:szCs w:val="20"/>
          <w:rPrChange w:id="282" w:author="M Leibold" w:date="2023-01-21T16:00:00Z">
            <w:rPr>
              <w:rFonts w:ascii="Arial" w:hAnsi="Arial" w:cs="Arial"/>
              <w:sz w:val="20"/>
              <w:szCs w:val="20"/>
            </w:rPr>
          </w:rPrChange>
        </w:rPr>
        <w:t>he actual properties of an ecosystem will deviate from the null predictions if there are important aspects of the ecosystem beyond the statistical distribution of interaction strengths, such as the network structure of trophic levels or the nature of interactions (e.g., trophic vs. competitive).</w:t>
      </w:r>
    </w:p>
    <w:p w14:paraId="7143161F" w14:textId="72782688" w:rsidR="00A02875" w:rsidRPr="00F30358" w:rsidRDefault="00A02875" w:rsidP="00A02875">
      <w:pPr>
        <w:widowControl w:val="0"/>
        <w:spacing w:after="120"/>
        <w:rPr>
          <w:rFonts w:ascii="Arial" w:hAnsi="Arial" w:cs="Arial"/>
          <w:sz w:val="20"/>
          <w:szCs w:val="20"/>
        </w:rPr>
      </w:pPr>
      <w:r w:rsidRPr="00F30358">
        <w:rPr>
          <w:rFonts w:ascii="Arial" w:hAnsi="Arial" w:cs="Arial"/>
          <w:sz w:val="20"/>
          <w:szCs w:val="20"/>
        </w:rPr>
        <w:t xml:space="preserve">The disordered systems approach at present assumes that </w:t>
      </w:r>
      <w:del w:id="283" w:author="M Leibold" w:date="2023-01-21T16:06:00Z">
        <w:r w:rsidRPr="00F30358" w:rsidDel="003C2F19">
          <w:rPr>
            <w:rFonts w:ascii="Arial" w:hAnsi="Arial" w:cs="Arial"/>
            <w:sz w:val="20"/>
            <w:szCs w:val="20"/>
          </w:rPr>
          <w:delText>i</w:delText>
        </w:r>
      </w:del>
      <w:ins w:id="284" w:author="M Leibold" w:date="2023-01-21T16:06:00Z">
        <w:r w:rsidR="003C2F19">
          <w:rPr>
            <w:rFonts w:ascii="Arial" w:hAnsi="Arial" w:cs="Arial"/>
            <w:sz w:val="20"/>
            <w:szCs w:val="20"/>
          </w:rPr>
          <w:t>I</w:t>
        </w:r>
      </w:ins>
      <w:r w:rsidRPr="00F30358">
        <w:rPr>
          <w:rFonts w:ascii="Arial" w:hAnsi="Arial" w:cs="Arial"/>
          <w:sz w:val="20"/>
          <w:szCs w:val="20"/>
        </w:rPr>
        <w:t>nteractions between species are pairwise and fixed, thus leaving out the possibility of interaction</w:t>
      </w:r>
      <w:r w:rsidR="00D4581A">
        <w:rPr>
          <w:rFonts w:ascii="Arial" w:hAnsi="Arial" w:cs="Arial"/>
          <w:sz w:val="20"/>
          <w:szCs w:val="20"/>
        </w:rPr>
        <w:t xml:space="preserve"> modifications and the resulting higher-order interactions</w:t>
      </w:r>
      <w:r w:rsidRPr="00F30358">
        <w:rPr>
          <w:rFonts w:ascii="Arial" w:hAnsi="Arial" w:cs="Arial"/>
          <w:sz w:val="20"/>
          <w:szCs w:val="20"/>
        </w:rPr>
        <w:t>. We will generalize th</w:t>
      </w:r>
      <w:r w:rsidR="00D4581A">
        <w:rPr>
          <w:rFonts w:ascii="Arial" w:hAnsi="Arial" w:cs="Arial"/>
          <w:sz w:val="20"/>
          <w:szCs w:val="20"/>
        </w:rPr>
        <w:t xml:space="preserve">is approach </w:t>
      </w:r>
      <w:r w:rsidRPr="00F30358">
        <w:rPr>
          <w:rFonts w:ascii="Arial" w:hAnsi="Arial" w:cs="Arial"/>
          <w:sz w:val="20"/>
          <w:szCs w:val="20"/>
        </w:rPr>
        <w:t xml:space="preserve">by incorporating </w:t>
      </w:r>
      <w:r w:rsidR="00D4581A">
        <w:rPr>
          <w:rFonts w:ascii="Arial" w:hAnsi="Arial" w:cs="Arial"/>
          <w:sz w:val="20"/>
          <w:szCs w:val="20"/>
        </w:rPr>
        <w:t>such</w:t>
      </w:r>
      <w:r w:rsidRPr="00F30358">
        <w:rPr>
          <w:rFonts w:ascii="Arial" w:hAnsi="Arial" w:cs="Arial"/>
          <w:sz w:val="20"/>
          <w:szCs w:val="20"/>
        </w:rPr>
        <w:t xml:space="preserve"> missing </w:t>
      </w:r>
      <w:r w:rsidR="00D4581A">
        <w:rPr>
          <w:rFonts w:ascii="Arial" w:hAnsi="Arial" w:cs="Arial"/>
          <w:sz w:val="20"/>
          <w:szCs w:val="20"/>
        </w:rPr>
        <w:t>effects</w:t>
      </w:r>
      <w:r w:rsidRPr="00F30358">
        <w:rPr>
          <w:rFonts w:ascii="Arial" w:hAnsi="Arial" w:cs="Arial"/>
          <w:sz w:val="20"/>
          <w:szCs w:val="20"/>
        </w:rPr>
        <w:t xml:space="preserve"> </w:t>
      </w:r>
      <w:ins w:id="285" w:author="M Leibold" w:date="2023-01-21T16:01:00Z">
        <w:r w:rsidR="003C2F19">
          <w:rPr>
            <w:rFonts w:ascii="Arial" w:hAnsi="Arial" w:cs="Arial"/>
            <w:sz w:val="20"/>
            <w:szCs w:val="20"/>
          </w:rPr>
          <w:t xml:space="preserve">using ‘partially structured’ approaches </w:t>
        </w:r>
      </w:ins>
      <w:r w:rsidRPr="00F30358">
        <w:rPr>
          <w:rFonts w:ascii="Arial" w:hAnsi="Arial" w:cs="Arial"/>
          <w:sz w:val="20"/>
          <w:szCs w:val="20"/>
        </w:rPr>
        <w:t>and see how they change the</w:t>
      </w:r>
      <w:r w:rsidR="00D4581A">
        <w:rPr>
          <w:rFonts w:ascii="Arial" w:hAnsi="Arial" w:cs="Arial"/>
          <w:sz w:val="20"/>
          <w:szCs w:val="20"/>
        </w:rPr>
        <w:t xml:space="preserve"> general</w:t>
      </w:r>
      <w:r w:rsidRPr="00F30358">
        <w:rPr>
          <w:rFonts w:ascii="Arial" w:hAnsi="Arial" w:cs="Arial"/>
          <w:sz w:val="20"/>
          <w:szCs w:val="20"/>
        </w:rPr>
        <w:t xml:space="preserve"> predictions on ecosystem stability and species coexistence.</w:t>
      </w:r>
      <w:r w:rsidR="00D4581A">
        <w:rPr>
          <w:rFonts w:ascii="Arial" w:hAnsi="Arial" w:cs="Arial"/>
          <w:sz w:val="20"/>
          <w:szCs w:val="20"/>
        </w:rPr>
        <w:t xml:space="preserve"> To do so, </w:t>
      </w:r>
      <w:r w:rsidR="00D54ABE">
        <w:rPr>
          <w:rFonts w:ascii="Arial" w:hAnsi="Arial" w:cs="Arial"/>
          <w:sz w:val="20"/>
          <w:szCs w:val="20"/>
        </w:rPr>
        <w:t xml:space="preserve">we will model </w:t>
      </w:r>
      <w:r w:rsidR="008D5107">
        <w:rPr>
          <w:rFonts w:ascii="Arial" w:hAnsi="Arial" w:cs="Arial"/>
          <w:sz w:val="20"/>
          <w:szCs w:val="20"/>
        </w:rPr>
        <w:t xml:space="preserve">TMIM </w:t>
      </w:r>
      <w:r w:rsidR="00D54ABE">
        <w:rPr>
          <w:rFonts w:ascii="Arial" w:hAnsi="Arial" w:cs="Arial"/>
          <w:sz w:val="20"/>
          <w:szCs w:val="20"/>
        </w:rPr>
        <w:t xml:space="preserve">by considering the trait distribution within a species that can change dynamically and can be influenced by other species, which means we </w:t>
      </w:r>
      <w:proofErr w:type="gramStart"/>
      <w:r w:rsidR="00D54ABE">
        <w:rPr>
          <w:rFonts w:ascii="Arial" w:hAnsi="Arial" w:cs="Arial"/>
          <w:sz w:val="20"/>
          <w:szCs w:val="20"/>
        </w:rPr>
        <w:t>have to</w:t>
      </w:r>
      <w:proofErr w:type="gramEnd"/>
      <w:r w:rsidR="00D54ABE">
        <w:rPr>
          <w:rFonts w:ascii="Arial" w:hAnsi="Arial" w:cs="Arial"/>
          <w:sz w:val="20"/>
          <w:szCs w:val="20"/>
        </w:rPr>
        <w:t xml:space="preserve"> model the </w:t>
      </w:r>
      <w:r w:rsidR="00E279C1">
        <w:rPr>
          <w:rFonts w:ascii="Arial" w:hAnsi="Arial" w:cs="Arial"/>
          <w:sz w:val="20"/>
          <w:szCs w:val="20"/>
        </w:rPr>
        <w:t xml:space="preserve">inner structure of </w:t>
      </w:r>
      <w:del w:id="286" w:author="M Leibold" w:date="2023-01-21T16:01:00Z">
        <w:r w:rsidR="00E279C1" w:rsidDel="003C2F19">
          <w:rPr>
            <w:rFonts w:ascii="Arial" w:hAnsi="Arial" w:cs="Arial"/>
            <w:sz w:val="20"/>
            <w:szCs w:val="20"/>
          </w:rPr>
          <w:delText xml:space="preserve">the </w:delText>
        </w:r>
      </w:del>
      <w:ins w:id="287" w:author="M Leibold" w:date="2023-01-21T16:01:00Z">
        <w:r w:rsidR="003C2F19">
          <w:rPr>
            <w:rFonts w:ascii="Arial" w:hAnsi="Arial" w:cs="Arial"/>
            <w:sz w:val="20"/>
            <w:szCs w:val="20"/>
          </w:rPr>
          <w:t>each</w:t>
        </w:r>
        <w:r w:rsidR="003C2F19">
          <w:rPr>
            <w:rFonts w:ascii="Arial" w:hAnsi="Arial" w:cs="Arial"/>
            <w:sz w:val="20"/>
            <w:szCs w:val="20"/>
          </w:rPr>
          <w:t xml:space="preserve"> </w:t>
        </w:r>
      </w:ins>
      <w:r w:rsidR="00E279C1">
        <w:rPr>
          <w:rFonts w:ascii="Arial" w:hAnsi="Arial" w:cs="Arial"/>
          <w:sz w:val="20"/>
          <w:szCs w:val="20"/>
        </w:rPr>
        <w:t>population to account for trait variations.</w:t>
      </w:r>
      <w:r w:rsidR="00C80BCC">
        <w:rPr>
          <w:rFonts w:ascii="Arial" w:hAnsi="Arial" w:cs="Arial"/>
          <w:sz w:val="20"/>
          <w:szCs w:val="20"/>
        </w:rPr>
        <w:t xml:space="preserve"> For simplicity, as done in </w:t>
      </w:r>
      <w:r w:rsidR="00C80BCC" w:rsidRPr="00392185">
        <w:rPr>
          <w:rFonts w:ascii="Arial" w:hAnsi="Arial" w:cs="Arial"/>
          <w:b/>
          <w:bCs/>
          <w:sz w:val="20"/>
          <w:szCs w:val="20"/>
        </w:rPr>
        <w:t>Aim 1</w:t>
      </w:r>
      <w:r w:rsidR="00C80BCC">
        <w:rPr>
          <w:rFonts w:ascii="Arial" w:hAnsi="Arial" w:cs="Arial"/>
          <w:sz w:val="20"/>
          <w:szCs w:val="20"/>
        </w:rPr>
        <w:t xml:space="preserve">, we will consider subpopulations with different trait values that </w:t>
      </w:r>
      <w:r w:rsidR="003431C9">
        <w:rPr>
          <w:rFonts w:ascii="Arial" w:hAnsi="Arial" w:cs="Arial"/>
          <w:sz w:val="20"/>
          <w:szCs w:val="20"/>
        </w:rPr>
        <w:t xml:space="preserve">affect their interaction strengths with other species. We </w:t>
      </w:r>
      <w:r w:rsidR="00CD6BF2">
        <w:rPr>
          <w:rFonts w:ascii="Arial" w:hAnsi="Arial" w:cs="Arial"/>
          <w:sz w:val="20"/>
          <w:szCs w:val="20"/>
        </w:rPr>
        <w:t xml:space="preserve">will call such models “trait-structured”, </w:t>
      </w:r>
      <w:r w:rsidR="00DF4EAB">
        <w:rPr>
          <w:rFonts w:ascii="Arial" w:hAnsi="Arial" w:cs="Arial"/>
          <w:sz w:val="20"/>
          <w:szCs w:val="20"/>
        </w:rPr>
        <w:t>as opposed</w:t>
      </w:r>
      <w:r w:rsidR="00CD6BF2">
        <w:rPr>
          <w:rFonts w:ascii="Arial" w:hAnsi="Arial" w:cs="Arial"/>
          <w:sz w:val="20"/>
          <w:szCs w:val="20"/>
        </w:rPr>
        <w:t xml:space="preserve"> to spatially structured models of meta-communities</w:t>
      </w:r>
      <w:r w:rsidR="00DF4EAB">
        <w:rPr>
          <w:rFonts w:ascii="Arial" w:hAnsi="Arial" w:cs="Arial"/>
          <w:sz w:val="20"/>
          <w:szCs w:val="20"/>
        </w:rPr>
        <w:t xml:space="preserve"> (</w:t>
      </w:r>
      <w:r w:rsidR="00DF4EAB" w:rsidRPr="009F79B3">
        <w:rPr>
          <w:rFonts w:ascii="Arial" w:hAnsi="Arial" w:cs="Arial"/>
          <w:sz w:val="20"/>
          <w:szCs w:val="20"/>
          <w:highlight w:val="yellow"/>
        </w:rPr>
        <w:t>refs</w:t>
      </w:r>
      <w:r w:rsidR="00DF4EAB">
        <w:rPr>
          <w:rFonts w:ascii="Arial" w:hAnsi="Arial" w:cs="Arial"/>
          <w:sz w:val="20"/>
          <w:szCs w:val="20"/>
        </w:rPr>
        <w:t>)</w:t>
      </w:r>
      <w:r w:rsidR="00CD6BF2">
        <w:rPr>
          <w:rFonts w:ascii="Arial" w:hAnsi="Arial" w:cs="Arial"/>
          <w:sz w:val="20"/>
          <w:szCs w:val="20"/>
        </w:rPr>
        <w:t>.</w:t>
      </w:r>
    </w:p>
    <w:p w14:paraId="21AB8B0E" w14:textId="775F40DD" w:rsidR="00C63046" w:rsidRPr="003C2F19" w:rsidRDefault="009F79B3" w:rsidP="007332F2">
      <w:pPr>
        <w:widowControl w:val="0"/>
        <w:spacing w:after="120"/>
        <w:rPr>
          <w:rFonts w:ascii="Arial" w:hAnsi="Arial" w:cs="Arial"/>
          <w:strike/>
          <w:sz w:val="20"/>
          <w:szCs w:val="20"/>
          <w:rPrChange w:id="288" w:author="M Leibold" w:date="2023-01-21T16:05:00Z">
            <w:rPr>
              <w:rFonts w:ascii="Arial" w:hAnsi="Arial" w:cs="Arial"/>
              <w:sz w:val="20"/>
              <w:szCs w:val="20"/>
            </w:rPr>
          </w:rPrChange>
        </w:rPr>
      </w:pPr>
      <w:r w:rsidRPr="003C2F19">
        <w:rPr>
          <w:rFonts w:ascii="Arial" w:hAnsi="Arial" w:cs="Arial"/>
          <w:strike/>
          <w:sz w:val="20"/>
          <w:szCs w:val="20"/>
          <w:rPrChange w:id="289" w:author="M Leibold" w:date="2023-01-21T16:05:00Z">
            <w:rPr>
              <w:rFonts w:ascii="Arial" w:hAnsi="Arial" w:cs="Arial"/>
              <w:sz w:val="20"/>
              <w:szCs w:val="20"/>
            </w:rPr>
          </w:rPrChange>
        </w:rPr>
        <w:t xml:space="preserve">In a recent work by </w:t>
      </w:r>
      <w:r w:rsidR="00392185" w:rsidRPr="003C2F19">
        <w:rPr>
          <w:rFonts w:ascii="Arial" w:hAnsi="Arial" w:cs="Arial"/>
          <w:strike/>
          <w:sz w:val="20"/>
          <w:szCs w:val="20"/>
          <w:rPrChange w:id="290" w:author="M Leibold" w:date="2023-01-21T16:05:00Z">
            <w:rPr>
              <w:rFonts w:ascii="Arial" w:hAnsi="Arial" w:cs="Arial"/>
              <w:sz w:val="20"/>
              <w:szCs w:val="20"/>
            </w:rPr>
          </w:rPrChange>
        </w:rPr>
        <w:t>Co-PI</w:t>
      </w:r>
      <w:r w:rsidRPr="003C2F19">
        <w:rPr>
          <w:rFonts w:ascii="Arial" w:hAnsi="Arial" w:cs="Arial"/>
          <w:strike/>
          <w:sz w:val="20"/>
          <w:szCs w:val="20"/>
          <w:rPrChange w:id="291" w:author="M Leibold" w:date="2023-01-21T16:05:00Z">
            <w:rPr>
              <w:rFonts w:ascii="Arial" w:hAnsi="Arial" w:cs="Arial"/>
              <w:sz w:val="20"/>
              <w:szCs w:val="20"/>
            </w:rPr>
          </w:rPrChange>
        </w:rPr>
        <w:t xml:space="preserve"> </w:t>
      </w:r>
      <w:r w:rsidR="006143D4" w:rsidRPr="003C2F19">
        <w:rPr>
          <w:rFonts w:ascii="Arial" w:hAnsi="Arial" w:cs="Arial"/>
          <w:strike/>
          <w:sz w:val="20"/>
          <w:szCs w:val="20"/>
          <w:rPrChange w:id="292" w:author="M Leibold" w:date="2023-01-21T16:05:00Z">
            <w:rPr>
              <w:rFonts w:ascii="Arial" w:hAnsi="Arial" w:cs="Arial"/>
              <w:sz w:val="20"/>
              <w:szCs w:val="20"/>
            </w:rPr>
          </w:rPrChange>
        </w:rPr>
        <w:t>MAL</w:t>
      </w:r>
      <w:r w:rsidRPr="003C2F19">
        <w:rPr>
          <w:rFonts w:ascii="Arial" w:hAnsi="Arial" w:cs="Arial"/>
          <w:strike/>
          <w:sz w:val="20"/>
          <w:szCs w:val="20"/>
          <w:rPrChange w:id="293" w:author="M Leibold" w:date="2023-01-21T16:05:00Z">
            <w:rPr>
              <w:rFonts w:ascii="Arial" w:hAnsi="Arial" w:cs="Arial"/>
              <w:sz w:val="20"/>
              <w:szCs w:val="20"/>
            </w:rPr>
          </w:rPrChange>
        </w:rPr>
        <w:t>,</w:t>
      </w:r>
      <w:r w:rsidR="006143D4" w:rsidRPr="003C2F19">
        <w:rPr>
          <w:rFonts w:ascii="Arial" w:hAnsi="Arial" w:cs="Arial"/>
          <w:strike/>
          <w:sz w:val="20"/>
          <w:szCs w:val="20"/>
          <w:rPrChange w:id="294" w:author="M Leibold" w:date="2023-01-21T16:05:00Z">
            <w:rPr>
              <w:rFonts w:ascii="Arial" w:hAnsi="Arial" w:cs="Arial"/>
              <w:sz w:val="20"/>
              <w:szCs w:val="20"/>
            </w:rPr>
          </w:rPrChange>
        </w:rPr>
        <w:t xml:space="preserve"> </w:t>
      </w:r>
      <w:r w:rsidR="00EC2360" w:rsidRPr="003C2F19">
        <w:rPr>
          <w:rFonts w:ascii="Arial" w:hAnsi="Arial" w:cs="Arial"/>
          <w:strike/>
          <w:sz w:val="20"/>
          <w:szCs w:val="20"/>
          <w:rPrChange w:id="295" w:author="M Leibold" w:date="2023-01-21T16:05:00Z">
            <w:rPr>
              <w:rFonts w:ascii="Arial" w:hAnsi="Arial" w:cs="Arial"/>
              <w:sz w:val="20"/>
              <w:szCs w:val="20"/>
            </w:rPr>
          </w:rPrChange>
        </w:rPr>
        <w:t xml:space="preserve">the disordered systems approach </w:t>
      </w:r>
      <w:r w:rsidRPr="003C2F19">
        <w:rPr>
          <w:rFonts w:ascii="Arial" w:hAnsi="Arial" w:cs="Arial"/>
          <w:strike/>
          <w:sz w:val="20"/>
          <w:szCs w:val="20"/>
          <w:rPrChange w:id="296" w:author="M Leibold" w:date="2023-01-21T16:05:00Z">
            <w:rPr>
              <w:rFonts w:ascii="Arial" w:hAnsi="Arial" w:cs="Arial"/>
              <w:sz w:val="20"/>
              <w:szCs w:val="20"/>
            </w:rPr>
          </w:rPrChange>
        </w:rPr>
        <w:t xml:space="preserve">was extended </w:t>
      </w:r>
      <w:r w:rsidR="00EC2360" w:rsidRPr="003C2F19">
        <w:rPr>
          <w:rFonts w:ascii="Arial" w:hAnsi="Arial" w:cs="Arial"/>
          <w:strike/>
          <w:sz w:val="20"/>
          <w:szCs w:val="20"/>
          <w:rPrChange w:id="297" w:author="M Leibold" w:date="2023-01-21T16:05:00Z">
            <w:rPr>
              <w:rFonts w:ascii="Arial" w:hAnsi="Arial" w:cs="Arial"/>
              <w:sz w:val="20"/>
              <w:szCs w:val="20"/>
            </w:rPr>
          </w:rPrChange>
        </w:rPr>
        <w:t>to study</w:t>
      </w:r>
      <w:r w:rsidRPr="003C2F19">
        <w:rPr>
          <w:rFonts w:ascii="Arial" w:hAnsi="Arial" w:cs="Arial"/>
          <w:strike/>
          <w:sz w:val="20"/>
          <w:szCs w:val="20"/>
          <w:rPrChange w:id="298" w:author="M Leibold" w:date="2023-01-21T16:05:00Z">
            <w:rPr>
              <w:rFonts w:ascii="Arial" w:hAnsi="Arial" w:cs="Arial"/>
              <w:sz w:val="20"/>
              <w:szCs w:val="20"/>
            </w:rPr>
          </w:rPrChange>
        </w:rPr>
        <w:t>ing</w:t>
      </w:r>
      <w:r w:rsidR="00EC2360" w:rsidRPr="003C2F19">
        <w:rPr>
          <w:rFonts w:ascii="Arial" w:hAnsi="Arial" w:cs="Arial"/>
          <w:strike/>
          <w:sz w:val="20"/>
          <w:szCs w:val="20"/>
          <w:rPrChange w:id="299" w:author="M Leibold" w:date="2023-01-21T16:05:00Z">
            <w:rPr>
              <w:rFonts w:ascii="Arial" w:hAnsi="Arial" w:cs="Arial"/>
              <w:sz w:val="20"/>
              <w:szCs w:val="20"/>
            </w:rPr>
          </w:rPrChange>
        </w:rPr>
        <w:t xml:space="preserve"> </w:t>
      </w:r>
      <w:r w:rsidR="006143D4" w:rsidRPr="003C2F19">
        <w:rPr>
          <w:rFonts w:ascii="Arial" w:hAnsi="Arial" w:cs="Arial"/>
          <w:strike/>
          <w:sz w:val="20"/>
          <w:szCs w:val="20"/>
          <w:rPrChange w:id="300" w:author="M Leibold" w:date="2023-01-21T16:05:00Z">
            <w:rPr>
              <w:rFonts w:ascii="Arial" w:hAnsi="Arial" w:cs="Arial"/>
              <w:sz w:val="20"/>
              <w:szCs w:val="20"/>
            </w:rPr>
          </w:rPrChange>
        </w:rPr>
        <w:t xml:space="preserve">the </w:t>
      </w:r>
      <w:r w:rsidR="00EC2360" w:rsidRPr="003C2F19">
        <w:rPr>
          <w:rFonts w:ascii="Arial" w:hAnsi="Arial" w:cs="Arial"/>
          <w:strike/>
          <w:sz w:val="20"/>
          <w:szCs w:val="20"/>
          <w:rPrChange w:id="301" w:author="M Leibold" w:date="2023-01-21T16:05:00Z">
            <w:rPr>
              <w:rFonts w:ascii="Arial" w:hAnsi="Arial" w:cs="Arial"/>
              <w:sz w:val="20"/>
              <w:szCs w:val="20"/>
            </w:rPr>
          </w:rPrChange>
        </w:rPr>
        <w:t xml:space="preserve">stability of </w:t>
      </w:r>
      <w:r w:rsidR="006143D4" w:rsidRPr="003C2F19">
        <w:rPr>
          <w:rFonts w:ascii="Arial" w:hAnsi="Arial" w:cs="Arial"/>
          <w:strike/>
          <w:sz w:val="20"/>
          <w:szCs w:val="20"/>
          <w:rPrChange w:id="302" w:author="M Leibold" w:date="2023-01-21T16:05:00Z">
            <w:rPr>
              <w:rFonts w:ascii="Arial" w:hAnsi="Arial" w:cs="Arial"/>
              <w:sz w:val="20"/>
              <w:szCs w:val="20"/>
            </w:rPr>
          </w:rPrChange>
        </w:rPr>
        <w:t>meta</w:t>
      </w:r>
      <w:r w:rsidR="00992C8D" w:rsidRPr="003C2F19">
        <w:rPr>
          <w:rFonts w:ascii="Arial" w:hAnsi="Arial" w:cs="Arial"/>
          <w:strike/>
          <w:sz w:val="20"/>
          <w:szCs w:val="20"/>
          <w:rPrChange w:id="303" w:author="M Leibold" w:date="2023-01-21T16:05:00Z">
            <w:rPr>
              <w:rFonts w:ascii="Arial" w:hAnsi="Arial" w:cs="Arial"/>
              <w:sz w:val="20"/>
              <w:szCs w:val="20"/>
            </w:rPr>
          </w:rPrChange>
        </w:rPr>
        <w:t>-</w:t>
      </w:r>
      <w:r w:rsidR="006143D4" w:rsidRPr="003C2F19">
        <w:rPr>
          <w:rFonts w:ascii="Arial" w:hAnsi="Arial" w:cs="Arial"/>
          <w:strike/>
          <w:sz w:val="20"/>
          <w:szCs w:val="20"/>
          <w:rPrChange w:id="304" w:author="M Leibold" w:date="2023-01-21T16:05:00Z">
            <w:rPr>
              <w:rFonts w:ascii="Arial" w:hAnsi="Arial" w:cs="Arial"/>
              <w:sz w:val="20"/>
              <w:szCs w:val="20"/>
            </w:rPr>
          </w:rPrChange>
        </w:rPr>
        <w:t xml:space="preserve">communities </w:t>
      </w:r>
      <w:sdt>
        <w:sdtPr>
          <w:rPr>
            <w:rFonts w:ascii="Arial" w:hAnsi="Arial" w:cs="Arial"/>
            <w:strike/>
            <w:color w:val="000000"/>
            <w:sz w:val="20"/>
            <w:szCs w:val="20"/>
            <w:rPrChange w:id="305" w:author="M Leibold" w:date="2023-01-21T16:05:00Z">
              <w:rPr>
                <w:rFonts w:ascii="Arial" w:hAnsi="Arial" w:cs="Arial"/>
                <w:color w:val="000000"/>
                <w:sz w:val="20"/>
                <w:szCs w:val="20"/>
              </w:rPr>
            </w:rPrChange>
          </w:rPr>
          <w:tag w:val="MENDELEY_CITATION_v3_eyJjaXRhdGlvbklEIjoiTUVOREVMRVlfQ0lUQVRJT05fZGZkMjIxYjYtYTIxMy00NzY5LTkwY2UtYmQxNTBlZDkyYjI2IiwiY2l0YXRpb25JdGVtcyI6W3siaWQiOiJkYzNmYmQ4Mi0xYjc1LTM2NGUtODA0Yi0wOTgyZGM3MjZjYmIiLCJpdGVtRGF0YSI6eyJ0eXBlIjoiYXJ0aWNsZS1qb3VybmFsIiwiaWQiOiJkYzNmYmQ4Mi0xYjc1LTM2NGUtODA0Yi0wOTgyZGM3MjZjYmIiLCJ0aXRsZSI6IlN0YWJpbGl0eSBhbmQgY29tcGxleGl0eSBpbiBtb2RlbCBtZXRhLWVjb3N5c3RlbXM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"/>
          <w:id w:val="-878311552"/>
          <w:placeholder>
            <w:docPart w:val="DefaultPlaceholder_-1854013440"/>
          </w:placeholder>
        </w:sdtPr>
        <w:sdtContent>
          <w:r w:rsidR="00F30358" w:rsidRPr="003C2F19">
            <w:rPr>
              <w:rFonts w:ascii="Arial" w:hAnsi="Arial" w:cs="Arial"/>
              <w:strike/>
              <w:color w:val="000000"/>
              <w:sz w:val="20"/>
              <w:szCs w:val="20"/>
              <w:rPrChange w:id="306" w:author="M Leibold" w:date="2023-01-21T16:05:00Z">
                <w:rPr>
                  <w:rFonts w:ascii="Arial" w:hAnsi="Arial" w:cs="Arial"/>
                  <w:color w:val="000000"/>
                  <w:sz w:val="20"/>
                  <w:szCs w:val="20"/>
                </w:rPr>
              </w:rPrChange>
            </w:rPr>
            <w:t>(Gravel et al., 2016)</w:t>
          </w:r>
        </w:sdtContent>
      </w:sdt>
      <w:r w:rsidR="00EC2360" w:rsidRPr="003C2F19">
        <w:rPr>
          <w:rFonts w:ascii="Arial" w:hAnsi="Arial" w:cs="Arial"/>
          <w:strike/>
          <w:sz w:val="20"/>
          <w:szCs w:val="20"/>
          <w:rPrChange w:id="307" w:author="M Leibold" w:date="2023-01-21T16:05:00Z">
            <w:rPr>
              <w:rFonts w:ascii="Arial" w:hAnsi="Arial" w:cs="Arial"/>
              <w:sz w:val="20"/>
              <w:szCs w:val="20"/>
            </w:rPr>
          </w:rPrChange>
        </w:rPr>
        <w:t xml:space="preserve">. </w:t>
      </w:r>
      <w:r w:rsidR="00992C8D" w:rsidRPr="003C2F19">
        <w:rPr>
          <w:rFonts w:ascii="Arial" w:hAnsi="Arial" w:cs="Arial"/>
          <w:strike/>
          <w:sz w:val="20"/>
          <w:szCs w:val="20"/>
          <w:rPrChange w:id="308" w:author="M Leibold" w:date="2023-01-21T16:05:00Z">
            <w:rPr>
              <w:rFonts w:ascii="Arial" w:hAnsi="Arial" w:cs="Arial"/>
              <w:sz w:val="20"/>
              <w:szCs w:val="20"/>
            </w:rPr>
          </w:rPrChange>
        </w:rPr>
        <w:t>It was shown that, w</w:t>
      </w:r>
      <w:r w:rsidR="00EC2360" w:rsidRPr="003C2F19">
        <w:rPr>
          <w:rFonts w:ascii="Arial" w:hAnsi="Arial" w:cs="Arial"/>
          <w:strike/>
          <w:sz w:val="20"/>
          <w:szCs w:val="20"/>
          <w:rPrChange w:id="309" w:author="M Leibold" w:date="2023-01-21T16:05:00Z">
            <w:rPr>
              <w:rFonts w:ascii="Arial" w:hAnsi="Arial" w:cs="Arial"/>
              <w:sz w:val="20"/>
              <w:szCs w:val="20"/>
            </w:rPr>
          </w:rPrChange>
        </w:rPr>
        <w:t xml:space="preserve">hen </w:t>
      </w:r>
      <w:r w:rsidR="00992C8D" w:rsidRPr="003C2F19">
        <w:rPr>
          <w:rFonts w:ascii="Arial" w:hAnsi="Arial" w:cs="Arial"/>
          <w:strike/>
          <w:sz w:val="20"/>
          <w:szCs w:val="20"/>
          <w:rPrChange w:id="310" w:author="M Leibold" w:date="2023-01-21T16:05:00Z">
            <w:rPr>
              <w:rFonts w:ascii="Arial" w:hAnsi="Arial" w:cs="Arial"/>
              <w:sz w:val="20"/>
              <w:szCs w:val="20"/>
            </w:rPr>
          </w:rPrChange>
        </w:rPr>
        <w:t xml:space="preserve">the </w:t>
      </w:r>
      <w:r w:rsidR="00EC2360" w:rsidRPr="003C2F19">
        <w:rPr>
          <w:rFonts w:ascii="Arial" w:hAnsi="Arial" w:cs="Arial"/>
          <w:strike/>
          <w:sz w:val="20"/>
          <w:szCs w:val="20"/>
          <w:rPrChange w:id="311" w:author="M Leibold" w:date="2023-01-21T16:05:00Z">
            <w:rPr>
              <w:rFonts w:ascii="Arial" w:hAnsi="Arial" w:cs="Arial"/>
              <w:sz w:val="20"/>
              <w:szCs w:val="20"/>
            </w:rPr>
          </w:rPrChange>
        </w:rPr>
        <w:t xml:space="preserve">spatial structure of a meta-community </w:t>
      </w:r>
      <w:r w:rsidR="00217DE8" w:rsidRPr="003C2F19">
        <w:rPr>
          <w:rFonts w:ascii="Arial" w:hAnsi="Arial" w:cs="Arial"/>
          <w:strike/>
          <w:sz w:val="20"/>
          <w:szCs w:val="20"/>
          <w:rPrChange w:id="312" w:author="M Leibold" w:date="2023-01-21T16:05:00Z">
            <w:rPr>
              <w:rFonts w:ascii="Arial" w:hAnsi="Arial" w:cs="Arial"/>
              <w:sz w:val="20"/>
              <w:szCs w:val="20"/>
            </w:rPr>
          </w:rPrChange>
        </w:rPr>
        <w:t>is</w:t>
      </w:r>
      <w:r w:rsidR="00EC2360" w:rsidRPr="003C2F19">
        <w:rPr>
          <w:rFonts w:ascii="Arial" w:hAnsi="Arial" w:cs="Arial"/>
          <w:strike/>
          <w:sz w:val="20"/>
          <w:szCs w:val="20"/>
          <w:rPrChange w:id="313" w:author="M Leibold" w:date="2023-01-21T16:05:00Z">
            <w:rPr>
              <w:rFonts w:ascii="Arial" w:hAnsi="Arial" w:cs="Arial"/>
              <w:sz w:val="20"/>
              <w:szCs w:val="20"/>
            </w:rPr>
          </w:rPrChange>
        </w:rPr>
        <w:t xml:space="preserve"> taken into account, </w:t>
      </w:r>
      <w:r w:rsidR="00624034" w:rsidRPr="003C2F19">
        <w:rPr>
          <w:rFonts w:ascii="Arial" w:hAnsi="Arial" w:cs="Arial"/>
          <w:strike/>
          <w:sz w:val="20"/>
          <w:szCs w:val="20"/>
          <w:rPrChange w:id="314" w:author="M Leibold" w:date="2023-01-21T16:05:00Z">
            <w:rPr>
              <w:rFonts w:ascii="Arial" w:hAnsi="Arial" w:cs="Arial"/>
              <w:sz w:val="20"/>
              <w:szCs w:val="20"/>
            </w:rPr>
          </w:rPrChange>
        </w:rPr>
        <w:t xml:space="preserve">the </w:t>
      </w:r>
      <w:r w:rsidR="00607B24" w:rsidRPr="003C2F19">
        <w:rPr>
          <w:rFonts w:ascii="Arial" w:hAnsi="Arial" w:cs="Arial"/>
          <w:strike/>
          <w:sz w:val="20"/>
          <w:szCs w:val="20"/>
          <w:rPrChange w:id="315" w:author="M Leibold" w:date="2023-01-21T16:05:00Z">
            <w:rPr>
              <w:rFonts w:ascii="Arial" w:hAnsi="Arial" w:cs="Arial"/>
              <w:sz w:val="20"/>
              <w:szCs w:val="20"/>
            </w:rPr>
          </w:rPrChange>
        </w:rPr>
        <w:t>previously derived</w:t>
      </w:r>
      <w:r w:rsidR="00EC2360" w:rsidRPr="003C2F19">
        <w:rPr>
          <w:rFonts w:ascii="Arial" w:hAnsi="Arial" w:cs="Arial"/>
          <w:strike/>
          <w:sz w:val="20"/>
          <w:szCs w:val="20"/>
          <w:rPrChange w:id="316" w:author="M Leibold" w:date="2023-01-21T16:05:00Z">
            <w:rPr>
              <w:rFonts w:ascii="Arial" w:hAnsi="Arial" w:cs="Arial"/>
              <w:sz w:val="20"/>
              <w:szCs w:val="20"/>
            </w:rPr>
          </w:rPrChange>
        </w:rPr>
        <w:t xml:space="preserve"> constraint</w:t>
      </w:r>
      <w:r w:rsidR="00624034" w:rsidRPr="003C2F19">
        <w:rPr>
          <w:rFonts w:ascii="Arial" w:hAnsi="Arial" w:cs="Arial"/>
          <w:strike/>
          <w:sz w:val="20"/>
          <w:szCs w:val="20"/>
          <w:rPrChange w:id="317" w:author="M Leibold" w:date="2023-01-21T16:05:00Z">
            <w:rPr>
              <w:rFonts w:ascii="Arial" w:hAnsi="Arial" w:cs="Arial"/>
              <w:sz w:val="20"/>
              <w:szCs w:val="20"/>
            </w:rPr>
          </w:rPrChange>
        </w:rPr>
        <w:t xml:space="preserve"> on ecosystem stability</w:t>
      </w:r>
      <w:r w:rsidR="00607B24" w:rsidRPr="003C2F19">
        <w:rPr>
          <w:rFonts w:ascii="Arial" w:hAnsi="Arial" w:cs="Arial"/>
          <w:strike/>
          <w:sz w:val="20"/>
          <w:szCs w:val="20"/>
          <w:rPrChange w:id="318" w:author="M Leibold" w:date="2023-01-21T16:05:00Z">
            <w:rPr>
              <w:rFonts w:ascii="Arial" w:hAnsi="Arial" w:cs="Arial"/>
              <w:sz w:val="20"/>
              <w:szCs w:val="20"/>
            </w:rPr>
          </w:rPrChange>
        </w:rPr>
        <w:t xml:space="preserve"> </w:t>
      </w:r>
      <w:sdt>
        <w:sdtPr>
          <w:rPr>
            <w:rFonts w:ascii="Arial" w:hAnsi="Arial" w:cs="Arial"/>
            <w:strike/>
            <w:color w:val="000000"/>
            <w:sz w:val="20"/>
            <w:szCs w:val="20"/>
            <w:rPrChange w:id="319" w:author="M Leibold" w:date="2023-01-21T16:05:00Z">
              <w:rPr>
                <w:rFonts w:ascii="Arial" w:hAnsi="Arial" w:cs="Arial"/>
                <w:color w:val="000000"/>
                <w:sz w:val="20"/>
                <w:szCs w:val="20"/>
              </w:rPr>
            </w:rPrChange>
          </w:rPr>
          <w:tag w:val="MENDELEY_CITATION_v3_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"/>
          <w:id w:val="-1449004808"/>
          <w:placeholder>
            <w:docPart w:val="6E69E09D19464FBB9BCE828172859C20"/>
          </w:placeholder>
        </w:sdtPr>
        <w:sdtContent>
          <w:r w:rsidR="00607B24" w:rsidRPr="003C2F19">
            <w:rPr>
              <w:rFonts w:ascii="Arial" w:hAnsi="Arial" w:cs="Arial"/>
              <w:strike/>
              <w:color w:val="000000"/>
              <w:sz w:val="20"/>
              <w:szCs w:val="20"/>
              <w:rPrChange w:id="320" w:author="M Leibold" w:date="2023-01-21T16:05:00Z">
                <w:rPr>
                  <w:rFonts w:ascii="Arial" w:hAnsi="Arial" w:cs="Arial"/>
                  <w:color w:val="000000"/>
                  <w:sz w:val="20"/>
                  <w:szCs w:val="20"/>
                </w:rPr>
              </w:rPrChange>
            </w:rPr>
            <w:t>(</w:t>
          </w:r>
          <w:proofErr w:type="gramStart"/>
          <w:r w:rsidR="00607B24" w:rsidRPr="003C2F19">
            <w:rPr>
              <w:rFonts w:ascii="Arial" w:hAnsi="Arial" w:cs="Arial"/>
              <w:strike/>
              <w:color w:val="000000"/>
              <w:sz w:val="20"/>
              <w:szCs w:val="20"/>
              <w:rPrChange w:id="321" w:author="M Leibold" w:date="2023-01-21T16:05:00Z">
                <w:rPr>
                  <w:rFonts w:ascii="Arial" w:hAnsi="Arial" w:cs="Arial"/>
                  <w:color w:val="000000"/>
                  <w:sz w:val="20"/>
                  <w:szCs w:val="20"/>
                </w:rPr>
              </w:rPrChange>
            </w:rPr>
            <w:t>May,</w:t>
          </w:r>
          <w:proofErr w:type="gramEnd"/>
          <w:r w:rsidR="00607B24" w:rsidRPr="003C2F19">
            <w:rPr>
              <w:rFonts w:ascii="Arial" w:hAnsi="Arial" w:cs="Arial"/>
              <w:strike/>
              <w:color w:val="000000"/>
              <w:sz w:val="20"/>
              <w:szCs w:val="20"/>
              <w:rPrChange w:id="322" w:author="M Leibold" w:date="2023-01-21T16:05:00Z">
                <w:rPr>
                  <w:rFonts w:ascii="Arial" w:hAnsi="Arial" w:cs="Arial"/>
                  <w:color w:val="000000"/>
                  <w:sz w:val="20"/>
                  <w:szCs w:val="20"/>
                </w:rPr>
              </w:rPrChange>
            </w:rPr>
            <w:t xml:space="preserve"> 1972)</w:t>
          </w:r>
        </w:sdtContent>
      </w:sdt>
      <w:r w:rsidR="00392185" w:rsidRPr="003C2F19">
        <w:rPr>
          <w:rFonts w:ascii="Arial" w:hAnsi="Arial" w:cs="Arial"/>
          <w:strike/>
          <w:color w:val="000000"/>
          <w:sz w:val="20"/>
          <w:szCs w:val="20"/>
          <w:rPrChange w:id="323" w:author="M Leibold" w:date="2023-01-21T16:05:00Z">
            <w:rPr>
              <w:rFonts w:ascii="Arial" w:hAnsi="Arial" w:cs="Arial"/>
              <w:color w:val="000000"/>
              <w:sz w:val="20"/>
              <w:szCs w:val="20"/>
            </w:rPr>
          </w:rPrChange>
        </w:rPr>
        <w:t xml:space="preserve"> </w:t>
      </w:r>
      <w:r w:rsidR="00217DE8" w:rsidRPr="003C2F19">
        <w:rPr>
          <w:rFonts w:ascii="Arial" w:hAnsi="Arial" w:cs="Arial"/>
          <w:strike/>
          <w:color w:val="000000"/>
          <w:sz w:val="20"/>
          <w:szCs w:val="20"/>
          <w:rPrChange w:id="324" w:author="M Leibold" w:date="2023-01-21T16:05:00Z">
            <w:rPr>
              <w:rFonts w:ascii="Arial" w:hAnsi="Arial" w:cs="Arial"/>
              <w:color w:val="000000"/>
              <w:sz w:val="20"/>
              <w:szCs w:val="20"/>
            </w:rPr>
          </w:rPrChange>
        </w:rPr>
        <w:t>i</w:t>
      </w:r>
      <w:r w:rsidR="00EC2360" w:rsidRPr="003C2F19">
        <w:rPr>
          <w:rFonts w:ascii="Arial" w:hAnsi="Arial" w:cs="Arial"/>
          <w:strike/>
          <w:sz w:val="20"/>
          <w:szCs w:val="20"/>
          <w:rPrChange w:id="325" w:author="M Leibold" w:date="2023-01-21T16:05:00Z">
            <w:rPr>
              <w:rFonts w:ascii="Arial" w:hAnsi="Arial" w:cs="Arial"/>
              <w:sz w:val="20"/>
              <w:szCs w:val="20"/>
            </w:rPr>
          </w:rPrChange>
        </w:rPr>
        <w:t xml:space="preserve">s relaxed depending on the number of </w:t>
      </w:r>
      <w:r w:rsidR="00925418" w:rsidRPr="003C2F19">
        <w:rPr>
          <w:rFonts w:ascii="Arial" w:hAnsi="Arial" w:cs="Arial"/>
          <w:strike/>
          <w:sz w:val="20"/>
          <w:szCs w:val="20"/>
          <w:rPrChange w:id="326" w:author="M Leibold" w:date="2023-01-21T16:05:00Z">
            <w:rPr>
              <w:rFonts w:ascii="Arial" w:hAnsi="Arial" w:cs="Arial"/>
              <w:sz w:val="20"/>
              <w:szCs w:val="20"/>
            </w:rPr>
          </w:rPrChange>
        </w:rPr>
        <w:t>local communities</w:t>
      </w:r>
      <w:r w:rsidR="00EC2360" w:rsidRPr="003C2F19">
        <w:rPr>
          <w:rFonts w:ascii="Arial" w:hAnsi="Arial" w:cs="Arial"/>
          <w:strike/>
          <w:sz w:val="20"/>
          <w:szCs w:val="20"/>
          <w:rPrChange w:id="327" w:author="M Leibold" w:date="2023-01-21T16:05:00Z">
            <w:rPr>
              <w:rFonts w:ascii="Arial" w:hAnsi="Arial" w:cs="Arial"/>
              <w:sz w:val="20"/>
              <w:szCs w:val="20"/>
            </w:rPr>
          </w:rPrChange>
        </w:rPr>
        <w:t xml:space="preserve">. </w:t>
      </w:r>
      <w:r w:rsidR="00782BF9" w:rsidRPr="003C2F19">
        <w:rPr>
          <w:rFonts w:ascii="Arial" w:hAnsi="Arial" w:cs="Arial"/>
          <w:strike/>
          <w:sz w:val="20"/>
          <w:szCs w:val="20"/>
          <w:rPrChange w:id="328" w:author="M Leibold" w:date="2023-01-21T16:05:00Z">
            <w:rPr>
              <w:rFonts w:ascii="Arial" w:hAnsi="Arial" w:cs="Arial"/>
              <w:sz w:val="20"/>
              <w:szCs w:val="20"/>
            </w:rPr>
          </w:rPrChange>
        </w:rPr>
        <w:t>Mathematically</w:t>
      </w:r>
      <w:r w:rsidR="00EC2360" w:rsidRPr="003C2F19">
        <w:rPr>
          <w:rFonts w:ascii="Arial" w:hAnsi="Arial" w:cs="Arial"/>
          <w:strike/>
          <w:sz w:val="20"/>
          <w:szCs w:val="20"/>
          <w:rPrChange w:id="329" w:author="M Leibold" w:date="2023-01-21T16:05:00Z">
            <w:rPr>
              <w:rFonts w:ascii="Arial" w:hAnsi="Arial" w:cs="Arial"/>
              <w:sz w:val="20"/>
              <w:szCs w:val="20"/>
            </w:rPr>
          </w:rPrChange>
        </w:rPr>
        <w:t xml:space="preserve">, </w:t>
      </w:r>
      <w:r w:rsidR="00782BF9" w:rsidRPr="003C2F19">
        <w:rPr>
          <w:rFonts w:ascii="Arial" w:hAnsi="Arial" w:cs="Arial"/>
          <w:strike/>
          <w:sz w:val="20"/>
          <w:szCs w:val="20"/>
          <w:rPrChange w:id="330" w:author="M Leibold" w:date="2023-01-21T16:05:00Z">
            <w:rPr>
              <w:rFonts w:ascii="Arial" w:hAnsi="Arial" w:cs="Arial"/>
              <w:sz w:val="20"/>
              <w:szCs w:val="20"/>
            </w:rPr>
          </w:rPrChange>
        </w:rPr>
        <w:t>adding</w:t>
      </w:r>
      <w:r w:rsidR="003248CE" w:rsidRPr="003C2F19">
        <w:rPr>
          <w:rFonts w:ascii="Arial" w:hAnsi="Arial" w:cs="Arial"/>
          <w:strike/>
          <w:sz w:val="20"/>
          <w:szCs w:val="20"/>
          <w:rPrChange w:id="331" w:author="M Leibold" w:date="2023-01-21T16:05:00Z">
            <w:rPr>
              <w:rFonts w:ascii="Arial" w:hAnsi="Arial" w:cs="Arial"/>
              <w:sz w:val="20"/>
              <w:szCs w:val="20"/>
            </w:rPr>
          </w:rPrChange>
        </w:rPr>
        <w:t xml:space="preserve"> spatial </w:t>
      </w:r>
      <w:r w:rsidR="001B3532" w:rsidRPr="003C2F19">
        <w:rPr>
          <w:rFonts w:ascii="Arial" w:hAnsi="Arial" w:cs="Arial"/>
          <w:strike/>
          <w:sz w:val="20"/>
          <w:szCs w:val="20"/>
          <w:rPrChange w:id="332" w:author="M Leibold" w:date="2023-01-21T16:05:00Z">
            <w:rPr>
              <w:rFonts w:ascii="Arial" w:hAnsi="Arial" w:cs="Arial"/>
              <w:sz w:val="20"/>
              <w:szCs w:val="20"/>
            </w:rPr>
          </w:rPrChange>
        </w:rPr>
        <w:t xml:space="preserve">structure </w:t>
      </w:r>
      <w:r w:rsidR="00EC2360" w:rsidRPr="003C2F19">
        <w:rPr>
          <w:rFonts w:ascii="Arial" w:hAnsi="Arial" w:cs="Arial"/>
          <w:strike/>
          <w:sz w:val="20"/>
          <w:szCs w:val="20"/>
          <w:rPrChange w:id="333" w:author="M Leibold" w:date="2023-01-21T16:05:00Z">
            <w:rPr>
              <w:rFonts w:ascii="Arial" w:hAnsi="Arial" w:cs="Arial"/>
              <w:sz w:val="20"/>
              <w:szCs w:val="20"/>
            </w:rPr>
          </w:rPrChange>
        </w:rPr>
        <w:t>to the ecosystem</w:t>
      </w:r>
      <w:r w:rsidR="00782BF9" w:rsidRPr="003C2F19">
        <w:rPr>
          <w:rFonts w:ascii="Arial" w:hAnsi="Arial" w:cs="Arial"/>
          <w:strike/>
          <w:sz w:val="20"/>
          <w:szCs w:val="20"/>
          <w:rPrChange w:id="334" w:author="M Leibold" w:date="2023-01-21T16:05:00Z">
            <w:rPr>
              <w:rFonts w:ascii="Arial" w:hAnsi="Arial" w:cs="Arial"/>
              <w:sz w:val="20"/>
              <w:szCs w:val="20"/>
            </w:rPr>
          </w:rPrChange>
        </w:rPr>
        <w:t xml:space="preserve"> amounts to</w:t>
      </w:r>
      <w:r w:rsidR="003248CE" w:rsidRPr="003C2F19">
        <w:rPr>
          <w:rFonts w:ascii="Arial" w:hAnsi="Arial" w:cs="Arial"/>
          <w:strike/>
          <w:sz w:val="20"/>
          <w:szCs w:val="20"/>
          <w:rPrChange w:id="335" w:author="M Leibold" w:date="2023-01-21T16:05:00Z">
            <w:rPr>
              <w:rFonts w:ascii="Arial" w:hAnsi="Arial" w:cs="Arial"/>
              <w:sz w:val="20"/>
              <w:szCs w:val="20"/>
            </w:rPr>
          </w:rPrChange>
        </w:rPr>
        <w:t xml:space="preserve"> </w:t>
      </w:r>
      <w:r w:rsidR="001B3532" w:rsidRPr="003C2F19">
        <w:rPr>
          <w:rFonts w:ascii="Arial" w:hAnsi="Arial" w:cs="Arial"/>
          <w:strike/>
          <w:sz w:val="20"/>
          <w:szCs w:val="20"/>
          <w:rPrChange w:id="336" w:author="M Leibold" w:date="2023-01-21T16:05:00Z">
            <w:rPr>
              <w:rFonts w:ascii="Arial" w:hAnsi="Arial" w:cs="Arial"/>
              <w:sz w:val="20"/>
              <w:szCs w:val="20"/>
            </w:rPr>
          </w:rPrChange>
        </w:rPr>
        <w:t>introducing</w:t>
      </w:r>
      <w:r w:rsidR="00EC2360" w:rsidRPr="003C2F19">
        <w:rPr>
          <w:rFonts w:ascii="Arial" w:hAnsi="Arial" w:cs="Arial"/>
          <w:strike/>
          <w:sz w:val="20"/>
          <w:szCs w:val="20"/>
          <w:rPrChange w:id="337" w:author="M Leibold" w:date="2023-01-21T16:05:00Z">
            <w:rPr>
              <w:rFonts w:ascii="Arial" w:hAnsi="Arial" w:cs="Arial"/>
              <w:sz w:val="20"/>
              <w:szCs w:val="20"/>
            </w:rPr>
          </w:rPrChange>
        </w:rPr>
        <w:t xml:space="preserve"> </w:t>
      </w:r>
      <w:r w:rsidR="001B3532" w:rsidRPr="003C2F19">
        <w:rPr>
          <w:rFonts w:ascii="Arial" w:hAnsi="Arial" w:cs="Arial"/>
          <w:strike/>
          <w:sz w:val="20"/>
          <w:szCs w:val="20"/>
          <w:rPrChange w:id="338" w:author="M Leibold" w:date="2023-01-21T16:05:00Z">
            <w:rPr>
              <w:rFonts w:ascii="Arial" w:hAnsi="Arial" w:cs="Arial"/>
              <w:sz w:val="20"/>
              <w:szCs w:val="20"/>
            </w:rPr>
          </w:rPrChange>
        </w:rPr>
        <w:t>more</w:t>
      </w:r>
      <w:r w:rsidR="00EC2360" w:rsidRPr="003C2F19">
        <w:rPr>
          <w:rFonts w:ascii="Arial" w:hAnsi="Arial" w:cs="Arial"/>
          <w:strike/>
          <w:sz w:val="20"/>
          <w:szCs w:val="20"/>
          <w:rPrChange w:id="339" w:author="M Leibold" w:date="2023-01-21T16:05:00Z">
            <w:rPr>
              <w:rFonts w:ascii="Arial" w:hAnsi="Arial" w:cs="Arial"/>
              <w:sz w:val="20"/>
              <w:szCs w:val="20"/>
            </w:rPr>
          </w:rPrChange>
        </w:rPr>
        <w:t xml:space="preserve"> </w:t>
      </w:r>
      <w:r w:rsidR="00944B39" w:rsidRPr="003C2F19">
        <w:rPr>
          <w:rFonts w:ascii="Arial" w:hAnsi="Arial" w:cs="Arial"/>
          <w:strike/>
          <w:sz w:val="20"/>
          <w:szCs w:val="20"/>
          <w:rPrChange w:id="340" w:author="M Leibold" w:date="2023-01-21T16:05:00Z">
            <w:rPr>
              <w:rFonts w:ascii="Arial" w:hAnsi="Arial" w:cs="Arial"/>
              <w:sz w:val="20"/>
              <w:szCs w:val="20"/>
            </w:rPr>
          </w:rPrChange>
        </w:rPr>
        <w:t>dynamic</w:t>
      </w:r>
      <w:r w:rsidR="00392185" w:rsidRPr="003C2F19">
        <w:rPr>
          <w:rFonts w:ascii="Arial" w:hAnsi="Arial" w:cs="Arial"/>
          <w:strike/>
          <w:sz w:val="20"/>
          <w:szCs w:val="20"/>
          <w:rPrChange w:id="341" w:author="M Leibold" w:date="2023-01-21T16:05:00Z">
            <w:rPr>
              <w:rFonts w:ascii="Arial" w:hAnsi="Arial" w:cs="Arial"/>
              <w:sz w:val="20"/>
              <w:szCs w:val="20"/>
            </w:rPr>
          </w:rPrChange>
        </w:rPr>
        <w:t>al</w:t>
      </w:r>
      <w:r w:rsidR="00944B39" w:rsidRPr="003C2F19">
        <w:rPr>
          <w:rFonts w:ascii="Arial" w:hAnsi="Arial" w:cs="Arial"/>
          <w:strike/>
          <w:sz w:val="20"/>
          <w:szCs w:val="20"/>
          <w:rPrChange w:id="342" w:author="M Leibold" w:date="2023-01-21T16:05:00Z">
            <w:rPr>
              <w:rFonts w:ascii="Arial" w:hAnsi="Arial" w:cs="Arial"/>
              <w:sz w:val="20"/>
              <w:szCs w:val="20"/>
            </w:rPr>
          </w:rPrChange>
        </w:rPr>
        <w:t xml:space="preserve"> </w:t>
      </w:r>
      <w:r w:rsidR="00EC2360" w:rsidRPr="003C2F19">
        <w:rPr>
          <w:rFonts w:ascii="Arial" w:hAnsi="Arial" w:cs="Arial"/>
          <w:strike/>
          <w:sz w:val="20"/>
          <w:szCs w:val="20"/>
          <w:rPrChange w:id="343" w:author="M Leibold" w:date="2023-01-21T16:05:00Z">
            <w:rPr>
              <w:rFonts w:ascii="Arial" w:hAnsi="Arial" w:cs="Arial"/>
              <w:sz w:val="20"/>
              <w:szCs w:val="20"/>
            </w:rPr>
          </w:rPrChange>
        </w:rPr>
        <w:t>variables</w:t>
      </w:r>
      <w:r w:rsidR="001B3532" w:rsidRPr="003C2F19">
        <w:rPr>
          <w:rFonts w:ascii="Arial" w:hAnsi="Arial" w:cs="Arial"/>
          <w:strike/>
          <w:sz w:val="20"/>
          <w:szCs w:val="20"/>
          <w:rPrChange w:id="344" w:author="M Leibold" w:date="2023-01-21T16:05:00Z">
            <w:rPr>
              <w:rFonts w:ascii="Arial" w:hAnsi="Arial" w:cs="Arial"/>
              <w:sz w:val="20"/>
              <w:szCs w:val="20"/>
            </w:rPr>
          </w:rPrChange>
        </w:rPr>
        <w:t xml:space="preserve">: The interaction matrix is enlarged </w:t>
      </w:r>
      <w:r w:rsidR="00624C2A" w:rsidRPr="003C2F19">
        <w:rPr>
          <w:rFonts w:ascii="Arial" w:hAnsi="Arial" w:cs="Arial"/>
          <w:strike/>
          <w:sz w:val="20"/>
          <w:szCs w:val="20"/>
          <w:rPrChange w:id="345" w:author="M Leibold" w:date="2023-01-21T16:05:00Z">
            <w:rPr>
              <w:rFonts w:ascii="Arial" w:hAnsi="Arial" w:cs="Arial"/>
              <w:sz w:val="20"/>
              <w:szCs w:val="20"/>
            </w:rPr>
          </w:rPrChange>
        </w:rPr>
        <w:t>according to</w:t>
      </w:r>
      <w:r w:rsidR="001B3532" w:rsidRPr="003C2F19">
        <w:rPr>
          <w:rFonts w:ascii="Arial" w:hAnsi="Arial" w:cs="Arial"/>
          <w:strike/>
          <w:sz w:val="20"/>
          <w:szCs w:val="20"/>
          <w:rPrChange w:id="346" w:author="M Leibold" w:date="2023-01-21T16:05:00Z">
            <w:rPr>
              <w:rFonts w:ascii="Arial" w:hAnsi="Arial" w:cs="Arial"/>
              <w:sz w:val="20"/>
              <w:szCs w:val="20"/>
            </w:rPr>
          </w:rPrChange>
        </w:rPr>
        <w:t xml:space="preserve"> the number of local communities</w:t>
      </w:r>
      <w:r w:rsidR="00392185" w:rsidRPr="003C2F19">
        <w:rPr>
          <w:rFonts w:ascii="Arial" w:hAnsi="Arial" w:cs="Arial"/>
          <w:strike/>
          <w:sz w:val="20"/>
          <w:szCs w:val="20"/>
          <w:rPrChange w:id="347" w:author="M Leibold" w:date="2023-01-21T16:05:00Z">
            <w:rPr>
              <w:rFonts w:ascii="Arial" w:hAnsi="Arial" w:cs="Arial"/>
              <w:sz w:val="20"/>
              <w:szCs w:val="20"/>
            </w:rPr>
          </w:rPrChange>
        </w:rPr>
        <w:t xml:space="preserve"> (</w:t>
      </w:r>
      <w:r w:rsidR="00392185" w:rsidRPr="003C2F19">
        <w:rPr>
          <w:rFonts w:ascii="Arial" w:hAnsi="Arial" w:cs="Arial"/>
          <w:strike/>
          <w:color w:val="4472C4" w:themeColor="accent1"/>
          <w:sz w:val="20"/>
          <w:szCs w:val="20"/>
          <w:rPrChange w:id="348" w:author="M Leibold" w:date="2023-01-21T16:05:00Z">
            <w:rPr>
              <w:rFonts w:ascii="Arial" w:hAnsi="Arial" w:cs="Arial"/>
              <w:color w:val="4472C4" w:themeColor="accent1"/>
              <w:sz w:val="20"/>
              <w:szCs w:val="20"/>
            </w:rPr>
          </w:rPrChange>
        </w:rPr>
        <w:t>Figure 6A</w:t>
      </w:r>
      <w:r w:rsidR="00392185" w:rsidRPr="003C2F19">
        <w:rPr>
          <w:rFonts w:ascii="Arial" w:hAnsi="Arial" w:cs="Arial"/>
          <w:strike/>
          <w:sz w:val="20"/>
          <w:szCs w:val="20"/>
          <w:rPrChange w:id="349" w:author="M Leibold" w:date="2023-01-21T16:05:00Z">
            <w:rPr>
              <w:rFonts w:ascii="Arial" w:hAnsi="Arial" w:cs="Arial"/>
              <w:sz w:val="20"/>
              <w:szCs w:val="20"/>
            </w:rPr>
          </w:rPrChange>
        </w:rPr>
        <w:t>)</w:t>
      </w:r>
      <w:r w:rsidR="00624C2A" w:rsidRPr="003C2F19">
        <w:rPr>
          <w:rFonts w:ascii="Arial" w:hAnsi="Arial" w:cs="Arial"/>
          <w:strike/>
          <w:sz w:val="20"/>
          <w:szCs w:val="20"/>
          <w:rPrChange w:id="350" w:author="M Leibold" w:date="2023-01-21T16:05:00Z">
            <w:rPr>
              <w:rFonts w:ascii="Arial" w:hAnsi="Arial" w:cs="Arial"/>
              <w:sz w:val="20"/>
              <w:szCs w:val="20"/>
            </w:rPr>
          </w:rPrChange>
        </w:rPr>
        <w:t xml:space="preserve">, where the diagonal blocks are the original interaction strengths and the off-diagonal blocks represent dispersal between communities, the values of which are drawn randomly. </w:t>
      </w:r>
      <w:r w:rsidR="00392185" w:rsidRPr="003C2F19">
        <w:rPr>
          <w:rFonts w:ascii="Arial" w:hAnsi="Arial" w:cs="Arial"/>
          <w:strike/>
          <w:sz w:val="20"/>
          <w:szCs w:val="20"/>
          <w:rPrChange w:id="351" w:author="M Leibold" w:date="2023-01-21T16:05:00Z">
            <w:rPr>
              <w:rFonts w:ascii="Arial" w:hAnsi="Arial" w:cs="Arial"/>
              <w:sz w:val="20"/>
              <w:szCs w:val="20"/>
            </w:rPr>
          </w:rPrChange>
        </w:rPr>
        <w:t>It</w:t>
      </w:r>
      <w:r w:rsidR="00EB3EC9" w:rsidRPr="003C2F19">
        <w:rPr>
          <w:rFonts w:ascii="Arial" w:hAnsi="Arial" w:cs="Arial"/>
          <w:strike/>
          <w:sz w:val="20"/>
          <w:szCs w:val="20"/>
          <w:rPrChange w:id="352" w:author="M Leibold" w:date="2023-01-21T16:05:00Z">
            <w:rPr>
              <w:rFonts w:ascii="Arial" w:hAnsi="Arial" w:cs="Arial"/>
              <w:sz w:val="20"/>
              <w:szCs w:val="20"/>
            </w:rPr>
          </w:rPrChange>
        </w:rPr>
        <w:t xml:space="preserve"> </w:t>
      </w:r>
      <w:r w:rsidR="008F176B" w:rsidRPr="003C2F19">
        <w:rPr>
          <w:rFonts w:ascii="Arial" w:hAnsi="Arial" w:cs="Arial"/>
          <w:strike/>
          <w:sz w:val="20"/>
          <w:szCs w:val="20"/>
          <w:rPrChange w:id="353" w:author="M Leibold" w:date="2023-01-21T16:05:00Z">
            <w:rPr>
              <w:rFonts w:ascii="Arial" w:hAnsi="Arial" w:cs="Arial"/>
              <w:sz w:val="20"/>
              <w:szCs w:val="20"/>
            </w:rPr>
          </w:rPrChange>
        </w:rPr>
        <w:t xml:space="preserve">was found </w:t>
      </w:r>
      <w:r w:rsidR="00EB3EC9" w:rsidRPr="003C2F19">
        <w:rPr>
          <w:rFonts w:ascii="Arial" w:hAnsi="Arial" w:cs="Arial"/>
          <w:strike/>
          <w:sz w:val="20"/>
          <w:szCs w:val="20"/>
          <w:rPrChange w:id="354" w:author="M Leibold" w:date="2023-01-21T16:05:00Z">
            <w:rPr>
              <w:rFonts w:ascii="Arial" w:hAnsi="Arial" w:cs="Arial"/>
              <w:sz w:val="20"/>
              <w:szCs w:val="20"/>
            </w:rPr>
          </w:rPrChange>
        </w:rPr>
        <w:t>that more degrees of freedom</w:t>
      </w:r>
      <w:r w:rsidR="00EC2360" w:rsidRPr="003C2F19">
        <w:rPr>
          <w:rFonts w:ascii="Arial" w:hAnsi="Arial" w:cs="Arial"/>
          <w:strike/>
          <w:sz w:val="20"/>
          <w:szCs w:val="20"/>
          <w:rPrChange w:id="355" w:author="M Leibold" w:date="2023-01-21T16:05:00Z">
            <w:rPr>
              <w:rFonts w:ascii="Arial" w:hAnsi="Arial" w:cs="Arial"/>
              <w:sz w:val="20"/>
              <w:szCs w:val="20"/>
            </w:rPr>
          </w:rPrChange>
        </w:rPr>
        <w:t xml:space="preserve"> tend to stabilize the </w:t>
      </w:r>
      <w:r w:rsidR="00EB3EC9" w:rsidRPr="003C2F19">
        <w:rPr>
          <w:rFonts w:ascii="Arial" w:hAnsi="Arial" w:cs="Arial"/>
          <w:strike/>
          <w:sz w:val="20"/>
          <w:szCs w:val="20"/>
          <w:rPrChange w:id="356" w:author="M Leibold" w:date="2023-01-21T16:05:00Z">
            <w:rPr>
              <w:rFonts w:ascii="Arial" w:hAnsi="Arial" w:cs="Arial"/>
              <w:sz w:val="20"/>
              <w:szCs w:val="20"/>
            </w:rPr>
          </w:rPrChange>
        </w:rPr>
        <w:t>eco</w:t>
      </w:r>
      <w:r w:rsidR="00EC2360" w:rsidRPr="003C2F19">
        <w:rPr>
          <w:rFonts w:ascii="Arial" w:hAnsi="Arial" w:cs="Arial"/>
          <w:strike/>
          <w:sz w:val="20"/>
          <w:szCs w:val="20"/>
          <w:rPrChange w:id="357" w:author="M Leibold" w:date="2023-01-21T16:05:00Z">
            <w:rPr>
              <w:rFonts w:ascii="Arial" w:hAnsi="Arial" w:cs="Arial"/>
              <w:sz w:val="20"/>
              <w:szCs w:val="20"/>
            </w:rPr>
          </w:rPrChange>
        </w:rPr>
        <w:t>system.</w:t>
      </w:r>
    </w:p>
    <w:p w14:paraId="237D4525" w14:textId="77777777" w:rsidR="003C2F19" w:rsidRDefault="003C2F19" w:rsidP="005413E0">
      <w:pPr>
        <w:pStyle w:val="ListParagraph"/>
        <w:widowControl w:val="0"/>
        <w:spacing w:after="120"/>
        <w:ind w:left="0"/>
        <w:contextualSpacing w:val="0"/>
        <w:rPr>
          <w:ins w:id="358" w:author="M Leibold" w:date="2023-01-21T16:10:00Z"/>
          <w:rFonts w:ascii="Arial" w:hAnsi="Arial" w:cs="Arial"/>
          <w:sz w:val="20"/>
          <w:szCs w:val="20"/>
        </w:rPr>
      </w:pPr>
      <w:ins w:id="359" w:author="M Leibold" w:date="2023-01-21T16:06:00Z">
        <w:r>
          <w:rPr>
            <w:rFonts w:ascii="Arial" w:hAnsi="Arial" w:cs="Arial"/>
            <w:sz w:val="20"/>
            <w:szCs w:val="20"/>
          </w:rPr>
          <w:t>By</w:t>
        </w:r>
      </w:ins>
      <w:del w:id="360" w:author="M Leibold" w:date="2023-01-21T16:06:00Z">
        <w:r w:rsidR="008D1D12" w:rsidDel="003C2F19">
          <w:rPr>
            <w:rFonts w:ascii="Arial" w:hAnsi="Arial" w:cs="Arial"/>
            <w:sz w:val="20"/>
            <w:szCs w:val="20"/>
          </w:rPr>
          <w:delText>In</w:delText>
        </w:r>
      </w:del>
      <w:r w:rsidR="008D1D12">
        <w:rPr>
          <w:rFonts w:ascii="Arial" w:hAnsi="Arial" w:cs="Arial"/>
          <w:sz w:val="20"/>
          <w:szCs w:val="20"/>
        </w:rPr>
        <w:t xml:space="preserve"> analog</w:t>
      </w:r>
      <w:ins w:id="361" w:author="M Leibold" w:date="2023-01-21T16:06:00Z">
        <w:r>
          <w:rPr>
            <w:rFonts w:ascii="Arial" w:hAnsi="Arial" w:cs="Arial"/>
            <w:sz w:val="20"/>
            <w:szCs w:val="20"/>
          </w:rPr>
          <w:t xml:space="preserve">y with the approach of Gravel et al. </w:t>
        </w:r>
      </w:ins>
      <w:ins w:id="362" w:author="M Leibold" w:date="2023-01-21T16:07:00Z">
        <w:r>
          <w:rPr>
            <w:rFonts w:ascii="Arial" w:hAnsi="Arial" w:cs="Arial"/>
            <w:sz w:val="20"/>
            <w:szCs w:val="20"/>
          </w:rPr>
          <w:t>(</w:t>
        </w:r>
      </w:ins>
      <w:ins w:id="363" w:author="M Leibold" w:date="2023-01-21T16:06:00Z">
        <w:r>
          <w:rPr>
            <w:rFonts w:ascii="Arial" w:hAnsi="Arial" w:cs="Arial"/>
            <w:sz w:val="20"/>
            <w:szCs w:val="20"/>
          </w:rPr>
          <w:t>2016</w:t>
        </w:r>
      </w:ins>
      <w:ins w:id="364" w:author="M Leibold" w:date="2023-01-21T16:07:00Z">
        <w:r>
          <w:rPr>
            <w:rFonts w:ascii="Arial" w:hAnsi="Arial" w:cs="Arial"/>
            <w:sz w:val="20"/>
            <w:szCs w:val="20"/>
          </w:rPr>
          <w:t>)</w:t>
        </w:r>
      </w:ins>
      <w:del w:id="365" w:author="M Leibold" w:date="2023-01-21T16:06:00Z">
        <w:r w:rsidR="008D1D12" w:rsidDel="003C2F19">
          <w:rPr>
            <w:rFonts w:ascii="Arial" w:hAnsi="Arial" w:cs="Arial"/>
            <w:sz w:val="20"/>
            <w:szCs w:val="20"/>
          </w:rPr>
          <w:delText>y</w:delText>
        </w:r>
      </w:del>
      <w:r w:rsidR="008D1D12">
        <w:rPr>
          <w:rFonts w:ascii="Arial" w:hAnsi="Arial" w:cs="Arial"/>
          <w:sz w:val="20"/>
          <w:szCs w:val="20"/>
        </w:rPr>
        <w:t xml:space="preserve">, </w:t>
      </w:r>
      <w:del w:id="366" w:author="M Leibold" w:date="2023-01-21T16:07:00Z">
        <w:r w:rsidR="008D1D12" w:rsidDel="003C2F19">
          <w:rPr>
            <w:rFonts w:ascii="Arial" w:hAnsi="Arial" w:cs="Arial"/>
            <w:sz w:val="20"/>
            <w:szCs w:val="20"/>
          </w:rPr>
          <w:delText>a</w:delText>
        </w:r>
        <w:r w:rsidR="00087CA4" w:rsidRPr="00F30358" w:rsidDel="003C2F19">
          <w:rPr>
            <w:rFonts w:ascii="Arial" w:hAnsi="Arial" w:cs="Arial"/>
            <w:sz w:val="20"/>
            <w:szCs w:val="20"/>
          </w:rPr>
          <w:delText xml:space="preserve">llowing </w:delText>
        </w:r>
      </w:del>
      <w:ins w:id="367" w:author="M Leibold" w:date="2023-01-21T16:07:00Z">
        <w:r>
          <w:rPr>
            <w:rFonts w:ascii="Arial" w:hAnsi="Arial" w:cs="Arial"/>
            <w:sz w:val="20"/>
            <w:szCs w:val="20"/>
          </w:rPr>
          <w:t>we can model</w:t>
        </w:r>
        <w:r w:rsidRPr="00F30358">
          <w:rPr>
            <w:rFonts w:ascii="Arial" w:hAnsi="Arial" w:cs="Arial"/>
            <w:sz w:val="20"/>
            <w:szCs w:val="20"/>
          </w:rPr>
          <w:t xml:space="preserve"> </w:t>
        </w:r>
      </w:ins>
      <w:r w:rsidR="00AC298B" w:rsidRPr="00F30358">
        <w:rPr>
          <w:rFonts w:ascii="Arial" w:hAnsi="Arial" w:cs="Arial"/>
          <w:sz w:val="20"/>
          <w:szCs w:val="20"/>
        </w:rPr>
        <w:t>trait variation</w:t>
      </w:r>
      <w:r w:rsidR="00445896" w:rsidRPr="00F30358">
        <w:rPr>
          <w:rFonts w:ascii="Arial" w:hAnsi="Arial" w:cs="Arial"/>
          <w:sz w:val="20"/>
          <w:szCs w:val="20"/>
        </w:rPr>
        <w:t xml:space="preserve"> </w:t>
      </w:r>
      <w:r w:rsidR="006712DF">
        <w:rPr>
          <w:rFonts w:ascii="Arial" w:hAnsi="Arial" w:cs="Arial"/>
          <w:sz w:val="20"/>
          <w:szCs w:val="20"/>
        </w:rPr>
        <w:t>with</w:t>
      </w:r>
      <w:r w:rsidR="00445896" w:rsidRPr="00F30358">
        <w:rPr>
          <w:rFonts w:ascii="Arial" w:hAnsi="Arial" w:cs="Arial"/>
          <w:sz w:val="20"/>
          <w:szCs w:val="20"/>
        </w:rPr>
        <w:t>in a species</w:t>
      </w:r>
      <w:r w:rsidR="00087CA4" w:rsidRPr="00F30358">
        <w:rPr>
          <w:rFonts w:ascii="Arial" w:hAnsi="Arial" w:cs="Arial"/>
          <w:sz w:val="20"/>
          <w:szCs w:val="20"/>
        </w:rPr>
        <w:t xml:space="preserve"> </w:t>
      </w:r>
      <w:del w:id="368" w:author="M Leibold" w:date="2023-01-21T16:07:00Z">
        <w:r w:rsidR="00087CA4" w:rsidRPr="00F30358" w:rsidDel="003C2F19">
          <w:rPr>
            <w:rFonts w:ascii="Arial" w:hAnsi="Arial" w:cs="Arial"/>
            <w:sz w:val="20"/>
            <w:szCs w:val="20"/>
          </w:rPr>
          <w:delText>amounts to</w:delText>
        </w:r>
      </w:del>
      <w:ins w:id="369" w:author="M Leibold" w:date="2023-01-21T16:07:00Z">
        <w:r>
          <w:rPr>
            <w:rFonts w:ascii="Arial" w:hAnsi="Arial" w:cs="Arial"/>
            <w:sz w:val="20"/>
            <w:szCs w:val="20"/>
          </w:rPr>
          <w:t>by</w:t>
        </w:r>
      </w:ins>
      <w:r w:rsidR="00087CA4" w:rsidRPr="00F30358">
        <w:rPr>
          <w:rFonts w:ascii="Arial" w:hAnsi="Arial" w:cs="Arial"/>
          <w:sz w:val="20"/>
          <w:szCs w:val="20"/>
        </w:rPr>
        <w:t xml:space="preserve"> introducing internal degrees of freedom to the species. </w:t>
      </w:r>
      <w:r w:rsidR="008D1D12">
        <w:rPr>
          <w:rFonts w:ascii="Arial" w:hAnsi="Arial" w:cs="Arial"/>
          <w:sz w:val="20"/>
          <w:szCs w:val="20"/>
        </w:rPr>
        <w:t>For example</w:t>
      </w:r>
      <w:r w:rsidR="005D4000" w:rsidRPr="00F30358">
        <w:rPr>
          <w:rFonts w:ascii="Arial" w:hAnsi="Arial" w:cs="Arial"/>
          <w:sz w:val="20"/>
          <w:szCs w:val="20"/>
        </w:rPr>
        <w:t>, one species</w:t>
      </w:r>
      <w:r w:rsidR="006712DF">
        <w:rPr>
          <w:rFonts w:ascii="Arial" w:hAnsi="Arial" w:cs="Arial"/>
          <w:sz w:val="20"/>
          <w:szCs w:val="20"/>
        </w:rPr>
        <w:t xml:space="preserve"> would</w:t>
      </w:r>
      <w:r w:rsidR="005D4000" w:rsidRPr="00F30358">
        <w:rPr>
          <w:rFonts w:ascii="Arial" w:hAnsi="Arial" w:cs="Arial"/>
          <w:sz w:val="20"/>
          <w:szCs w:val="20"/>
        </w:rPr>
        <w:t xml:space="preserve"> split into </w:t>
      </w:r>
      <w:r w:rsidR="00374656" w:rsidRPr="00F30358">
        <w:rPr>
          <w:rFonts w:ascii="Arial" w:hAnsi="Arial" w:cs="Arial"/>
          <w:sz w:val="20"/>
          <w:szCs w:val="20"/>
        </w:rPr>
        <w:t>multiple</w:t>
      </w:r>
      <w:r w:rsidR="005D4000" w:rsidRPr="00F30358">
        <w:rPr>
          <w:rFonts w:ascii="Arial" w:hAnsi="Arial" w:cs="Arial"/>
          <w:sz w:val="20"/>
          <w:szCs w:val="20"/>
        </w:rPr>
        <w:t xml:space="preserve"> sub</w:t>
      </w:r>
      <w:r w:rsidR="00980272" w:rsidRPr="00F30358">
        <w:rPr>
          <w:rFonts w:ascii="Arial" w:hAnsi="Arial" w:cs="Arial"/>
          <w:sz w:val="20"/>
          <w:szCs w:val="20"/>
        </w:rPr>
        <w:t xml:space="preserve">populations, thus </w:t>
      </w:r>
      <w:r w:rsidR="00490A03">
        <w:rPr>
          <w:rFonts w:ascii="Arial" w:hAnsi="Arial" w:cs="Arial"/>
          <w:sz w:val="20"/>
          <w:szCs w:val="20"/>
        </w:rPr>
        <w:t xml:space="preserve">introducing </w:t>
      </w:r>
      <w:r w:rsidR="00EC2360" w:rsidRPr="00F30358">
        <w:rPr>
          <w:rFonts w:ascii="Arial" w:hAnsi="Arial" w:cs="Arial"/>
          <w:sz w:val="20"/>
          <w:szCs w:val="20"/>
        </w:rPr>
        <w:t xml:space="preserve">new </w:t>
      </w:r>
      <w:proofErr w:type="gramStart"/>
      <w:r w:rsidR="00EC2360" w:rsidRPr="00F30358">
        <w:rPr>
          <w:rFonts w:ascii="Arial" w:hAnsi="Arial" w:cs="Arial"/>
          <w:sz w:val="20"/>
          <w:szCs w:val="20"/>
        </w:rPr>
        <w:t>variables</w:t>
      </w:r>
      <w:proofErr w:type="gramEnd"/>
      <w:r w:rsidR="00490A03">
        <w:rPr>
          <w:rFonts w:ascii="Arial" w:hAnsi="Arial" w:cs="Arial"/>
          <w:sz w:val="20"/>
          <w:szCs w:val="20"/>
        </w:rPr>
        <w:t xml:space="preserve"> and enlarging the interaction matrix</w:t>
      </w:r>
      <w:r w:rsidR="00A66B6A" w:rsidRPr="00F30358">
        <w:rPr>
          <w:rFonts w:ascii="Arial" w:hAnsi="Arial" w:cs="Arial"/>
          <w:sz w:val="20"/>
          <w:szCs w:val="20"/>
        </w:rPr>
        <w:t xml:space="preserve"> (</w:t>
      </w:r>
      <w:r w:rsidR="00A66B6A" w:rsidRPr="00F30358">
        <w:rPr>
          <w:rFonts w:ascii="Arial" w:hAnsi="Arial" w:cs="Arial"/>
          <w:color w:val="4472C4" w:themeColor="accent1"/>
          <w:sz w:val="20"/>
          <w:szCs w:val="20"/>
        </w:rPr>
        <w:t xml:space="preserve">Figure </w:t>
      </w:r>
      <w:r w:rsidR="009C29B8">
        <w:rPr>
          <w:rFonts w:ascii="Arial" w:hAnsi="Arial" w:cs="Arial"/>
          <w:color w:val="4472C4" w:themeColor="accent1"/>
          <w:sz w:val="20"/>
          <w:szCs w:val="20"/>
        </w:rPr>
        <w:t>6</w:t>
      </w:r>
      <w:r w:rsidR="00853294" w:rsidRPr="00F30358">
        <w:rPr>
          <w:rFonts w:ascii="Arial" w:hAnsi="Arial" w:cs="Arial"/>
          <w:color w:val="4472C4" w:themeColor="accent1"/>
          <w:sz w:val="20"/>
          <w:szCs w:val="20"/>
        </w:rPr>
        <w:t>B</w:t>
      </w:r>
      <w:r w:rsidR="00A66B6A" w:rsidRPr="00F30358">
        <w:rPr>
          <w:rFonts w:ascii="Arial" w:hAnsi="Arial" w:cs="Arial"/>
          <w:sz w:val="20"/>
          <w:szCs w:val="20"/>
        </w:rPr>
        <w:t>)</w:t>
      </w:r>
      <w:r w:rsidR="00EC2360" w:rsidRPr="00F30358">
        <w:rPr>
          <w:rFonts w:ascii="Arial" w:hAnsi="Arial" w:cs="Arial"/>
          <w:sz w:val="20"/>
          <w:szCs w:val="20"/>
        </w:rPr>
        <w:t xml:space="preserve">. </w:t>
      </w:r>
      <w:r w:rsidR="006712DF">
        <w:rPr>
          <w:rFonts w:ascii="Arial" w:hAnsi="Arial" w:cs="Arial"/>
          <w:sz w:val="20"/>
          <w:szCs w:val="20"/>
        </w:rPr>
        <w:t>Specifically</w:t>
      </w:r>
      <w:r w:rsidR="003E1BEA" w:rsidRPr="00F30358">
        <w:rPr>
          <w:rFonts w:ascii="Arial" w:hAnsi="Arial" w:cs="Arial"/>
          <w:sz w:val="20"/>
          <w:szCs w:val="20"/>
        </w:rPr>
        <w:t xml:space="preserve">, </w:t>
      </w:r>
      <w:r w:rsidR="00940EDA">
        <w:rPr>
          <w:rFonts w:ascii="Arial" w:hAnsi="Arial" w:cs="Arial"/>
          <w:sz w:val="20"/>
          <w:szCs w:val="20"/>
        </w:rPr>
        <w:t>one</w:t>
      </w:r>
      <w:r w:rsidR="00C22FF2" w:rsidRPr="00F30358">
        <w:rPr>
          <w:rFonts w:ascii="Arial" w:hAnsi="Arial" w:cs="Arial"/>
          <w:sz w:val="20"/>
          <w:szCs w:val="20"/>
        </w:rPr>
        <w:t xml:space="preserve"> element of the original interaction matrix</w:t>
      </w:r>
      <w:r w:rsidR="00940EDA">
        <w:rPr>
          <w:rFonts w:ascii="Arial" w:hAnsi="Arial" w:cs="Arial"/>
          <w:sz w:val="20"/>
          <w:szCs w:val="20"/>
        </w:rPr>
        <w:t xml:space="preserve"> will be split</w:t>
      </w:r>
      <w:r w:rsidR="00C22FF2" w:rsidRPr="00F30358">
        <w:rPr>
          <w:rFonts w:ascii="Arial" w:hAnsi="Arial" w:cs="Arial"/>
          <w:sz w:val="20"/>
          <w:szCs w:val="20"/>
        </w:rPr>
        <w:t xml:space="preserve"> into a </w:t>
      </w:r>
      <w:r w:rsidR="008674A1" w:rsidRPr="00F30358">
        <w:rPr>
          <w:rFonts w:ascii="Arial" w:hAnsi="Arial" w:cs="Arial"/>
          <w:sz w:val="20"/>
          <w:szCs w:val="20"/>
        </w:rPr>
        <w:t>small</w:t>
      </w:r>
      <w:r w:rsidR="001C10DB" w:rsidRPr="00F30358">
        <w:rPr>
          <w:rFonts w:ascii="Arial" w:hAnsi="Arial" w:cs="Arial"/>
          <w:sz w:val="20"/>
          <w:szCs w:val="20"/>
        </w:rPr>
        <w:t xml:space="preserve"> matrix</w:t>
      </w:r>
      <w:r w:rsidR="008674A1" w:rsidRPr="00F30358">
        <w:rPr>
          <w:rFonts w:ascii="Arial" w:hAnsi="Arial" w:cs="Arial"/>
          <w:sz w:val="20"/>
          <w:szCs w:val="20"/>
        </w:rPr>
        <w:t xml:space="preserve">, </w:t>
      </w:r>
      <w:r w:rsidR="00940EDA">
        <w:rPr>
          <w:rFonts w:ascii="Arial" w:hAnsi="Arial" w:cs="Arial"/>
          <w:sz w:val="20"/>
          <w:szCs w:val="20"/>
        </w:rPr>
        <w:t>representing potentially different interaction strengths of the subpopulations</w:t>
      </w:r>
      <w:r w:rsidR="006B2195" w:rsidRPr="00F30358">
        <w:rPr>
          <w:rFonts w:ascii="Arial" w:hAnsi="Arial" w:cs="Arial"/>
          <w:sz w:val="20"/>
          <w:szCs w:val="20"/>
        </w:rPr>
        <w:t xml:space="preserve"> (</w:t>
      </w:r>
      <w:r w:rsidR="006B2195" w:rsidRPr="00F30358">
        <w:rPr>
          <w:rFonts w:ascii="Arial" w:hAnsi="Arial" w:cs="Arial"/>
          <w:color w:val="4472C4" w:themeColor="accent1"/>
          <w:sz w:val="20"/>
          <w:szCs w:val="20"/>
        </w:rPr>
        <w:t xml:space="preserve">Figure </w:t>
      </w:r>
      <w:r w:rsidR="0062617E" w:rsidRPr="00F30358">
        <w:rPr>
          <w:rFonts w:ascii="Arial" w:hAnsi="Arial" w:cs="Arial"/>
          <w:color w:val="4472C4" w:themeColor="accent1"/>
          <w:sz w:val="20"/>
          <w:szCs w:val="20"/>
        </w:rPr>
        <w:t>6</w:t>
      </w:r>
      <w:r w:rsidR="006B2195" w:rsidRPr="00F30358">
        <w:rPr>
          <w:rFonts w:ascii="Arial" w:hAnsi="Arial" w:cs="Arial"/>
          <w:color w:val="4472C4" w:themeColor="accent1"/>
          <w:sz w:val="20"/>
          <w:szCs w:val="20"/>
        </w:rPr>
        <w:t>B</w:t>
      </w:r>
      <w:r w:rsidR="006B2195" w:rsidRPr="00F30358">
        <w:rPr>
          <w:rFonts w:ascii="Arial" w:hAnsi="Arial" w:cs="Arial"/>
          <w:sz w:val="20"/>
          <w:szCs w:val="20"/>
        </w:rPr>
        <w:t>)</w:t>
      </w:r>
      <w:r w:rsidR="008674A1" w:rsidRPr="00F30358">
        <w:rPr>
          <w:rFonts w:ascii="Arial" w:hAnsi="Arial" w:cs="Arial"/>
          <w:sz w:val="20"/>
          <w:szCs w:val="20"/>
        </w:rPr>
        <w:t>.</w:t>
      </w:r>
      <w:r w:rsidR="00D66DCB" w:rsidRPr="00F30358">
        <w:rPr>
          <w:rFonts w:ascii="Arial" w:hAnsi="Arial" w:cs="Arial"/>
          <w:sz w:val="20"/>
          <w:szCs w:val="20"/>
        </w:rPr>
        <w:t xml:space="preserve"> </w:t>
      </w:r>
      <w:r w:rsidR="008674A1" w:rsidRPr="00F30358">
        <w:rPr>
          <w:rFonts w:ascii="Arial" w:hAnsi="Arial" w:cs="Arial"/>
          <w:sz w:val="20"/>
          <w:szCs w:val="20"/>
        </w:rPr>
        <w:t>The</w:t>
      </w:r>
      <w:r w:rsidR="00D66DCB" w:rsidRPr="00F30358">
        <w:rPr>
          <w:rFonts w:ascii="Arial" w:hAnsi="Arial" w:cs="Arial"/>
          <w:sz w:val="20"/>
          <w:szCs w:val="20"/>
        </w:rPr>
        <w:t xml:space="preserve"> diagonal </w:t>
      </w:r>
      <w:r w:rsidR="008674A1" w:rsidRPr="00F30358">
        <w:rPr>
          <w:rFonts w:ascii="Arial" w:hAnsi="Arial" w:cs="Arial"/>
          <w:sz w:val="20"/>
          <w:szCs w:val="20"/>
        </w:rPr>
        <w:t xml:space="preserve">blocks of the </w:t>
      </w:r>
      <w:r w:rsidR="008674A1" w:rsidRPr="00F30358">
        <w:rPr>
          <w:rFonts w:ascii="Arial" w:hAnsi="Arial" w:cs="Arial"/>
          <w:sz w:val="20"/>
          <w:szCs w:val="20"/>
        </w:rPr>
        <w:lastRenderedPageBreak/>
        <w:t>enlarged matrix</w:t>
      </w:r>
      <w:r w:rsidR="00D66DCB" w:rsidRPr="00F30358">
        <w:rPr>
          <w:rFonts w:ascii="Arial" w:hAnsi="Arial" w:cs="Arial"/>
          <w:sz w:val="20"/>
          <w:szCs w:val="20"/>
        </w:rPr>
        <w:t xml:space="preserve"> </w:t>
      </w:r>
      <w:r w:rsidR="001C10DB" w:rsidRPr="00F30358">
        <w:rPr>
          <w:rFonts w:ascii="Arial" w:hAnsi="Arial" w:cs="Arial"/>
          <w:sz w:val="20"/>
          <w:szCs w:val="20"/>
        </w:rPr>
        <w:t xml:space="preserve">represent the </w:t>
      </w:r>
      <w:r w:rsidR="00087457" w:rsidRPr="00F30358">
        <w:rPr>
          <w:rFonts w:ascii="Arial" w:hAnsi="Arial" w:cs="Arial"/>
          <w:sz w:val="20"/>
          <w:szCs w:val="20"/>
        </w:rPr>
        <w:t xml:space="preserve">intraspecific interaction </w:t>
      </w:r>
      <w:r w:rsidR="00EF7B91">
        <w:rPr>
          <w:rFonts w:ascii="Arial" w:hAnsi="Arial" w:cs="Arial"/>
          <w:sz w:val="20"/>
          <w:szCs w:val="20"/>
        </w:rPr>
        <w:t>between</w:t>
      </w:r>
      <w:r w:rsidR="00087457" w:rsidRPr="00F30358">
        <w:rPr>
          <w:rFonts w:ascii="Arial" w:hAnsi="Arial" w:cs="Arial"/>
          <w:sz w:val="20"/>
          <w:szCs w:val="20"/>
        </w:rPr>
        <w:t xml:space="preserve"> the subpopulations of the same species</w:t>
      </w:r>
      <w:r w:rsidR="00C131D8" w:rsidRPr="00F30358">
        <w:rPr>
          <w:rFonts w:ascii="Arial" w:hAnsi="Arial" w:cs="Arial"/>
          <w:sz w:val="20"/>
          <w:szCs w:val="20"/>
        </w:rPr>
        <w:t xml:space="preserve">, </w:t>
      </w:r>
      <w:r w:rsidR="004C2B68" w:rsidRPr="00F30358">
        <w:rPr>
          <w:rFonts w:ascii="Arial" w:hAnsi="Arial" w:cs="Arial"/>
          <w:sz w:val="20"/>
          <w:szCs w:val="20"/>
        </w:rPr>
        <w:t>whereas</w:t>
      </w:r>
      <w:r w:rsidR="005E3B09" w:rsidRPr="00F30358">
        <w:rPr>
          <w:rFonts w:ascii="Arial" w:hAnsi="Arial" w:cs="Arial"/>
          <w:sz w:val="20"/>
          <w:szCs w:val="20"/>
        </w:rPr>
        <w:t xml:space="preserve"> the</w:t>
      </w:r>
      <w:r w:rsidR="00FB02B4" w:rsidRPr="00F30358">
        <w:rPr>
          <w:rFonts w:ascii="Arial" w:hAnsi="Arial" w:cs="Arial"/>
          <w:sz w:val="20"/>
          <w:szCs w:val="20"/>
        </w:rPr>
        <w:t xml:space="preserve"> off-diagonal </w:t>
      </w:r>
      <w:r w:rsidR="00C95854" w:rsidRPr="00F30358">
        <w:rPr>
          <w:rFonts w:ascii="Arial" w:hAnsi="Arial" w:cs="Arial"/>
          <w:sz w:val="20"/>
          <w:szCs w:val="20"/>
        </w:rPr>
        <w:t>block</w:t>
      </w:r>
      <w:r w:rsidR="00FB02B4" w:rsidRPr="00F30358">
        <w:rPr>
          <w:rFonts w:ascii="Arial" w:hAnsi="Arial" w:cs="Arial"/>
          <w:sz w:val="20"/>
          <w:szCs w:val="20"/>
        </w:rPr>
        <w:t xml:space="preserve">s represent the </w:t>
      </w:r>
      <w:r w:rsidR="00C95854" w:rsidRPr="00F30358">
        <w:rPr>
          <w:rFonts w:ascii="Arial" w:hAnsi="Arial" w:cs="Arial"/>
          <w:sz w:val="20"/>
          <w:szCs w:val="20"/>
        </w:rPr>
        <w:t>interspecific interactions between subpopulations of different</w:t>
      </w:r>
      <w:r w:rsidR="005E3B09" w:rsidRPr="00F30358">
        <w:rPr>
          <w:rFonts w:ascii="Arial" w:hAnsi="Arial" w:cs="Arial"/>
          <w:sz w:val="20"/>
          <w:szCs w:val="20"/>
        </w:rPr>
        <w:t xml:space="preserve"> species</w:t>
      </w:r>
      <w:r w:rsidR="00586C2E" w:rsidRPr="00F30358">
        <w:rPr>
          <w:rFonts w:ascii="Arial" w:hAnsi="Arial" w:cs="Arial"/>
          <w:sz w:val="20"/>
          <w:szCs w:val="20"/>
        </w:rPr>
        <w:t>.</w:t>
      </w:r>
      <w:r w:rsidR="005235AC" w:rsidRPr="00F30358">
        <w:rPr>
          <w:rFonts w:ascii="Arial" w:hAnsi="Arial" w:cs="Arial"/>
          <w:sz w:val="20"/>
          <w:szCs w:val="20"/>
        </w:rPr>
        <w:t xml:space="preserve"> Following the disordered systems approach, the </w:t>
      </w:r>
      <w:r w:rsidR="00B47FB9" w:rsidRPr="00F30358">
        <w:rPr>
          <w:rFonts w:ascii="Arial" w:hAnsi="Arial" w:cs="Arial"/>
          <w:sz w:val="20"/>
          <w:szCs w:val="20"/>
        </w:rPr>
        <w:t>strengths</w:t>
      </w:r>
      <w:r w:rsidR="005235AC" w:rsidRPr="00F30358">
        <w:rPr>
          <w:rFonts w:ascii="Arial" w:hAnsi="Arial" w:cs="Arial"/>
          <w:sz w:val="20"/>
          <w:szCs w:val="20"/>
        </w:rPr>
        <w:t xml:space="preserve"> of</w:t>
      </w:r>
      <w:r w:rsidR="00B47FB9" w:rsidRPr="00F30358">
        <w:rPr>
          <w:rFonts w:ascii="Arial" w:hAnsi="Arial" w:cs="Arial"/>
          <w:sz w:val="20"/>
          <w:szCs w:val="20"/>
        </w:rPr>
        <w:t xml:space="preserve"> intra- and inter</w:t>
      </w:r>
      <w:r w:rsidR="00D757C7" w:rsidRPr="00F30358">
        <w:rPr>
          <w:rFonts w:ascii="Arial" w:hAnsi="Arial" w:cs="Arial"/>
          <w:sz w:val="20"/>
          <w:szCs w:val="20"/>
        </w:rPr>
        <w:t>-</w:t>
      </w:r>
      <w:r w:rsidR="00B47FB9" w:rsidRPr="00F30358">
        <w:rPr>
          <w:rFonts w:ascii="Arial" w:hAnsi="Arial" w:cs="Arial"/>
          <w:sz w:val="20"/>
          <w:szCs w:val="20"/>
        </w:rPr>
        <w:t>specific interactions</w:t>
      </w:r>
      <w:r w:rsidR="005235AC" w:rsidRPr="00F30358">
        <w:rPr>
          <w:rFonts w:ascii="Arial" w:hAnsi="Arial" w:cs="Arial"/>
          <w:sz w:val="20"/>
          <w:szCs w:val="20"/>
        </w:rPr>
        <w:t xml:space="preserve"> will be chosen from </w:t>
      </w:r>
      <w:r w:rsidR="00966092" w:rsidRPr="00F30358">
        <w:rPr>
          <w:rFonts w:ascii="Arial" w:hAnsi="Arial" w:cs="Arial"/>
          <w:sz w:val="20"/>
          <w:szCs w:val="20"/>
        </w:rPr>
        <w:t xml:space="preserve">statistical distributions that characterize the extent of </w:t>
      </w:r>
      <w:r w:rsidR="006C4A80" w:rsidRPr="00F30358">
        <w:rPr>
          <w:rFonts w:ascii="Arial" w:hAnsi="Arial" w:cs="Arial"/>
          <w:sz w:val="20"/>
          <w:szCs w:val="20"/>
        </w:rPr>
        <w:t>trait variation</w:t>
      </w:r>
      <w:r w:rsidR="00966092" w:rsidRPr="00F30358">
        <w:rPr>
          <w:rFonts w:ascii="Arial" w:hAnsi="Arial" w:cs="Arial"/>
          <w:sz w:val="20"/>
          <w:szCs w:val="20"/>
        </w:rPr>
        <w:t xml:space="preserve"> in the ecosystem. </w:t>
      </w:r>
      <w:r w:rsidR="006C44DD" w:rsidRPr="00F30358">
        <w:rPr>
          <w:rFonts w:ascii="Arial" w:hAnsi="Arial" w:cs="Arial"/>
          <w:sz w:val="20"/>
          <w:szCs w:val="20"/>
        </w:rPr>
        <w:t>The stability of the ecosystem can then be</w:t>
      </w:r>
      <w:r w:rsidR="00F302CA" w:rsidRPr="00F30358">
        <w:rPr>
          <w:rFonts w:ascii="Arial" w:hAnsi="Arial" w:cs="Arial"/>
          <w:sz w:val="20"/>
          <w:szCs w:val="20"/>
        </w:rPr>
        <w:t xml:space="preserve"> </w:t>
      </w:r>
      <w:r w:rsidR="004F1B31" w:rsidRPr="00F30358">
        <w:rPr>
          <w:rFonts w:ascii="Arial" w:hAnsi="Arial" w:cs="Arial"/>
          <w:sz w:val="20"/>
          <w:szCs w:val="20"/>
        </w:rPr>
        <w:t>studied</w:t>
      </w:r>
      <w:r w:rsidR="00F302CA" w:rsidRPr="00F30358">
        <w:rPr>
          <w:rFonts w:ascii="Arial" w:hAnsi="Arial" w:cs="Arial"/>
          <w:sz w:val="20"/>
          <w:szCs w:val="20"/>
        </w:rPr>
        <w:t xml:space="preserve"> similar</w:t>
      </w:r>
      <w:r w:rsidR="004F1B31" w:rsidRPr="00F30358">
        <w:rPr>
          <w:rFonts w:ascii="Arial" w:hAnsi="Arial" w:cs="Arial"/>
          <w:sz w:val="20"/>
          <w:szCs w:val="20"/>
        </w:rPr>
        <w:t>ly</w:t>
      </w:r>
      <w:r w:rsidR="00F302CA" w:rsidRPr="00F30358">
        <w:rPr>
          <w:rFonts w:ascii="Arial" w:hAnsi="Arial" w:cs="Arial"/>
          <w:sz w:val="20"/>
          <w:szCs w:val="20"/>
        </w:rPr>
        <w:t xml:space="preserve"> to</w:t>
      </w:r>
      <w:r w:rsidR="006C44DD" w:rsidRPr="00F30358">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"/>
          <w:id w:val="-1860423665"/>
          <w:placeholder>
            <w:docPart w:val="DefaultPlaceholder_-1854013440"/>
          </w:placeholder>
        </w:sdtPr>
        <w:sdtContent>
          <w:r w:rsidR="00F30358" w:rsidRPr="00F30358">
            <w:rPr>
              <w:rFonts w:ascii="Arial" w:hAnsi="Arial" w:cs="Arial"/>
              <w:color w:val="000000"/>
              <w:sz w:val="20"/>
              <w:szCs w:val="20"/>
            </w:rPr>
            <w:t>(</w:t>
          </w:r>
          <w:proofErr w:type="gramStart"/>
          <w:r w:rsidR="00F30358" w:rsidRPr="00F30358">
            <w:rPr>
              <w:rFonts w:ascii="Arial" w:hAnsi="Arial" w:cs="Arial"/>
              <w:color w:val="000000"/>
              <w:sz w:val="20"/>
              <w:szCs w:val="20"/>
            </w:rPr>
            <w:t>May,</w:t>
          </w:r>
          <w:proofErr w:type="gramEnd"/>
          <w:r w:rsidR="00F30358" w:rsidRPr="00F30358">
            <w:rPr>
              <w:rFonts w:ascii="Arial" w:hAnsi="Arial" w:cs="Arial"/>
              <w:color w:val="000000"/>
              <w:sz w:val="20"/>
              <w:szCs w:val="20"/>
            </w:rPr>
            <w:t xml:space="preserve"> 1972)</w:t>
          </w:r>
        </w:sdtContent>
      </w:sdt>
      <w:r w:rsidR="00F302CA" w:rsidRPr="00F30358">
        <w:rPr>
          <w:rFonts w:ascii="Arial" w:hAnsi="Arial" w:cs="Arial"/>
          <w:sz w:val="20"/>
          <w:szCs w:val="20"/>
        </w:rPr>
        <w:t xml:space="preserve"> and </w:t>
      </w:r>
      <w:sdt>
        <w:sdtPr>
          <w:rPr>
            <w:rFonts w:ascii="Arial" w:hAnsi="Arial" w:cs="Arial"/>
            <w:color w:val="000000"/>
            <w:sz w:val="20"/>
            <w:szCs w:val="20"/>
          </w:rPr>
          <w:tag w:val="MENDELEY_CITATION_v3_eyJjaXRhdGlvbklEIjoiTUVOREVMRVlfQ0lUQVRJT05fODhhZGE4OTItNjA5Zi00MTViLTk0YmItNWJiNmJkMWE5ZmZlIiwiY2l0YXRpb25JdGVtcyI6W3siaWQiOiJkYzNmYmQ4Mi0xYjc1LTM2NGUtODA0Yi0wOTgyZGM3MjZjYmIiLCJpdGVtRGF0YSI6eyJ0eXBlIjoiYXJ0aWNsZS1qb3VybmFsIiwiaWQiOiJkYzNmYmQ4Mi0xYjc1LTM2NGUtODA0Yi0wOTgyZGM3MjZjYmIiLCJ0aXRsZSI6IlN0YWJpbGl0eSBhbmQgY29tcGxleGl0eSBpbiBtb2RlbCBtZXRhLWVjb3N5c3RlbXM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"/>
          <w:id w:val="-518785610"/>
          <w:placeholder>
            <w:docPart w:val="DefaultPlaceholder_-1854013440"/>
          </w:placeholder>
        </w:sdtPr>
        <w:sdtContent>
          <w:r w:rsidR="00F30358" w:rsidRPr="00F30358">
            <w:rPr>
              <w:rFonts w:ascii="Arial" w:hAnsi="Arial" w:cs="Arial"/>
              <w:color w:val="000000"/>
              <w:sz w:val="20"/>
              <w:szCs w:val="20"/>
            </w:rPr>
            <w:t>(Gravel et al., 2016)</w:t>
          </w:r>
        </w:sdtContent>
      </w:sdt>
      <w:r w:rsidR="00F302CA" w:rsidRPr="00F30358">
        <w:rPr>
          <w:rFonts w:ascii="Arial" w:hAnsi="Arial" w:cs="Arial"/>
          <w:sz w:val="20"/>
          <w:szCs w:val="20"/>
        </w:rPr>
        <w:t xml:space="preserve">. </w:t>
      </w:r>
      <w:ins w:id="370" w:author="M Leibold" w:date="2023-01-21T16:08:00Z">
        <w:r>
          <w:rPr>
            <w:rFonts w:ascii="Arial" w:hAnsi="Arial" w:cs="Arial"/>
            <w:sz w:val="20"/>
            <w:szCs w:val="20"/>
          </w:rPr>
          <w:t>By</w:t>
        </w:r>
      </w:ins>
      <w:del w:id="371" w:author="M Leibold" w:date="2023-01-21T16:08:00Z">
        <w:r w:rsidR="00CF7399" w:rsidRPr="00F30358" w:rsidDel="003C2F19">
          <w:rPr>
            <w:rFonts w:ascii="Arial" w:hAnsi="Arial" w:cs="Arial"/>
            <w:sz w:val="20"/>
            <w:szCs w:val="20"/>
          </w:rPr>
          <w:delText>I</w:delText>
        </w:r>
        <w:r w:rsidR="00F302CA" w:rsidRPr="00F30358" w:rsidDel="003C2F19">
          <w:rPr>
            <w:rFonts w:ascii="Arial" w:hAnsi="Arial" w:cs="Arial"/>
            <w:sz w:val="20"/>
            <w:szCs w:val="20"/>
          </w:rPr>
          <w:delText>n</w:delText>
        </w:r>
      </w:del>
      <w:r w:rsidR="00F302CA" w:rsidRPr="00F30358">
        <w:rPr>
          <w:rFonts w:ascii="Arial" w:hAnsi="Arial" w:cs="Arial"/>
          <w:sz w:val="20"/>
          <w:szCs w:val="20"/>
        </w:rPr>
        <w:t xml:space="preserve"> analogy to </w:t>
      </w:r>
      <w:r w:rsidR="00CF7399" w:rsidRPr="00F30358">
        <w:rPr>
          <w:rFonts w:ascii="Arial" w:hAnsi="Arial" w:cs="Arial"/>
          <w:sz w:val="20"/>
          <w:szCs w:val="20"/>
        </w:rPr>
        <w:t xml:space="preserve">the previous result on </w:t>
      </w:r>
      <w:r w:rsidR="00A35CC1">
        <w:rPr>
          <w:noProof/>
        </w:rPr>
        <mc:AlternateContent>
          <mc:Choice Requires="wps">
            <w:drawing>
              <wp:anchor distT="0" distB="91440" distL="114300" distR="114300" simplePos="0" relativeHeight="251667456" behindDoc="1" locked="0" layoutInCell="1" allowOverlap="0" wp14:anchorId="7352D8BD" wp14:editId="719329BC">
                <wp:simplePos x="0" y="0"/>
                <wp:positionH relativeFrom="column">
                  <wp:posOffset>0</wp:posOffset>
                </wp:positionH>
                <wp:positionV relativeFrom="page">
                  <wp:posOffset>3108960</wp:posOffset>
                </wp:positionV>
                <wp:extent cx="5952490" cy="10922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952490" cy="1092200"/>
                        </a:xfrm>
                        <a:prstGeom prst="rect">
                          <a:avLst/>
                        </a:prstGeom>
                        <a:solidFill>
                          <a:prstClr val="white"/>
                        </a:solidFill>
                        <a:ln>
                          <a:noFill/>
                        </a:ln>
                      </wps:spPr>
                      <wps:txbx>
                        <w:txbxContent>
                          <w:p w14:paraId="5A1BFE45" w14:textId="0F77B0C2" w:rsidR="007332F2" w:rsidRPr="00A1778A" w:rsidRDefault="007332F2" w:rsidP="007332F2">
                            <w:pPr>
                              <w:pStyle w:val="Caption"/>
                              <w:rPr>
                                <w:rFonts w:ascii="Arial" w:hAnsi="Arial" w:cs="Arial"/>
                                <w:sz w:val="20"/>
                                <w:szCs w:val="20"/>
                              </w:rPr>
                            </w:pPr>
                            <w:r>
                              <w:t xml:space="preserve">Figure 6: </w:t>
                            </w:r>
                            <w:r w:rsidRPr="00F30358">
                              <w:rPr>
                                <w:rFonts w:ascii="Arial" w:hAnsi="Arial" w:cs="Arial"/>
                                <w:i w:val="0"/>
                                <w:iCs w:val="0"/>
                                <w:color w:val="auto"/>
                              </w:rPr>
                              <w:t xml:space="preserve">Extending the disordered systems approach of studying large ecological networks by incorporating extra degrees of freedom. (A) Introducing the spatial structure of meta-communities (adapted from Gravel et al., 2016):  The original interaction matrix </w:t>
                            </w:r>
                            <m:oMath>
                              <m:r>
                                <w:rPr>
                                  <w:rFonts w:ascii="Cambria Math" w:hAnsi="Cambria Math" w:cs="Arial"/>
                                  <w:color w:val="auto"/>
                                </w:rPr>
                                <m:t>A</m:t>
                              </m:r>
                            </m:oMath>
                            <w:r w:rsidRPr="00F30358">
                              <w:rPr>
                                <w:rFonts w:ascii="Arial" w:hAnsi="Arial" w:cs="Arial"/>
                                <w:i w:val="0"/>
                                <w:iCs w:val="0"/>
                                <w:color w:val="auto"/>
                              </w:rPr>
                              <w:t xml:space="preserve"> for</w:t>
                            </w:r>
                            <w:proofErr w:type="spellStart"/>
                            <w:r w:rsidRPr="00F30358">
                              <w:rPr>
                                <w:rFonts w:ascii="Arial" w:hAnsi="Arial" w:cs="Arial"/>
                                <w:i w:val="0"/>
                                <w:iCs w:val="0"/>
                                <w:color w:val="auto"/>
                              </w:rPr>
                              <w:t>ms</w:t>
                            </w:r>
                            <w:proofErr w:type="spellEnd"/>
                            <w:r w:rsidRPr="00F30358">
                              <w:rPr>
                                <w:rFonts w:ascii="Arial" w:hAnsi="Arial" w:cs="Arial"/>
                                <w:i w:val="0"/>
                                <w:iCs w:val="0"/>
                                <w:color w:val="auto"/>
                              </w:rPr>
                              <w:t xml:space="preserve"> the diagonal blocks (blue) of the enlarged matrix </w:t>
                            </w:r>
                            <m:oMath>
                              <m:r>
                                <w:rPr>
                                  <w:rFonts w:ascii="Cambria Math" w:hAnsi="Cambria Math" w:cs="Arial"/>
                                  <w:color w:val="auto"/>
                                </w:rPr>
                                <m:t>J</m:t>
                              </m:r>
                            </m:oMath>
                            <w:r w:rsidRPr="00F30358">
                              <w:rPr>
                                <w:rFonts w:ascii="Arial" w:hAnsi="Arial" w:cs="Arial"/>
                                <w:i w:val="0"/>
                                <w:iCs w:val="0"/>
                                <w:color w:val="auto"/>
                              </w:rPr>
                              <w:t xml:space="preserve">, and the off-diagonal blocks (orange) represent dispersal rates between the local communities. The spatial degrees of freedom tend to stabilize the ecosystem. (B) Introducing intraspecific variation within the species: Each element of the original interaction matrix </w:t>
                            </w:r>
                            <m:oMath>
                              <m:r>
                                <w:rPr>
                                  <w:rFonts w:ascii="Cambria Math" w:hAnsi="Cambria Math" w:cs="Arial"/>
                                  <w:color w:val="auto"/>
                                </w:rPr>
                                <m:t>A</m:t>
                              </m:r>
                            </m:oMath>
                            <w:r w:rsidRPr="00F30358">
                              <w:rPr>
                                <w:rFonts w:ascii="Arial" w:hAnsi="Arial" w:cs="Arial"/>
                                <w:i w:val="0"/>
                                <w:iCs w:val="0"/>
                                <w:color w:val="auto"/>
                              </w:rPr>
                              <w:t xml:space="preserve"> splits into a small matrix, forming an enlarged matrix </w:t>
                            </w:r>
                            <m:oMath>
                              <m:r>
                                <w:rPr>
                                  <w:rFonts w:ascii="Cambria Math" w:hAnsi="Cambria Math" w:cs="Arial"/>
                                  <w:color w:val="auto"/>
                                </w:rPr>
                                <m:t>J'</m:t>
                              </m:r>
                            </m:oMath>
                            <w:r w:rsidRPr="00F30358">
                              <w:rPr>
                                <w:rFonts w:ascii="Arial" w:hAnsi="Arial" w:cs="Arial"/>
                                <w:i w:val="0"/>
                                <w:iCs w:val="0"/>
                                <w:color w:val="auto"/>
                              </w:rPr>
                              <w:t>. The diagonal blocks (blue) represent the intraspecific interaction among the subpopulations of the same species, and the off-diagonal blocks (orange) represent the interspecific interactions between the subpopulations of different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2D8BD" id="Text Box 15" o:spid="_x0000_s1029" type="#_x0000_t202" style="position:absolute;margin-left:0;margin-top:244.8pt;width:468.7pt;height:86pt;z-index:-251649024;visibility:visible;mso-wrap-style:square;mso-width-percent:0;mso-height-percent:0;mso-wrap-distance-left:9pt;mso-wrap-distance-top:0;mso-wrap-distance-right:9pt;mso-wrap-distance-bottom:7.2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" o:allowoverlap="f" stroked="f">
                <v:textbox inset="0,0,0,0">
                  <w:txbxContent>
                    <w:p w14:paraId="5A1BFE45" w14:textId="0F77B0C2" w:rsidR="007332F2" w:rsidRPr="00A1778A" w:rsidRDefault="007332F2" w:rsidP="007332F2">
                      <w:pPr>
                        <w:pStyle w:val="Caption"/>
                        <w:rPr>
                          <w:rFonts w:ascii="Arial" w:hAnsi="Arial" w:cs="Arial"/>
                          <w:sz w:val="20"/>
                          <w:szCs w:val="20"/>
                        </w:rPr>
                      </w:pPr>
                      <w:r>
                        <w:t xml:space="preserve">Figure 6: </w:t>
                      </w:r>
                      <w:r w:rsidRPr="00F30358">
                        <w:rPr>
                          <w:rFonts w:ascii="Arial" w:hAnsi="Arial" w:cs="Arial"/>
                          <w:i w:val="0"/>
                          <w:iCs w:val="0"/>
                          <w:color w:val="auto"/>
                        </w:rPr>
                        <w:t xml:space="preserve">Extending the disordered systems approach of studying large ecological networks by incorporating extra degrees of freedom. (A) Introducing the spatial structure of meta-communities (adapted from Gravel et al., 2016):  The original interaction matrix </w:t>
                      </w:r>
                      <m:oMath>
                        <m:r>
                          <w:rPr>
                            <w:rFonts w:ascii="Cambria Math" w:hAnsi="Cambria Math" w:cs="Arial"/>
                            <w:color w:val="auto"/>
                          </w:rPr>
                          <m:t>A</m:t>
                        </m:r>
                      </m:oMath>
                      <w:r w:rsidRPr="00F30358">
                        <w:rPr>
                          <w:rFonts w:ascii="Arial" w:hAnsi="Arial" w:cs="Arial"/>
                          <w:i w:val="0"/>
                          <w:iCs w:val="0"/>
                          <w:color w:val="auto"/>
                        </w:rPr>
                        <w:t xml:space="preserve"> for</w:t>
                      </w:r>
                      <w:proofErr w:type="spellStart"/>
                      <w:r w:rsidRPr="00F30358">
                        <w:rPr>
                          <w:rFonts w:ascii="Arial" w:hAnsi="Arial" w:cs="Arial"/>
                          <w:i w:val="0"/>
                          <w:iCs w:val="0"/>
                          <w:color w:val="auto"/>
                        </w:rPr>
                        <w:t>ms</w:t>
                      </w:r>
                      <w:proofErr w:type="spellEnd"/>
                      <w:r w:rsidRPr="00F30358">
                        <w:rPr>
                          <w:rFonts w:ascii="Arial" w:hAnsi="Arial" w:cs="Arial"/>
                          <w:i w:val="0"/>
                          <w:iCs w:val="0"/>
                          <w:color w:val="auto"/>
                        </w:rPr>
                        <w:t xml:space="preserve"> the diagonal blocks (blue) of the enlarged matrix </w:t>
                      </w:r>
                      <m:oMath>
                        <m:r>
                          <w:rPr>
                            <w:rFonts w:ascii="Cambria Math" w:hAnsi="Cambria Math" w:cs="Arial"/>
                            <w:color w:val="auto"/>
                          </w:rPr>
                          <m:t>J</m:t>
                        </m:r>
                      </m:oMath>
                      <w:r w:rsidRPr="00F30358">
                        <w:rPr>
                          <w:rFonts w:ascii="Arial" w:hAnsi="Arial" w:cs="Arial"/>
                          <w:i w:val="0"/>
                          <w:iCs w:val="0"/>
                          <w:color w:val="auto"/>
                        </w:rPr>
                        <w:t xml:space="preserve">, and the off-diagonal blocks (orange) represent dispersal rates between the local communities. The spatial degrees of freedom tend to stabilize the ecosystem. (B) Introducing intraspecific variation within the species: Each element of the original interaction matrix </w:t>
                      </w:r>
                      <m:oMath>
                        <m:r>
                          <w:rPr>
                            <w:rFonts w:ascii="Cambria Math" w:hAnsi="Cambria Math" w:cs="Arial"/>
                            <w:color w:val="auto"/>
                          </w:rPr>
                          <m:t>A</m:t>
                        </m:r>
                      </m:oMath>
                      <w:r w:rsidRPr="00F30358">
                        <w:rPr>
                          <w:rFonts w:ascii="Arial" w:hAnsi="Arial" w:cs="Arial"/>
                          <w:i w:val="0"/>
                          <w:iCs w:val="0"/>
                          <w:color w:val="auto"/>
                        </w:rPr>
                        <w:t xml:space="preserve"> splits into a small matrix, forming an enlarged matrix </w:t>
                      </w:r>
                      <m:oMath>
                        <m:r>
                          <w:rPr>
                            <w:rFonts w:ascii="Cambria Math" w:hAnsi="Cambria Math" w:cs="Arial"/>
                            <w:color w:val="auto"/>
                          </w:rPr>
                          <m:t>J'</m:t>
                        </m:r>
                      </m:oMath>
                      <w:r w:rsidRPr="00F30358">
                        <w:rPr>
                          <w:rFonts w:ascii="Arial" w:hAnsi="Arial" w:cs="Arial"/>
                          <w:i w:val="0"/>
                          <w:iCs w:val="0"/>
                          <w:color w:val="auto"/>
                        </w:rPr>
                        <w:t>. The diagonal blocks (blue) represent the intraspecific interaction among the subpopulations of the same species, and the off-diagonal blocks (orange) represent the interspecific interactions between the subpopulations of different species.</w:t>
                      </w:r>
                    </w:p>
                  </w:txbxContent>
                </v:textbox>
                <w10:wrap type="topAndBottom" anchory="page"/>
              </v:shape>
            </w:pict>
          </mc:Fallback>
        </mc:AlternateContent>
      </w:r>
      <w:r w:rsidR="00CF7399" w:rsidRPr="00F30358">
        <w:rPr>
          <w:rFonts w:ascii="Arial" w:hAnsi="Arial" w:cs="Arial"/>
          <w:sz w:val="20"/>
          <w:szCs w:val="20"/>
        </w:rPr>
        <w:t>spatial structure</w:t>
      </w:r>
      <w:r w:rsidR="00F302CA" w:rsidRPr="00F30358">
        <w:rPr>
          <w:rFonts w:ascii="Arial" w:hAnsi="Arial" w:cs="Arial"/>
          <w:sz w:val="20"/>
          <w:szCs w:val="20"/>
        </w:rPr>
        <w:t>, w</w:t>
      </w:r>
      <w:r w:rsidR="00EC2360" w:rsidRPr="00F30358">
        <w:rPr>
          <w:rFonts w:ascii="Arial" w:hAnsi="Arial" w:cs="Arial"/>
          <w:sz w:val="20"/>
          <w:szCs w:val="20"/>
        </w:rPr>
        <w:t xml:space="preserve">e </w:t>
      </w:r>
      <w:r w:rsidR="00F302CA" w:rsidRPr="00F30358">
        <w:rPr>
          <w:rFonts w:ascii="Arial" w:hAnsi="Arial" w:cs="Arial"/>
          <w:sz w:val="20"/>
          <w:szCs w:val="20"/>
        </w:rPr>
        <w:t>expect</w:t>
      </w:r>
      <w:r w:rsidR="00B00840" w:rsidRPr="00F30358">
        <w:rPr>
          <w:rFonts w:ascii="Arial" w:hAnsi="Arial" w:cs="Arial"/>
          <w:sz w:val="20"/>
          <w:szCs w:val="20"/>
        </w:rPr>
        <w:t xml:space="preserve"> </w:t>
      </w:r>
      <w:ins w:id="372" w:author="M Leibold" w:date="2023-01-21T16:08:00Z">
        <w:r>
          <w:rPr>
            <w:rFonts w:ascii="Arial" w:hAnsi="Arial" w:cs="Arial"/>
            <w:sz w:val="20"/>
            <w:szCs w:val="20"/>
          </w:rPr>
          <w:t xml:space="preserve">to be able to show </w:t>
        </w:r>
      </w:ins>
      <w:r w:rsidR="00B00840" w:rsidRPr="00F30358">
        <w:rPr>
          <w:rFonts w:ascii="Arial" w:hAnsi="Arial" w:cs="Arial"/>
          <w:sz w:val="20"/>
          <w:szCs w:val="20"/>
        </w:rPr>
        <w:t xml:space="preserve">that </w:t>
      </w:r>
      <w:r w:rsidR="00632261">
        <w:rPr>
          <w:rFonts w:ascii="Arial" w:hAnsi="Arial" w:cs="Arial"/>
          <w:sz w:val="20"/>
          <w:szCs w:val="20"/>
        </w:rPr>
        <w:t>intraspecific trait structure</w:t>
      </w:r>
      <w:r w:rsidR="00B00840" w:rsidRPr="00F30358">
        <w:rPr>
          <w:rFonts w:ascii="Arial" w:hAnsi="Arial" w:cs="Arial"/>
          <w:sz w:val="20"/>
          <w:szCs w:val="20"/>
        </w:rPr>
        <w:t xml:space="preserve"> would</w:t>
      </w:r>
      <w:r w:rsidR="00EC2360" w:rsidRPr="00F30358">
        <w:rPr>
          <w:rFonts w:ascii="Arial" w:hAnsi="Arial" w:cs="Arial"/>
          <w:sz w:val="20"/>
          <w:szCs w:val="20"/>
        </w:rPr>
        <w:t xml:space="preserve"> </w:t>
      </w:r>
      <w:r w:rsidR="00632261">
        <w:rPr>
          <w:rFonts w:ascii="Arial" w:hAnsi="Arial" w:cs="Arial"/>
          <w:sz w:val="20"/>
          <w:szCs w:val="20"/>
        </w:rPr>
        <w:t xml:space="preserve">also </w:t>
      </w:r>
      <w:ins w:id="373" w:author="M Leibold" w:date="2023-01-21T16:08:00Z">
        <w:r>
          <w:rPr>
            <w:rFonts w:ascii="Arial" w:hAnsi="Arial" w:cs="Arial"/>
            <w:sz w:val="20"/>
            <w:szCs w:val="20"/>
          </w:rPr>
          <w:t xml:space="preserve">generally </w:t>
        </w:r>
      </w:ins>
      <w:r w:rsidR="00EC2360" w:rsidRPr="00F30358">
        <w:rPr>
          <w:rFonts w:ascii="Arial" w:hAnsi="Arial" w:cs="Arial"/>
          <w:sz w:val="20"/>
          <w:szCs w:val="20"/>
        </w:rPr>
        <w:t>help stabilize ecosystem</w:t>
      </w:r>
      <w:r w:rsidR="00B00840" w:rsidRPr="00F30358">
        <w:rPr>
          <w:rFonts w:ascii="Arial" w:hAnsi="Arial" w:cs="Arial"/>
          <w:sz w:val="20"/>
          <w:szCs w:val="20"/>
        </w:rPr>
        <w:t>s</w:t>
      </w:r>
      <w:r w:rsidR="00EC2360" w:rsidRPr="00F30358">
        <w:rPr>
          <w:rFonts w:ascii="Arial" w:hAnsi="Arial" w:cs="Arial"/>
          <w:sz w:val="20"/>
          <w:szCs w:val="20"/>
        </w:rPr>
        <w:t>.</w:t>
      </w:r>
      <w:ins w:id="374" w:author="M Leibold" w:date="2023-01-21T16:08:00Z">
        <w:r>
          <w:rPr>
            <w:rFonts w:ascii="Arial" w:hAnsi="Arial" w:cs="Arial"/>
            <w:sz w:val="20"/>
            <w:szCs w:val="20"/>
          </w:rPr>
          <w:t xml:space="preserve">  </w:t>
        </w:r>
      </w:ins>
    </w:p>
    <w:p w14:paraId="05DAAF50" w14:textId="444ACD44" w:rsidR="00EC2360" w:rsidRPr="00F30358" w:rsidDel="003C2F19" w:rsidRDefault="003C2F19" w:rsidP="005413E0">
      <w:pPr>
        <w:pStyle w:val="ListParagraph"/>
        <w:widowControl w:val="0"/>
        <w:spacing w:after="120"/>
        <w:ind w:left="0"/>
        <w:contextualSpacing w:val="0"/>
        <w:rPr>
          <w:del w:id="375" w:author="M Leibold" w:date="2023-01-21T16:10:00Z"/>
          <w:rFonts w:ascii="Arial" w:hAnsi="Arial" w:cs="Arial"/>
          <w:sz w:val="20"/>
          <w:szCs w:val="20"/>
        </w:rPr>
      </w:pPr>
      <w:ins w:id="376" w:author="M Leibold" w:date="2023-01-21T16:08:00Z">
        <w:r>
          <w:rPr>
            <w:rFonts w:ascii="Arial" w:hAnsi="Arial" w:cs="Arial"/>
            <w:sz w:val="20"/>
            <w:szCs w:val="20"/>
          </w:rPr>
          <w:t>However, we m</w:t>
        </w:r>
      </w:ins>
      <w:ins w:id="377" w:author="M Leibold" w:date="2023-01-21T16:09:00Z">
        <w:r>
          <w:rPr>
            <w:rFonts w:ascii="Arial" w:hAnsi="Arial" w:cs="Arial"/>
            <w:sz w:val="20"/>
            <w:szCs w:val="20"/>
          </w:rPr>
          <w:t>ay also be able to identify if this can depend on the statistical properties of the trait variation.</w:t>
        </w:r>
      </w:ins>
      <w:ins w:id="378" w:author="M Leibold" w:date="2023-01-21T16:10:00Z">
        <w:r>
          <w:rPr>
            <w:rFonts w:ascii="Arial" w:hAnsi="Arial" w:cs="Arial"/>
            <w:sz w:val="20"/>
            <w:szCs w:val="20"/>
          </w:rPr>
          <w:t xml:space="preserve"> T</w:t>
        </w:r>
      </w:ins>
    </w:p>
    <w:p w14:paraId="4C6DE2A0" w14:textId="4EA364C6" w:rsidR="00240364" w:rsidRPr="0069552C" w:rsidRDefault="00A35CC1" w:rsidP="005413E0">
      <w:pPr>
        <w:pStyle w:val="ListParagraph"/>
        <w:widowControl w:val="0"/>
        <w:spacing w:after="120"/>
        <w:ind w:left="0"/>
        <w:contextualSpacing w:val="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65408" behindDoc="0" locked="0" layoutInCell="1" allowOverlap="0" wp14:anchorId="0B670E3C" wp14:editId="24CD4314">
                <wp:simplePos x="0" y="0"/>
                <wp:positionH relativeFrom="column">
                  <wp:align>center</wp:align>
                </wp:positionH>
                <wp:positionV relativeFrom="margin">
                  <wp:posOffset>0</wp:posOffset>
                </wp:positionV>
                <wp:extent cx="5751576" cy="2176272"/>
                <wp:effectExtent l="0" t="0" r="1905" b="0"/>
                <wp:wrapTopAndBottom/>
                <wp:docPr id="14" name="Group 14"/>
                <wp:cNvGraphicFramePr/>
                <a:graphic xmlns:a="http://schemas.openxmlformats.org/drawingml/2006/main">
                  <a:graphicData uri="http://schemas.microsoft.com/office/word/2010/wordprocessingGroup">
                    <wpg:wgp>
                      <wpg:cNvGrpSpPr/>
                      <wpg:grpSpPr>
                        <a:xfrm>
                          <a:off x="0" y="0"/>
                          <a:ext cx="5751576" cy="2176272"/>
                          <a:chOff x="0" y="0"/>
                          <a:chExt cx="5751195" cy="2176145"/>
                        </a:xfrm>
                      </wpg:grpSpPr>
                      <pic:pic xmlns:pic="http://schemas.openxmlformats.org/drawingml/2006/picture">
                        <pic:nvPicPr>
                          <pic:cNvPr id="5" name="Picture 5" descr="Dia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5115" cy="2176145"/>
                          </a:xfrm>
                          <a:prstGeom prst="rect">
                            <a:avLst/>
                          </a:prstGeom>
                        </pic:spPr>
                      </pic:pic>
                      <pic:pic xmlns:pic="http://schemas.openxmlformats.org/drawingml/2006/picture">
                        <pic:nvPicPr>
                          <pic:cNvPr id="6" name="Picture 6"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926080" y="0"/>
                            <a:ext cx="2825115" cy="21761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CE9278" id="Group 14" o:spid="_x0000_s1026" style="position:absolute;margin-left:0;margin-top:0;width:452.9pt;height:171.35pt;z-index:251665408;mso-position-horizontal:center;mso-position-vertical-relative:margin;mso-width-relative:margin;mso-height-relative:margin" coordsize="57511,21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" o:allowoverlap="f">
                <v:shape id="Picture 5" o:spid="_x0000_s1027" type="#_x0000_t75" alt="Diagram&#10;&#10;Description automatically generated" style="position:absolute;width:28251;height:21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">
                  <v:imagedata r:id="rId22" o:title="Diagram&#10;&#10;Description automatically generated"/>
                </v:shape>
                <v:shape id="Picture 6" o:spid="_x0000_s1028" type="#_x0000_t75" alt="Diagram&#10;&#10;Description automatically generated" style="position:absolute;left:29260;width:28251;height:21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">
                  <v:imagedata r:id="rId23" o:title="Diagram&#10;&#10;Description automatically generated"/>
                </v:shape>
                <w10:wrap type="topAndBottom" anchory="margin"/>
              </v:group>
            </w:pict>
          </mc:Fallback>
        </mc:AlternateContent>
      </w:r>
      <w:del w:id="379" w:author="M Leibold" w:date="2023-01-21T16:10:00Z">
        <w:r w:rsidR="00677549" w:rsidDel="003C2F19">
          <w:rPr>
            <w:rFonts w:ascii="Arial" w:hAnsi="Arial" w:cs="Arial"/>
            <w:sz w:val="20"/>
            <w:szCs w:val="20"/>
          </w:rPr>
          <w:delText>Furthermore, t</w:delText>
        </w:r>
      </w:del>
      <w:r w:rsidR="00677549">
        <w:rPr>
          <w:rFonts w:ascii="Arial" w:hAnsi="Arial" w:cs="Arial"/>
          <w:sz w:val="20"/>
          <w:szCs w:val="20"/>
        </w:rPr>
        <w:t>o study the effect of</w:t>
      </w:r>
      <w:r w:rsidR="0069552C">
        <w:rPr>
          <w:rFonts w:ascii="Arial" w:hAnsi="Arial" w:cs="Arial"/>
          <w:sz w:val="20"/>
          <w:szCs w:val="20"/>
        </w:rPr>
        <w:t xml:space="preserve"> interaction modification due to </w:t>
      </w:r>
      <w:r w:rsidR="00DC062C">
        <w:rPr>
          <w:rFonts w:ascii="Arial" w:hAnsi="Arial" w:cs="Arial"/>
          <w:sz w:val="20"/>
          <w:szCs w:val="20"/>
        </w:rPr>
        <w:t>the influence on trait distribution</w:t>
      </w:r>
      <w:r w:rsidR="0069552C">
        <w:rPr>
          <w:rFonts w:ascii="Arial" w:hAnsi="Arial" w:cs="Arial"/>
          <w:sz w:val="20"/>
          <w:szCs w:val="20"/>
        </w:rPr>
        <w:t xml:space="preserve"> by other spec</w:t>
      </w:r>
      <w:r w:rsidR="00DC062C">
        <w:rPr>
          <w:rFonts w:ascii="Arial" w:hAnsi="Arial" w:cs="Arial"/>
          <w:sz w:val="20"/>
          <w:szCs w:val="20"/>
        </w:rPr>
        <w:t>i</w:t>
      </w:r>
      <w:r w:rsidR="0069552C">
        <w:rPr>
          <w:rFonts w:ascii="Arial" w:hAnsi="Arial" w:cs="Arial"/>
          <w:sz w:val="20"/>
          <w:szCs w:val="20"/>
        </w:rPr>
        <w:t>es</w:t>
      </w:r>
      <w:r w:rsidR="006D29D9" w:rsidRPr="0069552C">
        <w:rPr>
          <w:rFonts w:ascii="Arial" w:hAnsi="Arial" w:cs="Arial"/>
          <w:sz w:val="20"/>
          <w:szCs w:val="20"/>
        </w:rPr>
        <w:t xml:space="preserve">, we will </w:t>
      </w:r>
      <w:r w:rsidR="0099225A" w:rsidRPr="0069552C">
        <w:rPr>
          <w:rFonts w:ascii="Arial" w:hAnsi="Arial" w:cs="Arial"/>
          <w:sz w:val="20"/>
          <w:szCs w:val="20"/>
        </w:rPr>
        <w:t xml:space="preserve">incorporate the network motifs </w:t>
      </w:r>
      <w:r w:rsidR="00677549">
        <w:rPr>
          <w:rFonts w:ascii="Arial" w:hAnsi="Arial" w:cs="Arial"/>
          <w:sz w:val="20"/>
          <w:szCs w:val="20"/>
        </w:rPr>
        <w:t>studied</w:t>
      </w:r>
      <w:r w:rsidR="0099225A" w:rsidRPr="0069552C">
        <w:rPr>
          <w:rFonts w:ascii="Arial" w:hAnsi="Arial" w:cs="Arial"/>
          <w:sz w:val="20"/>
          <w:szCs w:val="20"/>
        </w:rPr>
        <w:t xml:space="preserve"> in </w:t>
      </w:r>
      <w:r w:rsidR="00677549" w:rsidRPr="00F441F4">
        <w:rPr>
          <w:rFonts w:ascii="Arial" w:hAnsi="Arial" w:cs="Arial"/>
          <w:b/>
          <w:bCs/>
          <w:sz w:val="20"/>
          <w:szCs w:val="20"/>
        </w:rPr>
        <w:t>Aim 1</w:t>
      </w:r>
      <w:r w:rsidR="0099225A" w:rsidRPr="0069552C">
        <w:rPr>
          <w:rFonts w:ascii="Arial" w:hAnsi="Arial" w:cs="Arial"/>
          <w:sz w:val="20"/>
          <w:szCs w:val="20"/>
        </w:rPr>
        <w:t xml:space="preserve"> into the disordered systems approach</w:t>
      </w:r>
      <w:r w:rsidR="00677549">
        <w:rPr>
          <w:rFonts w:ascii="Arial" w:hAnsi="Arial" w:cs="Arial"/>
          <w:sz w:val="20"/>
          <w:szCs w:val="20"/>
        </w:rPr>
        <w:t>.</w:t>
      </w:r>
      <w:r w:rsidR="009906B3" w:rsidRPr="0069552C">
        <w:rPr>
          <w:rFonts w:ascii="Arial" w:hAnsi="Arial" w:cs="Arial"/>
          <w:sz w:val="20"/>
          <w:szCs w:val="20"/>
        </w:rPr>
        <w:t xml:space="preserve"> </w:t>
      </w:r>
      <w:r w:rsidR="00630C95">
        <w:rPr>
          <w:rFonts w:ascii="Arial" w:hAnsi="Arial" w:cs="Arial"/>
          <w:sz w:val="20"/>
          <w:szCs w:val="20"/>
        </w:rPr>
        <w:t>This can be done</w:t>
      </w:r>
      <w:r w:rsidR="00E51271" w:rsidRPr="0069552C">
        <w:rPr>
          <w:rFonts w:ascii="Arial" w:hAnsi="Arial" w:cs="Arial"/>
          <w:sz w:val="20"/>
          <w:szCs w:val="20"/>
        </w:rPr>
        <w:t xml:space="preserve"> by introducing appropriate</w:t>
      </w:r>
      <w:r w:rsidR="00F24529" w:rsidRPr="0069552C">
        <w:rPr>
          <w:rFonts w:ascii="Arial" w:hAnsi="Arial" w:cs="Arial"/>
          <w:sz w:val="20"/>
          <w:szCs w:val="20"/>
        </w:rPr>
        <w:t xml:space="preserve"> terms </w:t>
      </w:r>
      <w:r w:rsidR="00FF4C75" w:rsidRPr="0069552C">
        <w:rPr>
          <w:rFonts w:ascii="Arial" w:hAnsi="Arial" w:cs="Arial"/>
          <w:sz w:val="20"/>
          <w:szCs w:val="20"/>
        </w:rPr>
        <w:t>in</w:t>
      </w:r>
      <w:r w:rsidR="00F24529" w:rsidRPr="0069552C">
        <w:rPr>
          <w:rFonts w:ascii="Arial" w:hAnsi="Arial" w:cs="Arial"/>
          <w:sz w:val="20"/>
          <w:szCs w:val="20"/>
        </w:rPr>
        <w:t xml:space="preserve"> the </w:t>
      </w:r>
      <w:r w:rsidR="004808FE">
        <w:rPr>
          <w:rFonts w:ascii="Arial" w:hAnsi="Arial" w:cs="Arial"/>
          <w:sz w:val="20"/>
          <w:szCs w:val="20"/>
        </w:rPr>
        <w:t>dynamical</w:t>
      </w:r>
      <w:r w:rsidR="00F24529" w:rsidRPr="0069552C">
        <w:rPr>
          <w:rFonts w:ascii="Arial" w:hAnsi="Arial" w:cs="Arial"/>
          <w:sz w:val="20"/>
          <w:szCs w:val="20"/>
        </w:rPr>
        <w:t xml:space="preserve"> </w:t>
      </w:r>
      <w:r w:rsidR="004808FE">
        <w:rPr>
          <w:rFonts w:ascii="Arial" w:hAnsi="Arial" w:cs="Arial"/>
          <w:sz w:val="20"/>
          <w:szCs w:val="20"/>
        </w:rPr>
        <w:t>system</w:t>
      </w:r>
      <w:r w:rsidR="00630C95">
        <w:rPr>
          <w:rFonts w:ascii="Arial" w:hAnsi="Arial" w:cs="Arial"/>
          <w:sz w:val="20"/>
          <w:szCs w:val="20"/>
        </w:rPr>
        <w:t>, as illustrated in</w:t>
      </w:r>
      <w:r w:rsidR="00F24529" w:rsidRPr="0069552C">
        <w:rPr>
          <w:rFonts w:ascii="Arial" w:hAnsi="Arial" w:cs="Arial"/>
          <w:sz w:val="20"/>
          <w:szCs w:val="20"/>
        </w:rPr>
        <w:t xml:space="preserve"> </w:t>
      </w:r>
      <w:r w:rsidR="00A66B6A" w:rsidRPr="00F441F4">
        <w:rPr>
          <w:rFonts w:ascii="Arial" w:hAnsi="Arial" w:cs="Arial"/>
          <w:color w:val="4472C4" w:themeColor="accent1"/>
          <w:sz w:val="20"/>
          <w:szCs w:val="20"/>
        </w:rPr>
        <w:t>Fig</w:t>
      </w:r>
      <w:r w:rsidR="00A3138C" w:rsidRPr="00F441F4">
        <w:rPr>
          <w:rFonts w:ascii="Arial" w:hAnsi="Arial" w:cs="Arial"/>
          <w:color w:val="4472C4" w:themeColor="accent1"/>
          <w:sz w:val="20"/>
          <w:szCs w:val="20"/>
        </w:rPr>
        <w:t>.</w:t>
      </w:r>
      <w:r w:rsidR="00A66B6A" w:rsidRPr="00F441F4">
        <w:rPr>
          <w:rFonts w:ascii="Arial" w:hAnsi="Arial" w:cs="Arial"/>
          <w:color w:val="4472C4" w:themeColor="accent1"/>
          <w:sz w:val="20"/>
          <w:szCs w:val="20"/>
        </w:rPr>
        <w:t>1</w:t>
      </w:r>
      <w:r w:rsidR="00FF4C75" w:rsidRPr="00F441F4">
        <w:rPr>
          <w:rFonts w:ascii="Arial" w:hAnsi="Arial" w:cs="Arial"/>
          <w:color w:val="4472C4" w:themeColor="accent1"/>
          <w:sz w:val="20"/>
          <w:szCs w:val="20"/>
        </w:rPr>
        <w:t>B</w:t>
      </w:r>
      <w:r w:rsidR="00A3138C">
        <w:rPr>
          <w:rFonts w:ascii="Arial" w:hAnsi="Arial" w:cs="Arial"/>
          <w:sz w:val="20"/>
          <w:szCs w:val="20"/>
        </w:rPr>
        <w:t>.</w:t>
      </w:r>
      <w:r w:rsidR="004808FE">
        <w:rPr>
          <w:rFonts w:ascii="Arial" w:hAnsi="Arial" w:cs="Arial"/>
          <w:sz w:val="20"/>
          <w:szCs w:val="20"/>
        </w:rPr>
        <w:t xml:space="preserve"> Note that such terms are not of the </w:t>
      </w:r>
      <w:proofErr w:type="spellStart"/>
      <w:r w:rsidR="004808FE">
        <w:rPr>
          <w:rFonts w:ascii="Arial" w:hAnsi="Arial" w:cs="Arial"/>
          <w:sz w:val="20"/>
          <w:szCs w:val="20"/>
        </w:rPr>
        <w:t>Lotka</w:t>
      </w:r>
      <w:proofErr w:type="spellEnd"/>
      <w:r w:rsidR="004808FE">
        <w:rPr>
          <w:rFonts w:ascii="Arial" w:hAnsi="Arial" w:cs="Arial"/>
          <w:sz w:val="20"/>
          <w:szCs w:val="20"/>
        </w:rPr>
        <w:t xml:space="preserve">-Volterra type, as they are not proportional to the variable on the left-hand side. Therefore, we will have to extend the disordered systems approach by including terms of this </w:t>
      </w:r>
      <w:proofErr w:type="gramStart"/>
      <w:r w:rsidR="004808FE">
        <w:rPr>
          <w:rFonts w:ascii="Arial" w:hAnsi="Arial" w:cs="Arial"/>
          <w:sz w:val="20"/>
          <w:szCs w:val="20"/>
        </w:rPr>
        <w:t xml:space="preserve">form, </w:t>
      </w:r>
      <w:r w:rsidR="00131876">
        <w:rPr>
          <w:rFonts w:ascii="Arial" w:hAnsi="Arial" w:cs="Arial"/>
          <w:sz w:val="20"/>
          <w:szCs w:val="20"/>
        </w:rPr>
        <w:t>but</w:t>
      </w:r>
      <w:proofErr w:type="gramEnd"/>
      <w:r w:rsidR="00131876">
        <w:rPr>
          <w:rFonts w:ascii="Arial" w:hAnsi="Arial" w:cs="Arial"/>
          <w:sz w:val="20"/>
          <w:szCs w:val="20"/>
        </w:rPr>
        <w:t xml:space="preserve"> will follow the same approach of randomly drawing the strengths of such terms.</w:t>
      </w:r>
      <w:r w:rsidR="00A66DF2" w:rsidRPr="0069552C">
        <w:rPr>
          <w:rFonts w:ascii="Arial" w:hAnsi="Arial" w:cs="Arial"/>
          <w:sz w:val="20"/>
          <w:szCs w:val="20"/>
        </w:rPr>
        <w:t xml:space="preserve"> </w:t>
      </w:r>
      <w:r w:rsidR="00C827E8">
        <w:rPr>
          <w:rFonts w:ascii="Arial" w:hAnsi="Arial" w:cs="Arial"/>
          <w:sz w:val="20"/>
          <w:szCs w:val="20"/>
        </w:rPr>
        <w:t xml:space="preserve">Despite </w:t>
      </w:r>
      <w:r w:rsidR="00C827E8" w:rsidRPr="0069552C">
        <w:rPr>
          <w:rFonts w:ascii="Arial" w:hAnsi="Arial" w:cs="Arial"/>
          <w:sz w:val="20"/>
          <w:szCs w:val="20"/>
        </w:rPr>
        <w:t>th</w:t>
      </w:r>
      <w:r w:rsidR="00C827E8">
        <w:rPr>
          <w:rFonts w:ascii="Arial" w:hAnsi="Arial" w:cs="Arial"/>
          <w:sz w:val="20"/>
          <w:szCs w:val="20"/>
        </w:rPr>
        <w:t>e expected trend that</w:t>
      </w:r>
      <w:r w:rsidR="00C827E8" w:rsidRPr="0069552C">
        <w:rPr>
          <w:rFonts w:ascii="Arial" w:hAnsi="Arial" w:cs="Arial"/>
          <w:sz w:val="20"/>
          <w:szCs w:val="20"/>
        </w:rPr>
        <w:t xml:space="preserve"> </w:t>
      </w:r>
      <w:r w:rsidR="00C827E8">
        <w:rPr>
          <w:rFonts w:ascii="Arial" w:hAnsi="Arial" w:cs="Arial"/>
          <w:sz w:val="20"/>
          <w:szCs w:val="20"/>
        </w:rPr>
        <w:t xml:space="preserve">intraspecific </w:t>
      </w:r>
      <w:r w:rsidR="00C827E8" w:rsidRPr="0069552C">
        <w:rPr>
          <w:rFonts w:ascii="Arial" w:hAnsi="Arial" w:cs="Arial"/>
          <w:sz w:val="20"/>
          <w:szCs w:val="20"/>
        </w:rPr>
        <w:t>trait variation</w:t>
      </w:r>
      <w:r w:rsidR="00C827E8">
        <w:rPr>
          <w:rFonts w:ascii="Arial" w:hAnsi="Arial" w:cs="Arial"/>
          <w:sz w:val="20"/>
          <w:szCs w:val="20"/>
        </w:rPr>
        <w:t>s</w:t>
      </w:r>
      <w:r w:rsidR="00C827E8" w:rsidRPr="0069552C">
        <w:rPr>
          <w:rFonts w:ascii="Arial" w:hAnsi="Arial" w:cs="Arial"/>
          <w:sz w:val="20"/>
          <w:szCs w:val="20"/>
        </w:rPr>
        <w:t xml:space="preserve"> </w:t>
      </w:r>
      <w:r w:rsidR="0059532C">
        <w:rPr>
          <w:rFonts w:ascii="Arial" w:hAnsi="Arial" w:cs="Arial"/>
          <w:sz w:val="20"/>
          <w:szCs w:val="20"/>
        </w:rPr>
        <w:t>will</w:t>
      </w:r>
      <w:r w:rsidR="00C827E8">
        <w:rPr>
          <w:rFonts w:ascii="Arial" w:hAnsi="Arial" w:cs="Arial"/>
          <w:sz w:val="20"/>
          <w:szCs w:val="20"/>
        </w:rPr>
        <w:t xml:space="preserve"> </w:t>
      </w:r>
      <w:r w:rsidR="00C827E8" w:rsidRPr="0069552C">
        <w:rPr>
          <w:rFonts w:ascii="Arial" w:hAnsi="Arial" w:cs="Arial"/>
          <w:sz w:val="20"/>
          <w:szCs w:val="20"/>
        </w:rPr>
        <w:t>stabilize ecosystem</w:t>
      </w:r>
      <w:r w:rsidR="00C827E8">
        <w:rPr>
          <w:rFonts w:ascii="Arial" w:hAnsi="Arial" w:cs="Arial"/>
          <w:sz w:val="20"/>
          <w:szCs w:val="20"/>
        </w:rPr>
        <w:t>s,</w:t>
      </w:r>
      <w:r w:rsidR="00C827E8" w:rsidRPr="0069552C">
        <w:rPr>
          <w:rFonts w:ascii="Arial" w:hAnsi="Arial" w:cs="Arial"/>
          <w:sz w:val="20"/>
          <w:szCs w:val="20"/>
        </w:rPr>
        <w:t xml:space="preserve"> </w:t>
      </w:r>
      <w:r w:rsidR="00C827E8">
        <w:rPr>
          <w:rFonts w:ascii="Arial" w:hAnsi="Arial" w:cs="Arial"/>
          <w:sz w:val="20"/>
          <w:szCs w:val="20"/>
        </w:rPr>
        <w:t>t</w:t>
      </w:r>
      <w:r w:rsidR="000F24DA" w:rsidRPr="0069552C">
        <w:rPr>
          <w:rFonts w:ascii="Arial" w:hAnsi="Arial" w:cs="Arial"/>
          <w:sz w:val="20"/>
          <w:szCs w:val="20"/>
        </w:rPr>
        <w:t>he</w:t>
      </w:r>
      <w:r w:rsidR="00CD0909" w:rsidRPr="0069552C">
        <w:rPr>
          <w:rFonts w:ascii="Arial" w:hAnsi="Arial" w:cs="Arial"/>
          <w:sz w:val="20"/>
          <w:szCs w:val="20"/>
        </w:rPr>
        <w:t xml:space="preserve"> </w:t>
      </w:r>
      <w:r w:rsidR="00B2586E" w:rsidRPr="0069552C">
        <w:rPr>
          <w:rFonts w:ascii="Arial" w:hAnsi="Arial" w:cs="Arial"/>
          <w:sz w:val="20"/>
          <w:szCs w:val="20"/>
        </w:rPr>
        <w:t>new terms</w:t>
      </w:r>
      <w:r w:rsidR="00CD0909" w:rsidRPr="0069552C">
        <w:rPr>
          <w:rFonts w:ascii="Arial" w:hAnsi="Arial" w:cs="Arial"/>
          <w:sz w:val="20"/>
          <w:szCs w:val="20"/>
        </w:rPr>
        <w:t xml:space="preserve"> </w:t>
      </w:r>
      <w:r w:rsidR="0059532C">
        <w:rPr>
          <w:rFonts w:ascii="Arial" w:hAnsi="Arial" w:cs="Arial"/>
          <w:sz w:val="20"/>
          <w:szCs w:val="20"/>
        </w:rPr>
        <w:t>can</w:t>
      </w:r>
      <w:r w:rsidR="00CD0909" w:rsidRPr="0069552C">
        <w:rPr>
          <w:rFonts w:ascii="Arial" w:hAnsi="Arial" w:cs="Arial"/>
          <w:sz w:val="20"/>
          <w:szCs w:val="20"/>
        </w:rPr>
        <w:t xml:space="preserve"> destabilize the ecosystem, as in the ABC example</w:t>
      </w:r>
      <w:r w:rsidR="00131876">
        <w:rPr>
          <w:rFonts w:ascii="Arial" w:hAnsi="Arial" w:cs="Arial"/>
          <w:sz w:val="20"/>
          <w:szCs w:val="20"/>
        </w:rPr>
        <w:t xml:space="preserve"> (</w:t>
      </w:r>
      <w:r w:rsidR="00131876" w:rsidRPr="00F441F4">
        <w:rPr>
          <w:rFonts w:ascii="Arial" w:hAnsi="Arial" w:cs="Arial"/>
          <w:b/>
          <w:bCs/>
          <w:sz w:val="20"/>
          <w:szCs w:val="20"/>
        </w:rPr>
        <w:t>Aim 1</w:t>
      </w:r>
      <w:r w:rsidR="00131876">
        <w:rPr>
          <w:rFonts w:ascii="Arial" w:hAnsi="Arial" w:cs="Arial"/>
          <w:sz w:val="20"/>
          <w:szCs w:val="20"/>
        </w:rPr>
        <w:t xml:space="preserve"> preliminary results)</w:t>
      </w:r>
      <w:r w:rsidR="00CD0909" w:rsidRPr="0069552C">
        <w:rPr>
          <w:rFonts w:ascii="Arial" w:hAnsi="Arial" w:cs="Arial"/>
          <w:sz w:val="20"/>
          <w:szCs w:val="20"/>
        </w:rPr>
        <w:t xml:space="preserve">. </w:t>
      </w:r>
      <w:r w:rsidR="0030261B" w:rsidRPr="0069552C">
        <w:rPr>
          <w:rFonts w:ascii="Arial" w:hAnsi="Arial" w:cs="Arial"/>
          <w:sz w:val="20"/>
          <w:szCs w:val="20"/>
        </w:rPr>
        <w:t xml:space="preserve">Which </w:t>
      </w:r>
      <w:r w:rsidR="000A4025">
        <w:rPr>
          <w:rFonts w:ascii="Arial" w:hAnsi="Arial" w:cs="Arial"/>
          <w:sz w:val="20"/>
          <w:szCs w:val="20"/>
        </w:rPr>
        <w:t>effect</w:t>
      </w:r>
      <w:r w:rsidR="0030261B" w:rsidRPr="0069552C">
        <w:rPr>
          <w:rFonts w:ascii="Arial" w:hAnsi="Arial" w:cs="Arial"/>
          <w:sz w:val="20"/>
          <w:szCs w:val="20"/>
        </w:rPr>
        <w:t xml:space="preserve"> prevails may depend on the statistical properties of the </w:t>
      </w:r>
      <w:r w:rsidR="007B775C" w:rsidRPr="0069552C">
        <w:rPr>
          <w:rFonts w:ascii="Arial" w:hAnsi="Arial" w:cs="Arial"/>
          <w:sz w:val="20"/>
          <w:szCs w:val="20"/>
        </w:rPr>
        <w:t xml:space="preserve">new </w:t>
      </w:r>
      <w:r w:rsidR="0030261B" w:rsidRPr="0069552C">
        <w:rPr>
          <w:rFonts w:ascii="Arial" w:hAnsi="Arial" w:cs="Arial"/>
          <w:sz w:val="20"/>
          <w:szCs w:val="20"/>
        </w:rPr>
        <w:t>parameters introduced into the model</w:t>
      </w:r>
      <w:r w:rsidR="00F30358" w:rsidRPr="0069552C">
        <w:rPr>
          <w:rFonts w:ascii="Arial" w:hAnsi="Arial" w:cs="Arial"/>
          <w:sz w:val="20"/>
          <w:szCs w:val="20"/>
        </w:rPr>
        <w:t xml:space="preserve"> </w:t>
      </w:r>
      <w:sdt>
        <w:sdtPr>
          <w:rPr>
            <w:rFonts w:ascii="Arial" w:hAnsi="Arial" w:cs="Arial"/>
            <w:sz w:val="20"/>
            <w:szCs w:val="20"/>
          </w:rPr>
          <w:tag w:val="MENDELEY_CITATION_v3_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"/>
          <w:id w:val="-283032607"/>
          <w:placeholder>
            <w:docPart w:val="DefaultPlaceholder_-1854013440"/>
          </w:placeholder>
        </w:sdtPr>
        <w:sdtContent>
          <w:r w:rsidR="00F30358" w:rsidRPr="0069552C">
            <w:rPr>
              <w:rFonts w:ascii="Arial" w:hAnsi="Arial" w:cs="Arial"/>
              <w:sz w:val="20"/>
              <w:szCs w:val="20"/>
            </w:rPr>
            <w:t>(</w:t>
          </w:r>
          <w:proofErr w:type="spellStart"/>
          <w:r w:rsidR="00F30358" w:rsidRPr="0069552C">
            <w:rPr>
              <w:rFonts w:ascii="Arial" w:hAnsi="Arial" w:cs="Arial"/>
              <w:sz w:val="20"/>
              <w:szCs w:val="20"/>
            </w:rPr>
            <w:t>Bairey</w:t>
          </w:r>
          <w:proofErr w:type="spellEnd"/>
          <w:r w:rsidR="00F30358" w:rsidRPr="0069552C">
            <w:rPr>
              <w:rFonts w:ascii="Arial" w:hAnsi="Arial" w:cs="Arial"/>
              <w:sz w:val="20"/>
              <w:szCs w:val="20"/>
            </w:rPr>
            <w:t xml:space="preserve"> et al., 2016)</w:t>
          </w:r>
        </w:sdtContent>
      </w:sdt>
      <w:r w:rsidR="0030261B" w:rsidRPr="0069552C">
        <w:rPr>
          <w:rFonts w:ascii="Arial" w:hAnsi="Arial" w:cs="Arial"/>
          <w:sz w:val="20"/>
          <w:szCs w:val="20"/>
        </w:rPr>
        <w:t xml:space="preserve">. Thus, we will study how </w:t>
      </w:r>
      <w:r w:rsidR="000D6522" w:rsidRPr="0069552C">
        <w:rPr>
          <w:rFonts w:ascii="Arial" w:hAnsi="Arial" w:cs="Arial"/>
          <w:sz w:val="20"/>
          <w:szCs w:val="20"/>
        </w:rPr>
        <w:t>the</w:t>
      </w:r>
      <w:r w:rsidR="00F139FB" w:rsidRPr="0069552C">
        <w:rPr>
          <w:rFonts w:ascii="Arial" w:hAnsi="Arial" w:cs="Arial"/>
          <w:sz w:val="20"/>
          <w:szCs w:val="20"/>
        </w:rPr>
        <w:t xml:space="preserve"> species-level properties</w:t>
      </w:r>
      <w:r w:rsidR="000D6522" w:rsidRPr="0069552C">
        <w:rPr>
          <w:rFonts w:ascii="Arial" w:hAnsi="Arial" w:cs="Arial"/>
          <w:sz w:val="20"/>
          <w:szCs w:val="20"/>
        </w:rPr>
        <w:t>,</w:t>
      </w:r>
      <w:r w:rsidR="00F139FB" w:rsidRPr="0069552C">
        <w:rPr>
          <w:rFonts w:ascii="Arial" w:hAnsi="Arial" w:cs="Arial"/>
          <w:sz w:val="20"/>
          <w:szCs w:val="20"/>
        </w:rPr>
        <w:t xml:space="preserve"> such as the </w:t>
      </w:r>
      <w:r w:rsidR="00BD77D9" w:rsidRPr="0069552C">
        <w:rPr>
          <w:rFonts w:ascii="Arial" w:hAnsi="Arial" w:cs="Arial"/>
          <w:sz w:val="20"/>
          <w:szCs w:val="20"/>
        </w:rPr>
        <w:t xml:space="preserve">extent of trait </w:t>
      </w:r>
      <w:r w:rsidR="009472E0" w:rsidRPr="0069552C">
        <w:rPr>
          <w:rFonts w:ascii="Arial" w:hAnsi="Arial" w:cs="Arial"/>
          <w:sz w:val="20"/>
          <w:szCs w:val="20"/>
        </w:rPr>
        <w:t>variation</w:t>
      </w:r>
      <w:r w:rsidR="00BD77D9" w:rsidRPr="0069552C">
        <w:rPr>
          <w:rFonts w:ascii="Arial" w:hAnsi="Arial" w:cs="Arial"/>
          <w:sz w:val="20"/>
          <w:szCs w:val="20"/>
        </w:rPr>
        <w:t xml:space="preserve"> and</w:t>
      </w:r>
      <w:r w:rsidR="009472E0" w:rsidRPr="0069552C">
        <w:rPr>
          <w:rFonts w:ascii="Arial" w:hAnsi="Arial" w:cs="Arial"/>
          <w:sz w:val="20"/>
          <w:szCs w:val="20"/>
        </w:rPr>
        <w:t xml:space="preserve"> interaction</w:t>
      </w:r>
      <w:r w:rsidR="00821C7C" w:rsidRPr="0069552C">
        <w:rPr>
          <w:rFonts w:ascii="Arial" w:hAnsi="Arial" w:cs="Arial"/>
          <w:sz w:val="20"/>
          <w:szCs w:val="20"/>
        </w:rPr>
        <w:t xml:space="preserve"> modification</w:t>
      </w:r>
      <w:r w:rsidR="000D6522" w:rsidRPr="0069552C">
        <w:rPr>
          <w:rFonts w:ascii="Arial" w:hAnsi="Arial" w:cs="Arial"/>
          <w:sz w:val="20"/>
          <w:szCs w:val="20"/>
        </w:rPr>
        <w:t xml:space="preserve">, affect the </w:t>
      </w:r>
      <w:r w:rsidR="007A1F32">
        <w:rPr>
          <w:rFonts w:ascii="Arial" w:hAnsi="Arial" w:cs="Arial"/>
          <w:sz w:val="20"/>
          <w:szCs w:val="20"/>
        </w:rPr>
        <w:t>community</w:t>
      </w:r>
      <w:r w:rsidR="000D6522" w:rsidRPr="0069552C">
        <w:rPr>
          <w:rFonts w:ascii="Arial" w:hAnsi="Arial" w:cs="Arial"/>
          <w:sz w:val="20"/>
          <w:szCs w:val="20"/>
        </w:rPr>
        <w:t xml:space="preserve">-level properties </w:t>
      </w:r>
      <w:r w:rsidR="007A1F32">
        <w:rPr>
          <w:rFonts w:ascii="Arial" w:hAnsi="Arial" w:cs="Arial"/>
          <w:sz w:val="20"/>
          <w:szCs w:val="20"/>
        </w:rPr>
        <w:t>such as</w:t>
      </w:r>
      <w:r w:rsidR="000D6522" w:rsidRPr="0069552C">
        <w:rPr>
          <w:rFonts w:ascii="Arial" w:hAnsi="Arial" w:cs="Arial"/>
          <w:sz w:val="20"/>
          <w:szCs w:val="20"/>
        </w:rPr>
        <w:t xml:space="preserve"> ecosystem stability.</w:t>
      </w:r>
    </w:p>
    <w:p w14:paraId="1BFE3DAB" w14:textId="20B63377" w:rsidR="00677E24" w:rsidRPr="00335D4E" w:rsidRDefault="00ED39BA" w:rsidP="005413E0">
      <w:pPr>
        <w:widowControl w:val="0"/>
        <w:spacing w:after="120"/>
        <w:rPr>
          <w:rFonts w:ascii="Arial" w:hAnsi="Arial" w:cs="Arial"/>
          <w:sz w:val="20"/>
          <w:szCs w:val="20"/>
          <w:u w:val="single"/>
        </w:rPr>
      </w:pPr>
      <w:r w:rsidRPr="00335D4E">
        <w:rPr>
          <w:rFonts w:ascii="Arial" w:hAnsi="Arial" w:cs="Arial"/>
          <w:sz w:val="20"/>
          <w:szCs w:val="20"/>
          <w:u w:val="single"/>
        </w:rPr>
        <w:t xml:space="preserve">Expected </w:t>
      </w:r>
      <w:r w:rsidR="00335D4E" w:rsidRPr="00335D4E">
        <w:rPr>
          <w:rFonts w:ascii="Arial" w:hAnsi="Arial" w:cs="Arial"/>
          <w:sz w:val="20"/>
          <w:szCs w:val="20"/>
          <w:u w:val="single"/>
        </w:rPr>
        <w:t>results</w:t>
      </w:r>
      <w:r w:rsidRPr="00335D4E">
        <w:rPr>
          <w:rFonts w:ascii="Arial" w:hAnsi="Arial" w:cs="Arial"/>
          <w:sz w:val="20"/>
          <w:szCs w:val="20"/>
          <w:u w:val="single"/>
        </w:rPr>
        <w:t xml:space="preserve"> and alternative strategies</w:t>
      </w:r>
      <w:r w:rsidR="00C0016E" w:rsidRPr="00335D4E">
        <w:rPr>
          <w:rFonts w:ascii="Arial" w:hAnsi="Arial" w:cs="Arial"/>
          <w:sz w:val="20"/>
          <w:szCs w:val="20"/>
          <w:u w:val="single"/>
        </w:rPr>
        <w:t>:</w:t>
      </w:r>
    </w:p>
    <w:p w14:paraId="70A2D511" w14:textId="14B18304" w:rsidR="00C0016E" w:rsidRDefault="00F20702" w:rsidP="005413E0">
      <w:pPr>
        <w:pStyle w:val="ListParagraph"/>
        <w:widowControl w:val="0"/>
        <w:spacing w:after="120"/>
        <w:ind w:left="0"/>
        <w:contextualSpacing w:val="0"/>
        <w:rPr>
          <w:rFonts w:ascii="Arial" w:hAnsi="Arial" w:cs="Arial"/>
          <w:sz w:val="20"/>
          <w:szCs w:val="20"/>
        </w:rPr>
      </w:pPr>
      <w:r>
        <w:rPr>
          <w:rFonts w:ascii="Arial" w:hAnsi="Arial" w:cs="Arial"/>
          <w:sz w:val="20"/>
          <w:szCs w:val="20"/>
        </w:rPr>
        <w:t>T</w:t>
      </w:r>
      <w:r w:rsidR="00AF777B" w:rsidRPr="00335D4E">
        <w:rPr>
          <w:rFonts w:ascii="Arial" w:hAnsi="Arial" w:cs="Arial"/>
          <w:sz w:val="20"/>
          <w:szCs w:val="20"/>
        </w:rPr>
        <w:t xml:space="preserve">he disordered systems approach has roots in both theoretical ecology and statistical physics. </w:t>
      </w:r>
      <w:r w:rsidR="008A4CCA" w:rsidRPr="00335D4E">
        <w:rPr>
          <w:rFonts w:ascii="Arial" w:hAnsi="Arial" w:cs="Arial"/>
          <w:sz w:val="20"/>
          <w:szCs w:val="20"/>
        </w:rPr>
        <w:t xml:space="preserve">This approach allows us to </w:t>
      </w:r>
      <w:r w:rsidR="00395A4C" w:rsidRPr="00335D4E">
        <w:rPr>
          <w:rFonts w:ascii="Arial" w:hAnsi="Arial" w:cs="Arial"/>
          <w:sz w:val="20"/>
          <w:szCs w:val="20"/>
        </w:rPr>
        <w:t xml:space="preserve">test the importance of </w:t>
      </w:r>
      <w:r w:rsidR="0059532C">
        <w:rPr>
          <w:rFonts w:ascii="Arial" w:hAnsi="Arial" w:cs="Arial"/>
          <w:sz w:val="20"/>
          <w:szCs w:val="20"/>
        </w:rPr>
        <w:t>TMIM</w:t>
      </w:r>
      <w:r w:rsidR="001135FE">
        <w:rPr>
          <w:rFonts w:ascii="Arial" w:hAnsi="Arial" w:cs="Arial"/>
          <w:sz w:val="20"/>
          <w:szCs w:val="20"/>
        </w:rPr>
        <w:t xml:space="preserve"> statistically and to </w:t>
      </w:r>
      <w:r w:rsidR="00471071" w:rsidRPr="00335D4E">
        <w:rPr>
          <w:rFonts w:ascii="Arial" w:hAnsi="Arial" w:cs="Arial"/>
          <w:sz w:val="20"/>
          <w:szCs w:val="20"/>
        </w:rPr>
        <w:t>scal</w:t>
      </w:r>
      <w:r w:rsidR="001135FE">
        <w:rPr>
          <w:rFonts w:ascii="Arial" w:hAnsi="Arial" w:cs="Arial"/>
          <w:sz w:val="20"/>
          <w:szCs w:val="20"/>
        </w:rPr>
        <w:t>e</w:t>
      </w:r>
      <w:r w:rsidR="00471071" w:rsidRPr="00335D4E">
        <w:rPr>
          <w:rFonts w:ascii="Arial" w:hAnsi="Arial" w:cs="Arial"/>
          <w:sz w:val="20"/>
          <w:szCs w:val="20"/>
        </w:rPr>
        <w:t xml:space="preserve"> up the predictions from a few species to a large network.</w:t>
      </w:r>
      <w:r w:rsidR="00104913">
        <w:rPr>
          <w:rFonts w:ascii="Arial" w:hAnsi="Arial" w:cs="Arial"/>
          <w:sz w:val="20"/>
          <w:szCs w:val="20"/>
        </w:rPr>
        <w:t xml:space="preserve"> </w:t>
      </w:r>
      <w:r w:rsidR="002744D8">
        <w:rPr>
          <w:rFonts w:ascii="Arial" w:hAnsi="Arial" w:cs="Arial"/>
          <w:sz w:val="20"/>
          <w:szCs w:val="20"/>
        </w:rPr>
        <w:t xml:space="preserve">In connection with the work in </w:t>
      </w:r>
      <w:r w:rsidR="002744D8" w:rsidRPr="0059532C">
        <w:rPr>
          <w:rFonts w:ascii="Arial" w:hAnsi="Arial" w:cs="Arial"/>
          <w:b/>
          <w:bCs/>
          <w:sz w:val="20"/>
          <w:szCs w:val="20"/>
        </w:rPr>
        <w:t>Aim 1 &amp; 2</w:t>
      </w:r>
      <w:r w:rsidR="002744D8">
        <w:rPr>
          <w:rFonts w:ascii="Arial" w:hAnsi="Arial" w:cs="Arial"/>
          <w:sz w:val="20"/>
          <w:szCs w:val="20"/>
        </w:rPr>
        <w:t xml:space="preserve">, we will </w:t>
      </w:r>
      <w:r w:rsidR="0059532C">
        <w:rPr>
          <w:rFonts w:ascii="Arial" w:hAnsi="Arial" w:cs="Arial"/>
          <w:sz w:val="20"/>
          <w:szCs w:val="20"/>
        </w:rPr>
        <w:t>estimate</w:t>
      </w:r>
      <w:r w:rsidR="002744D8">
        <w:rPr>
          <w:rFonts w:ascii="Arial" w:hAnsi="Arial" w:cs="Arial"/>
          <w:sz w:val="20"/>
          <w:szCs w:val="20"/>
        </w:rPr>
        <w:t xml:space="preserve"> </w:t>
      </w:r>
      <w:r w:rsidR="000B77AF">
        <w:rPr>
          <w:rFonts w:ascii="Arial" w:hAnsi="Arial" w:cs="Arial"/>
          <w:sz w:val="20"/>
          <w:szCs w:val="20"/>
        </w:rPr>
        <w:t>how much effect each motif ha</w:t>
      </w:r>
      <w:r w:rsidR="0059532C">
        <w:rPr>
          <w:rFonts w:ascii="Arial" w:hAnsi="Arial" w:cs="Arial"/>
          <w:sz w:val="20"/>
          <w:szCs w:val="20"/>
        </w:rPr>
        <w:t>s</w:t>
      </w:r>
      <w:r w:rsidR="000B77AF">
        <w:rPr>
          <w:rFonts w:ascii="Arial" w:hAnsi="Arial" w:cs="Arial"/>
          <w:sz w:val="20"/>
          <w:szCs w:val="20"/>
        </w:rPr>
        <w:t xml:space="preserve"> on a large ecosystem, which will give a </w:t>
      </w:r>
      <w:r w:rsidR="00DE655E">
        <w:rPr>
          <w:rFonts w:ascii="Arial" w:hAnsi="Arial" w:cs="Arial"/>
          <w:sz w:val="20"/>
          <w:szCs w:val="20"/>
        </w:rPr>
        <w:t xml:space="preserve">measure of </w:t>
      </w:r>
      <w:r w:rsidR="000B77AF">
        <w:rPr>
          <w:rFonts w:ascii="Arial" w:hAnsi="Arial" w:cs="Arial"/>
          <w:sz w:val="20"/>
          <w:szCs w:val="20"/>
        </w:rPr>
        <w:t>statistical importance of the motif</w:t>
      </w:r>
      <w:r w:rsidR="00DE655E">
        <w:rPr>
          <w:rFonts w:ascii="Arial" w:hAnsi="Arial" w:cs="Arial"/>
          <w:sz w:val="20"/>
          <w:szCs w:val="20"/>
        </w:rPr>
        <w:t xml:space="preserve">s. This may be compared to the </w:t>
      </w:r>
      <w:r w:rsidR="0059532C">
        <w:rPr>
          <w:rFonts w:ascii="Arial" w:hAnsi="Arial" w:cs="Arial"/>
          <w:sz w:val="20"/>
          <w:szCs w:val="20"/>
        </w:rPr>
        <w:t xml:space="preserve">amount of </w:t>
      </w:r>
      <w:r w:rsidR="00DE655E">
        <w:rPr>
          <w:rFonts w:ascii="Arial" w:hAnsi="Arial" w:cs="Arial"/>
          <w:sz w:val="20"/>
          <w:szCs w:val="20"/>
        </w:rPr>
        <w:t xml:space="preserve">empirical evidence for </w:t>
      </w:r>
      <w:r w:rsidR="0059532C">
        <w:rPr>
          <w:rFonts w:ascii="Arial" w:hAnsi="Arial" w:cs="Arial"/>
          <w:sz w:val="20"/>
          <w:szCs w:val="20"/>
        </w:rPr>
        <w:t>the</w:t>
      </w:r>
      <w:r w:rsidR="00DE655E">
        <w:rPr>
          <w:rFonts w:ascii="Arial" w:hAnsi="Arial" w:cs="Arial"/>
          <w:sz w:val="20"/>
          <w:szCs w:val="20"/>
        </w:rPr>
        <w:t xml:space="preserve"> motifs</w:t>
      </w:r>
      <w:r w:rsidR="00C912CC">
        <w:rPr>
          <w:rFonts w:ascii="Arial" w:hAnsi="Arial" w:cs="Arial"/>
          <w:sz w:val="20"/>
          <w:szCs w:val="20"/>
        </w:rPr>
        <w:t xml:space="preserve">. We hypothesize that the motifs that have a </w:t>
      </w:r>
      <w:r w:rsidR="006E75DD">
        <w:rPr>
          <w:rFonts w:ascii="Arial" w:hAnsi="Arial" w:cs="Arial"/>
          <w:sz w:val="20"/>
          <w:szCs w:val="20"/>
        </w:rPr>
        <w:t>stronger</w:t>
      </w:r>
      <w:r w:rsidR="00C912CC">
        <w:rPr>
          <w:rFonts w:ascii="Arial" w:hAnsi="Arial" w:cs="Arial"/>
          <w:sz w:val="20"/>
          <w:szCs w:val="20"/>
        </w:rPr>
        <w:t xml:space="preserve"> effect on</w:t>
      </w:r>
      <w:r w:rsidR="006E75DD">
        <w:rPr>
          <w:rFonts w:ascii="Arial" w:hAnsi="Arial" w:cs="Arial"/>
          <w:sz w:val="20"/>
          <w:szCs w:val="20"/>
        </w:rPr>
        <w:t xml:space="preserve"> stabilizing</w:t>
      </w:r>
      <w:r w:rsidR="00C912CC">
        <w:rPr>
          <w:rFonts w:ascii="Arial" w:hAnsi="Arial" w:cs="Arial"/>
          <w:sz w:val="20"/>
          <w:szCs w:val="20"/>
        </w:rPr>
        <w:t xml:space="preserve"> the ecosystem may be more commonly observed in nature.</w:t>
      </w:r>
    </w:p>
    <w:p w14:paraId="16504AFC" w14:textId="77777777" w:rsidR="005A6758" w:rsidRDefault="008A0FEF" w:rsidP="005413E0">
      <w:pPr>
        <w:pStyle w:val="ListParagraph"/>
        <w:widowControl w:val="0"/>
        <w:spacing w:after="120"/>
        <w:ind w:left="0"/>
        <w:contextualSpacing w:val="0"/>
        <w:rPr>
          <w:rFonts w:ascii="Arial" w:hAnsi="Arial" w:cs="Arial"/>
          <w:sz w:val="20"/>
          <w:szCs w:val="20"/>
        </w:rPr>
      </w:pPr>
      <w:r>
        <w:rPr>
          <w:rFonts w:ascii="Arial" w:hAnsi="Arial" w:cs="Arial"/>
          <w:sz w:val="20"/>
          <w:szCs w:val="20"/>
        </w:rPr>
        <w:t>H</w:t>
      </w:r>
      <w:r w:rsidR="008A6CC7">
        <w:rPr>
          <w:rFonts w:ascii="Arial" w:hAnsi="Arial" w:cs="Arial"/>
          <w:sz w:val="20"/>
          <w:szCs w:val="20"/>
        </w:rPr>
        <w:t>igher-order interactions</w:t>
      </w:r>
      <w:r>
        <w:rPr>
          <w:rFonts w:ascii="Arial" w:hAnsi="Arial" w:cs="Arial"/>
          <w:sz w:val="20"/>
          <w:szCs w:val="20"/>
        </w:rPr>
        <w:t xml:space="preserve"> among multiple species have been modeled using similar statistical </w:t>
      </w:r>
      <w:proofErr w:type="gramStart"/>
      <w:r>
        <w:rPr>
          <w:rFonts w:ascii="Arial" w:hAnsi="Arial" w:cs="Arial"/>
          <w:sz w:val="20"/>
          <w:szCs w:val="20"/>
        </w:rPr>
        <w:t>approaches</w:t>
      </w:r>
      <w:r w:rsidR="005D28A2">
        <w:rPr>
          <w:rFonts w:ascii="Arial" w:hAnsi="Arial" w:cs="Arial"/>
          <w:sz w:val="20"/>
          <w:szCs w:val="20"/>
        </w:rPr>
        <w:t>,</w:t>
      </w:r>
      <w:r>
        <w:rPr>
          <w:rFonts w:ascii="Arial" w:hAnsi="Arial" w:cs="Arial"/>
          <w:sz w:val="20"/>
          <w:szCs w:val="20"/>
        </w:rPr>
        <w:t xml:space="preserve"> and</w:t>
      </w:r>
      <w:proofErr w:type="gramEnd"/>
      <w:r>
        <w:rPr>
          <w:rFonts w:ascii="Arial" w:hAnsi="Arial" w:cs="Arial"/>
          <w:sz w:val="20"/>
          <w:szCs w:val="20"/>
        </w:rPr>
        <w:t xml:space="preserve"> have been shown to stabilize ecosystems and promote biodiversity (</w:t>
      </w:r>
      <w:proofErr w:type="spellStart"/>
      <w:r>
        <w:rPr>
          <w:rFonts w:ascii="Arial" w:hAnsi="Arial" w:cs="Arial"/>
          <w:sz w:val="20"/>
          <w:szCs w:val="20"/>
        </w:rPr>
        <w:t>Bairey</w:t>
      </w:r>
      <w:proofErr w:type="spellEnd"/>
      <w:r>
        <w:rPr>
          <w:rFonts w:ascii="Arial" w:hAnsi="Arial" w:cs="Arial"/>
          <w:sz w:val="20"/>
          <w:szCs w:val="20"/>
        </w:rPr>
        <w:t xml:space="preserve"> et al. 2016, </w:t>
      </w:r>
      <w:r>
        <w:rPr>
          <w:rFonts w:ascii="Arial" w:hAnsi="Arial" w:cs="Arial"/>
          <w:sz w:val="20"/>
          <w:szCs w:val="20"/>
        </w:rPr>
        <w:lastRenderedPageBreak/>
        <w:t xml:space="preserve">Mayfield &amp; Stouffer 2017, </w:t>
      </w:r>
      <w:proofErr w:type="spellStart"/>
      <w:r>
        <w:rPr>
          <w:rFonts w:ascii="Arial" w:hAnsi="Arial" w:cs="Arial"/>
          <w:sz w:val="20"/>
          <w:szCs w:val="20"/>
        </w:rPr>
        <w:t>Grilli</w:t>
      </w:r>
      <w:proofErr w:type="spellEnd"/>
      <w:r>
        <w:rPr>
          <w:rFonts w:ascii="Arial" w:hAnsi="Arial" w:cs="Arial"/>
          <w:sz w:val="20"/>
          <w:szCs w:val="20"/>
        </w:rPr>
        <w:t xml:space="preserve"> et al. 2017, </w:t>
      </w:r>
      <w:proofErr w:type="spellStart"/>
      <w:r>
        <w:rPr>
          <w:rFonts w:ascii="Arial" w:hAnsi="Arial" w:cs="Arial"/>
          <w:sz w:val="20"/>
          <w:szCs w:val="20"/>
        </w:rPr>
        <w:t>Letten</w:t>
      </w:r>
      <w:proofErr w:type="spellEnd"/>
      <w:r>
        <w:rPr>
          <w:rFonts w:ascii="Arial" w:hAnsi="Arial" w:cs="Arial"/>
          <w:sz w:val="20"/>
          <w:szCs w:val="20"/>
        </w:rPr>
        <w:t xml:space="preserve"> &amp; Stouffer 2019</w:t>
      </w:r>
      <w:r w:rsidR="00CC5E0C">
        <w:rPr>
          <w:rFonts w:ascii="Arial" w:hAnsi="Arial" w:cs="Arial"/>
          <w:sz w:val="20"/>
          <w:szCs w:val="20"/>
        </w:rPr>
        <w:t xml:space="preserve">, </w:t>
      </w:r>
      <w:proofErr w:type="spellStart"/>
      <w:r w:rsidR="00CC5E0C" w:rsidRPr="00CC5E0C">
        <w:rPr>
          <w:rFonts w:ascii="Arial" w:hAnsi="Arial" w:cs="Arial"/>
          <w:sz w:val="20"/>
          <w:szCs w:val="20"/>
        </w:rPr>
        <w:t>Kleinhesselink</w:t>
      </w:r>
      <w:proofErr w:type="spellEnd"/>
      <w:r w:rsidR="00CC5E0C">
        <w:rPr>
          <w:rFonts w:ascii="Arial" w:hAnsi="Arial" w:cs="Arial"/>
          <w:sz w:val="20"/>
          <w:szCs w:val="20"/>
        </w:rPr>
        <w:t xml:space="preserve"> et al. 2022</w:t>
      </w:r>
      <w:r>
        <w:rPr>
          <w:rFonts w:ascii="Arial" w:hAnsi="Arial" w:cs="Arial"/>
          <w:sz w:val="20"/>
          <w:szCs w:val="20"/>
        </w:rPr>
        <w:t>)</w:t>
      </w:r>
      <w:r w:rsidR="00CC5E0C">
        <w:rPr>
          <w:rFonts w:ascii="Arial" w:hAnsi="Arial" w:cs="Arial"/>
          <w:sz w:val="20"/>
          <w:szCs w:val="20"/>
        </w:rPr>
        <w:t xml:space="preserve">. </w:t>
      </w:r>
      <w:r w:rsidR="005D28A2">
        <w:rPr>
          <w:rFonts w:ascii="Arial" w:hAnsi="Arial" w:cs="Arial"/>
          <w:sz w:val="20"/>
          <w:szCs w:val="20"/>
        </w:rPr>
        <w:t>Our approach here provides more mechanistic details on how such higher-order interactions may arise from different TMIM motifs. Given th</w:t>
      </w:r>
      <w:r w:rsidR="0008020C">
        <w:rPr>
          <w:rFonts w:ascii="Arial" w:hAnsi="Arial" w:cs="Arial"/>
          <w:sz w:val="20"/>
          <w:szCs w:val="20"/>
        </w:rPr>
        <w:t>ose</w:t>
      </w:r>
      <w:r w:rsidR="005D28A2">
        <w:rPr>
          <w:rFonts w:ascii="Arial" w:hAnsi="Arial" w:cs="Arial"/>
          <w:sz w:val="20"/>
          <w:szCs w:val="20"/>
        </w:rPr>
        <w:t xml:space="preserve"> previous results that </w:t>
      </w:r>
      <w:r w:rsidR="0008020C">
        <w:rPr>
          <w:rFonts w:ascii="Arial" w:hAnsi="Arial" w:cs="Arial"/>
          <w:sz w:val="20"/>
          <w:szCs w:val="20"/>
        </w:rPr>
        <w:t>indicated</w:t>
      </w:r>
      <w:r w:rsidR="005D28A2">
        <w:rPr>
          <w:rFonts w:ascii="Arial" w:hAnsi="Arial" w:cs="Arial"/>
          <w:sz w:val="20"/>
          <w:szCs w:val="20"/>
        </w:rPr>
        <w:t xml:space="preserve"> </w:t>
      </w:r>
      <w:r w:rsidR="0008020C">
        <w:rPr>
          <w:rFonts w:ascii="Arial" w:hAnsi="Arial" w:cs="Arial"/>
          <w:sz w:val="20"/>
          <w:szCs w:val="20"/>
        </w:rPr>
        <w:t>significant</w:t>
      </w:r>
      <w:r w:rsidR="005D28A2">
        <w:rPr>
          <w:rFonts w:ascii="Arial" w:hAnsi="Arial" w:cs="Arial"/>
          <w:sz w:val="20"/>
          <w:szCs w:val="20"/>
        </w:rPr>
        <w:t xml:space="preserve"> </w:t>
      </w:r>
      <w:r w:rsidR="008148C2">
        <w:rPr>
          <w:rFonts w:ascii="Arial" w:hAnsi="Arial" w:cs="Arial"/>
          <w:sz w:val="20"/>
          <w:szCs w:val="20"/>
        </w:rPr>
        <w:t>stabilizing effect</w:t>
      </w:r>
      <w:r w:rsidR="0008020C">
        <w:rPr>
          <w:rFonts w:ascii="Arial" w:hAnsi="Arial" w:cs="Arial"/>
          <w:sz w:val="20"/>
          <w:szCs w:val="20"/>
        </w:rPr>
        <w:t xml:space="preserve"> of higher-order interactions, we are confident that our approach will also produce positive results.</w:t>
      </w:r>
    </w:p>
    <w:p w14:paraId="677070A8" w14:textId="4EC3DBF4" w:rsidR="008A6CC7" w:rsidRDefault="00A2099F" w:rsidP="005413E0">
      <w:pPr>
        <w:pStyle w:val="ListParagraph"/>
        <w:widowControl w:val="0"/>
        <w:spacing w:after="120"/>
        <w:ind w:left="0"/>
        <w:contextualSpacing w:val="0"/>
        <w:rPr>
          <w:rFonts w:ascii="Arial" w:hAnsi="Arial" w:cs="Arial"/>
          <w:sz w:val="20"/>
          <w:szCs w:val="20"/>
        </w:rPr>
      </w:pPr>
      <w:r>
        <w:rPr>
          <w:rFonts w:ascii="Arial" w:hAnsi="Arial" w:cs="Arial"/>
          <w:sz w:val="20"/>
          <w:szCs w:val="20"/>
        </w:rPr>
        <w:t>Building on these expected results, w</w:t>
      </w:r>
      <w:r w:rsidR="000F44F8">
        <w:rPr>
          <w:rFonts w:ascii="Arial" w:hAnsi="Arial" w:cs="Arial"/>
          <w:sz w:val="20"/>
          <w:szCs w:val="20"/>
        </w:rPr>
        <w:t xml:space="preserve">e </w:t>
      </w:r>
      <w:r>
        <w:rPr>
          <w:rFonts w:ascii="Arial" w:hAnsi="Arial" w:cs="Arial"/>
          <w:sz w:val="20"/>
          <w:szCs w:val="20"/>
        </w:rPr>
        <w:t>anticipate further,</w:t>
      </w:r>
      <w:r w:rsidR="005D68EC">
        <w:rPr>
          <w:rFonts w:ascii="Arial" w:hAnsi="Arial" w:cs="Arial"/>
          <w:sz w:val="20"/>
          <w:szCs w:val="20"/>
        </w:rPr>
        <w:t xml:space="preserve"> </w:t>
      </w:r>
      <w:r>
        <w:rPr>
          <w:rFonts w:ascii="Arial" w:hAnsi="Arial" w:cs="Arial"/>
          <w:sz w:val="20"/>
          <w:szCs w:val="20"/>
        </w:rPr>
        <w:t xml:space="preserve">more </w:t>
      </w:r>
      <w:r w:rsidR="005D68EC">
        <w:rPr>
          <w:rFonts w:ascii="Arial" w:hAnsi="Arial" w:cs="Arial"/>
          <w:sz w:val="20"/>
          <w:szCs w:val="20"/>
        </w:rPr>
        <w:t>challenging</w:t>
      </w:r>
      <w:r w:rsidR="0008020C">
        <w:rPr>
          <w:rFonts w:ascii="Arial" w:hAnsi="Arial" w:cs="Arial"/>
          <w:sz w:val="20"/>
          <w:szCs w:val="20"/>
        </w:rPr>
        <w:t xml:space="preserve"> question</w:t>
      </w:r>
      <w:r>
        <w:rPr>
          <w:rFonts w:ascii="Arial" w:hAnsi="Arial" w:cs="Arial"/>
          <w:sz w:val="20"/>
          <w:szCs w:val="20"/>
        </w:rPr>
        <w:t xml:space="preserve">s. For example, </w:t>
      </w:r>
      <w:r w:rsidR="00A66CB5">
        <w:rPr>
          <w:rFonts w:ascii="Arial" w:hAnsi="Arial" w:cs="Arial"/>
          <w:sz w:val="20"/>
          <w:szCs w:val="20"/>
        </w:rPr>
        <w:t>if HOI is implied</w:t>
      </w:r>
      <w:r w:rsidR="00A23733">
        <w:rPr>
          <w:rFonts w:ascii="Arial" w:hAnsi="Arial" w:cs="Arial"/>
          <w:sz w:val="20"/>
          <w:szCs w:val="20"/>
        </w:rPr>
        <w:t xml:space="preserve"> in a real or simulated ecosystem, would it be possible to infer the TMIM motif </w:t>
      </w:r>
      <w:r w:rsidR="008148C2">
        <w:rPr>
          <w:rFonts w:ascii="Arial" w:hAnsi="Arial" w:cs="Arial"/>
          <w:sz w:val="20"/>
          <w:szCs w:val="20"/>
        </w:rPr>
        <w:t xml:space="preserve">that </w:t>
      </w:r>
      <w:r w:rsidR="00A66CB5">
        <w:rPr>
          <w:rFonts w:ascii="Arial" w:hAnsi="Arial" w:cs="Arial"/>
          <w:sz w:val="20"/>
          <w:szCs w:val="20"/>
        </w:rPr>
        <w:t>could give</w:t>
      </w:r>
      <w:r w:rsidR="008148C2">
        <w:rPr>
          <w:rFonts w:ascii="Arial" w:hAnsi="Arial" w:cs="Arial"/>
          <w:sz w:val="20"/>
          <w:szCs w:val="20"/>
        </w:rPr>
        <w:t xml:space="preserve"> rise to such HOI</w:t>
      </w:r>
      <w:r w:rsidR="0057513F">
        <w:rPr>
          <w:rFonts w:ascii="Arial" w:hAnsi="Arial" w:cs="Arial"/>
          <w:sz w:val="20"/>
          <w:szCs w:val="20"/>
        </w:rPr>
        <w:t>?</w:t>
      </w:r>
      <w:r w:rsidR="005957C9">
        <w:rPr>
          <w:rFonts w:ascii="Arial" w:hAnsi="Arial" w:cs="Arial"/>
          <w:sz w:val="20"/>
          <w:szCs w:val="20"/>
        </w:rPr>
        <w:t xml:space="preserve"> We </w:t>
      </w:r>
      <w:r w:rsidR="005D68EC">
        <w:rPr>
          <w:rFonts w:ascii="Arial" w:hAnsi="Arial" w:cs="Arial"/>
          <w:sz w:val="20"/>
          <w:szCs w:val="20"/>
        </w:rPr>
        <w:t xml:space="preserve">will try to address this problem by comparing the typical forms and strengths of </w:t>
      </w:r>
      <w:r w:rsidR="00A66CB5">
        <w:rPr>
          <w:rFonts w:ascii="Arial" w:hAnsi="Arial" w:cs="Arial"/>
          <w:sz w:val="20"/>
          <w:szCs w:val="20"/>
        </w:rPr>
        <w:t>HOIs</w:t>
      </w:r>
      <w:r w:rsidR="005D68EC">
        <w:rPr>
          <w:rFonts w:ascii="Arial" w:hAnsi="Arial" w:cs="Arial"/>
          <w:sz w:val="20"/>
          <w:szCs w:val="20"/>
        </w:rPr>
        <w:t xml:space="preserve"> </w:t>
      </w:r>
      <w:r w:rsidR="001D08AE">
        <w:rPr>
          <w:rFonts w:ascii="Arial" w:hAnsi="Arial" w:cs="Arial"/>
          <w:sz w:val="20"/>
          <w:szCs w:val="20"/>
        </w:rPr>
        <w:t>that result from different motifs, as well as the generic structure of equilibrium states.</w:t>
      </w:r>
      <w:r w:rsidR="005974B7">
        <w:rPr>
          <w:rFonts w:ascii="Arial" w:hAnsi="Arial" w:cs="Arial"/>
          <w:sz w:val="20"/>
          <w:szCs w:val="20"/>
        </w:rPr>
        <w:t xml:space="preserve"> We expect to use these statistical properties of ecological networks to constrain </w:t>
      </w:r>
      <w:r w:rsidR="00834563">
        <w:rPr>
          <w:rFonts w:ascii="Arial" w:hAnsi="Arial" w:cs="Arial"/>
          <w:sz w:val="20"/>
          <w:szCs w:val="20"/>
        </w:rPr>
        <w:t>the types of</w:t>
      </w:r>
      <w:r w:rsidR="005974B7">
        <w:rPr>
          <w:rFonts w:ascii="Arial" w:hAnsi="Arial" w:cs="Arial"/>
          <w:sz w:val="20"/>
          <w:szCs w:val="20"/>
        </w:rPr>
        <w:t xml:space="preserve"> underlying motifs. </w:t>
      </w:r>
      <w:r w:rsidR="001D08AE">
        <w:rPr>
          <w:rFonts w:ascii="Arial" w:hAnsi="Arial" w:cs="Arial"/>
          <w:sz w:val="20"/>
          <w:szCs w:val="20"/>
        </w:rPr>
        <w:t xml:space="preserve">If </w:t>
      </w:r>
      <w:r w:rsidR="005974B7">
        <w:rPr>
          <w:rFonts w:ascii="Arial" w:hAnsi="Arial" w:cs="Arial"/>
          <w:sz w:val="20"/>
          <w:szCs w:val="20"/>
        </w:rPr>
        <w:t>this</w:t>
      </w:r>
      <w:r w:rsidR="001D08AE">
        <w:rPr>
          <w:rFonts w:ascii="Arial" w:hAnsi="Arial" w:cs="Arial"/>
          <w:sz w:val="20"/>
          <w:szCs w:val="20"/>
        </w:rPr>
        <w:t xml:space="preserve"> turns out to be </w:t>
      </w:r>
      <w:r w:rsidR="005974B7">
        <w:rPr>
          <w:rFonts w:ascii="Arial" w:hAnsi="Arial" w:cs="Arial"/>
          <w:sz w:val="20"/>
          <w:szCs w:val="20"/>
        </w:rPr>
        <w:t xml:space="preserve">impossible, </w:t>
      </w:r>
      <w:r w:rsidR="00834563">
        <w:rPr>
          <w:rFonts w:ascii="Arial" w:hAnsi="Arial" w:cs="Arial"/>
          <w:sz w:val="20"/>
          <w:szCs w:val="20"/>
        </w:rPr>
        <w:t>then it</w:t>
      </w:r>
      <w:r w:rsidR="005974B7">
        <w:rPr>
          <w:rFonts w:ascii="Arial" w:hAnsi="Arial" w:cs="Arial"/>
          <w:sz w:val="20"/>
          <w:szCs w:val="20"/>
        </w:rPr>
        <w:t xml:space="preserve"> will reveal the limitation of the disordered systems approach.</w:t>
      </w:r>
    </w:p>
    <w:p w14:paraId="55370553" w14:textId="3B96D282" w:rsidR="00D43D75" w:rsidRPr="00335D4E" w:rsidRDefault="00D43D75" w:rsidP="005413E0">
      <w:pPr>
        <w:pStyle w:val="ListParagraph"/>
        <w:widowControl w:val="0"/>
        <w:spacing w:after="120"/>
        <w:ind w:left="0"/>
        <w:contextualSpacing w:val="0"/>
        <w:rPr>
          <w:rFonts w:ascii="Arial" w:hAnsi="Arial" w:cs="Arial"/>
          <w:sz w:val="20"/>
          <w:szCs w:val="20"/>
        </w:rPr>
      </w:pPr>
      <w:r w:rsidRPr="000C25A1">
        <w:rPr>
          <w:rFonts w:ascii="Arial" w:hAnsi="Arial" w:cs="Arial"/>
          <w:sz w:val="20"/>
          <w:szCs w:val="20"/>
          <w:highlight w:val="yellow"/>
        </w:rPr>
        <w:t xml:space="preserve">[any final </w:t>
      </w:r>
      <w:r w:rsidR="00442B92" w:rsidRPr="000C25A1">
        <w:rPr>
          <w:rFonts w:ascii="Arial" w:hAnsi="Arial" w:cs="Arial"/>
          <w:sz w:val="20"/>
          <w:szCs w:val="20"/>
          <w:highlight w:val="yellow"/>
        </w:rPr>
        <w:t>remarks</w:t>
      </w:r>
      <w:r w:rsidRPr="000C25A1">
        <w:rPr>
          <w:rFonts w:ascii="Arial" w:hAnsi="Arial" w:cs="Arial"/>
          <w:sz w:val="20"/>
          <w:szCs w:val="20"/>
          <w:highlight w:val="yellow"/>
        </w:rPr>
        <w:t>?]</w:t>
      </w:r>
    </w:p>
    <w:p w14:paraId="74E9ED4E" w14:textId="33D8EBBD" w:rsidR="00C0016E" w:rsidRPr="00F30358" w:rsidRDefault="007C7C23" w:rsidP="005413E0">
      <w:pPr>
        <w:widowControl w:val="0"/>
        <w:spacing w:before="240" w:after="120"/>
        <w:rPr>
          <w:rFonts w:ascii="Arial" w:hAnsi="Arial" w:cs="Arial"/>
          <w:b/>
          <w:bCs/>
          <w:sz w:val="20"/>
          <w:szCs w:val="20"/>
        </w:rPr>
      </w:pPr>
      <w:r w:rsidRPr="00F30358">
        <w:rPr>
          <w:rFonts w:ascii="Arial" w:hAnsi="Arial" w:cs="Arial"/>
          <w:b/>
          <w:bCs/>
          <w:sz w:val="20"/>
          <w:szCs w:val="20"/>
        </w:rPr>
        <w:t>BROADER IMPACTS</w:t>
      </w:r>
    </w:p>
    <w:p w14:paraId="66990E44" w14:textId="77777777" w:rsidR="008D26FF" w:rsidRPr="00F30358" w:rsidRDefault="008D26FF" w:rsidP="008D26FF">
      <w:pPr>
        <w:widowControl w:val="0"/>
        <w:spacing w:after="120"/>
        <w:rPr>
          <w:rFonts w:ascii="Arial" w:eastAsia="Arial" w:hAnsi="Arial" w:cs="Arial"/>
          <w:sz w:val="20"/>
          <w:szCs w:val="20"/>
        </w:rPr>
      </w:pPr>
      <w:r w:rsidRPr="00F30358">
        <w:rPr>
          <w:rFonts w:ascii="Arial" w:eastAsia="Arial" w:hAnsi="Arial" w:cs="Arial"/>
          <w:sz w:val="20"/>
          <w:szCs w:val="20"/>
        </w:rPr>
        <w:t xml:space="preserve">Ecosystem stability and species persistence are perfect subjects for raising the public awareness of environmental changes and ecological </w:t>
      </w:r>
      <w:r>
        <w:rPr>
          <w:rFonts w:ascii="Arial" w:eastAsia="Arial" w:hAnsi="Arial" w:cs="Arial"/>
          <w:sz w:val="20"/>
          <w:szCs w:val="20"/>
        </w:rPr>
        <w:t>challenges</w:t>
      </w:r>
      <w:r w:rsidRPr="00F30358">
        <w:rPr>
          <w:rFonts w:ascii="Arial" w:eastAsia="Arial" w:hAnsi="Arial" w:cs="Arial"/>
          <w:sz w:val="20"/>
          <w:szCs w:val="20"/>
        </w:rPr>
        <w:t xml:space="preserve">. We plan to use topics related to our research to engage educators and students, to develop new teaching strategies, and to involve underrepresented groups in STEM education. Our main </w:t>
      </w:r>
      <w:r>
        <w:rPr>
          <w:rFonts w:ascii="Arial" w:eastAsia="Arial" w:hAnsi="Arial" w:cs="Arial"/>
          <w:sz w:val="20"/>
          <w:szCs w:val="20"/>
        </w:rPr>
        <w:t>approach</w:t>
      </w:r>
      <w:r w:rsidRPr="00F30358">
        <w:rPr>
          <w:rFonts w:ascii="Arial" w:eastAsia="Arial" w:hAnsi="Arial" w:cs="Arial"/>
          <w:sz w:val="20"/>
          <w:szCs w:val="20"/>
        </w:rPr>
        <w:t xml:space="preserve"> will be to collaborate with the </w:t>
      </w:r>
      <w:r w:rsidRPr="00DC1618">
        <w:rPr>
          <w:rFonts w:ascii="Arial" w:eastAsia="Arial" w:hAnsi="Arial" w:cs="Arial"/>
          <w:i/>
          <w:iCs/>
          <w:sz w:val="20"/>
          <w:szCs w:val="20"/>
        </w:rPr>
        <w:t>Scientist in Every Florida School</w:t>
      </w:r>
      <w:r w:rsidRPr="00F30358">
        <w:rPr>
          <w:rFonts w:ascii="Arial" w:eastAsia="Arial" w:hAnsi="Arial" w:cs="Arial"/>
          <w:sz w:val="20"/>
          <w:szCs w:val="20"/>
        </w:rPr>
        <w:t xml:space="preserve"> (SEFS) program hosted by</w:t>
      </w:r>
      <w:r>
        <w:rPr>
          <w:rFonts w:ascii="Arial" w:eastAsia="Arial" w:hAnsi="Arial" w:cs="Arial"/>
          <w:sz w:val="20"/>
          <w:szCs w:val="20"/>
        </w:rPr>
        <w:t xml:space="preserve"> the</w:t>
      </w:r>
      <w:r w:rsidRPr="007B0A05">
        <w:t xml:space="preserve"> </w:t>
      </w:r>
      <w:r w:rsidRPr="007B0A05">
        <w:rPr>
          <w:rFonts w:ascii="Arial" w:eastAsia="Arial" w:hAnsi="Arial" w:cs="Arial"/>
          <w:sz w:val="20"/>
          <w:szCs w:val="20"/>
        </w:rPr>
        <w:t>Thompson Earth Systems Institute</w:t>
      </w:r>
      <w:r>
        <w:rPr>
          <w:rFonts w:ascii="Arial" w:eastAsia="Arial" w:hAnsi="Arial" w:cs="Arial"/>
          <w:sz w:val="20"/>
          <w:szCs w:val="20"/>
        </w:rPr>
        <w:t xml:space="preserve"> (TESI)</w:t>
      </w:r>
      <w:r w:rsidRPr="00F30358">
        <w:rPr>
          <w:rFonts w:ascii="Arial" w:eastAsia="Arial" w:hAnsi="Arial" w:cs="Arial"/>
          <w:sz w:val="20"/>
          <w:szCs w:val="20"/>
        </w:rPr>
        <w:t xml:space="preserve"> </w:t>
      </w:r>
      <w:r>
        <w:rPr>
          <w:rFonts w:ascii="Arial" w:eastAsia="Arial" w:hAnsi="Arial" w:cs="Arial"/>
          <w:sz w:val="20"/>
          <w:szCs w:val="20"/>
        </w:rPr>
        <w:t xml:space="preserve">in </w:t>
      </w:r>
      <w:r w:rsidRPr="00F30358">
        <w:rPr>
          <w:rFonts w:ascii="Arial" w:eastAsia="Arial" w:hAnsi="Arial" w:cs="Arial"/>
          <w:sz w:val="20"/>
          <w:szCs w:val="20"/>
        </w:rPr>
        <w:t xml:space="preserve">the Florida Museum of Natural History at </w:t>
      </w:r>
      <w:r>
        <w:rPr>
          <w:rFonts w:ascii="Arial" w:eastAsia="Arial" w:hAnsi="Arial" w:cs="Arial"/>
          <w:sz w:val="20"/>
          <w:szCs w:val="20"/>
        </w:rPr>
        <w:t>UF</w:t>
      </w:r>
      <w:r w:rsidRPr="00F30358">
        <w:rPr>
          <w:rFonts w:ascii="Arial" w:eastAsia="Arial" w:hAnsi="Arial" w:cs="Arial"/>
          <w:sz w:val="20"/>
          <w:szCs w:val="20"/>
        </w:rPr>
        <w:t>. SEFS has a mission to “engage Florida K-12 students and teachers in cutting-edge research by providing science role models and experiences that inspire the future stewards of our planet”, with</w:t>
      </w:r>
      <w:r>
        <w:rPr>
          <w:rFonts w:ascii="Arial" w:eastAsia="Arial" w:hAnsi="Arial" w:cs="Arial"/>
          <w:sz w:val="20"/>
          <w:szCs w:val="20"/>
        </w:rPr>
        <w:t xml:space="preserve"> a focus on </w:t>
      </w:r>
      <w:r w:rsidRPr="00DC1618">
        <w:rPr>
          <w:rFonts w:ascii="Arial" w:eastAsia="Arial" w:hAnsi="Arial" w:cs="Arial"/>
          <w:b/>
          <w:bCs/>
          <w:sz w:val="20"/>
          <w:szCs w:val="20"/>
        </w:rPr>
        <w:t>Title I schools</w:t>
      </w:r>
      <w:r>
        <w:rPr>
          <w:rFonts w:ascii="Arial" w:eastAsia="Arial" w:hAnsi="Arial" w:cs="Arial"/>
          <w:sz w:val="20"/>
          <w:szCs w:val="20"/>
        </w:rPr>
        <w:t xml:space="preserve"> and</w:t>
      </w:r>
      <w:r w:rsidRPr="00F30358">
        <w:rPr>
          <w:rFonts w:ascii="Arial" w:eastAsia="Arial" w:hAnsi="Arial" w:cs="Arial"/>
          <w:sz w:val="20"/>
          <w:szCs w:val="20"/>
        </w:rPr>
        <w:t xml:space="preserve"> a potential to impact nearly </w:t>
      </w:r>
      <w:r w:rsidRPr="00E27FA5">
        <w:rPr>
          <w:rFonts w:ascii="Arial" w:eastAsia="Arial" w:hAnsi="Arial" w:cs="Arial"/>
          <w:b/>
          <w:bCs/>
          <w:sz w:val="20"/>
          <w:szCs w:val="20"/>
        </w:rPr>
        <w:t>2.3 million K-12 students and thousands of teachers</w:t>
      </w:r>
      <w:r w:rsidRPr="00F30358">
        <w:rPr>
          <w:rFonts w:ascii="Arial" w:eastAsia="Arial" w:hAnsi="Arial" w:cs="Arial"/>
          <w:sz w:val="20"/>
          <w:szCs w:val="20"/>
        </w:rPr>
        <w:t xml:space="preserve"> statewide. The PI has collaborated with SEFS on multiple occasions, including teachers’ professional development programs and classroom visits to underrepresented student groups. </w:t>
      </w:r>
      <w:r>
        <w:rPr>
          <w:rFonts w:ascii="Arial" w:eastAsia="Arial" w:hAnsi="Arial" w:cs="Arial"/>
          <w:sz w:val="20"/>
          <w:szCs w:val="20"/>
        </w:rPr>
        <w:t>For the proposed project, w</w:t>
      </w:r>
      <w:r w:rsidRPr="00F30358">
        <w:rPr>
          <w:rFonts w:ascii="Arial" w:eastAsia="Arial" w:hAnsi="Arial" w:cs="Arial"/>
          <w:sz w:val="20"/>
          <w:szCs w:val="20"/>
        </w:rPr>
        <w:t xml:space="preserve">e have </w:t>
      </w:r>
      <w:r>
        <w:rPr>
          <w:rFonts w:ascii="Arial" w:eastAsia="Arial" w:hAnsi="Arial" w:cs="Arial"/>
          <w:sz w:val="20"/>
          <w:szCs w:val="20"/>
        </w:rPr>
        <w:t>reached out to SEFS and</w:t>
      </w:r>
      <w:r w:rsidRPr="00F30358">
        <w:rPr>
          <w:rFonts w:ascii="Arial" w:eastAsia="Arial" w:hAnsi="Arial" w:cs="Arial"/>
          <w:sz w:val="20"/>
          <w:szCs w:val="20"/>
        </w:rPr>
        <w:t xml:space="preserve"> </w:t>
      </w:r>
      <w:r>
        <w:rPr>
          <w:rFonts w:ascii="Arial" w:eastAsia="Arial" w:hAnsi="Arial" w:cs="Arial"/>
          <w:sz w:val="20"/>
          <w:szCs w:val="20"/>
        </w:rPr>
        <w:t xml:space="preserve">agreed </w:t>
      </w:r>
      <w:r w:rsidRPr="00F30358">
        <w:rPr>
          <w:rFonts w:ascii="Arial" w:eastAsia="Arial" w:hAnsi="Arial" w:cs="Arial"/>
          <w:sz w:val="20"/>
          <w:szCs w:val="20"/>
        </w:rPr>
        <w:t xml:space="preserve">to collaborate on educating teachers and students about ecological concepts through </w:t>
      </w:r>
      <w:r>
        <w:rPr>
          <w:rFonts w:ascii="Arial" w:eastAsia="Arial" w:hAnsi="Arial" w:cs="Arial"/>
          <w:sz w:val="20"/>
          <w:szCs w:val="20"/>
        </w:rPr>
        <w:t>an experimental</w:t>
      </w:r>
      <w:r w:rsidRPr="00F30358">
        <w:rPr>
          <w:rFonts w:ascii="Arial" w:eastAsia="Arial" w:hAnsi="Arial" w:cs="Arial"/>
          <w:sz w:val="20"/>
          <w:szCs w:val="20"/>
        </w:rPr>
        <w:t xml:space="preserve"> kit developed by our research team.</w:t>
      </w:r>
    </w:p>
    <w:p w14:paraId="18C529FC" w14:textId="48910942" w:rsidR="008D26FF" w:rsidRDefault="008D26FF" w:rsidP="008D26FF">
      <w:pPr>
        <w:widowControl w:val="0"/>
        <w:spacing w:after="120"/>
        <w:rPr>
          <w:rFonts w:ascii="Arial" w:eastAsia="Arial" w:hAnsi="Arial" w:cs="Arial"/>
          <w:sz w:val="20"/>
          <w:szCs w:val="20"/>
        </w:rPr>
      </w:pPr>
      <w:r w:rsidRPr="006600F3">
        <w:rPr>
          <w:rFonts w:ascii="Arial" w:eastAsia="Arial" w:hAnsi="Arial" w:cs="Arial"/>
          <w:sz w:val="20"/>
          <w:szCs w:val="20"/>
          <w:u w:val="single"/>
        </w:rPr>
        <w:t>Experimental kit design</w:t>
      </w:r>
      <w:r w:rsidRPr="00F30358">
        <w:rPr>
          <w:rFonts w:ascii="Arial" w:eastAsia="Arial" w:hAnsi="Arial" w:cs="Arial"/>
          <w:sz w:val="20"/>
          <w:szCs w:val="20"/>
        </w:rPr>
        <w:t xml:space="preserve">: </w:t>
      </w:r>
      <w:r>
        <w:rPr>
          <w:rFonts w:ascii="Arial" w:eastAsia="Arial" w:hAnsi="Arial" w:cs="Arial"/>
          <w:sz w:val="20"/>
          <w:szCs w:val="20"/>
        </w:rPr>
        <w:t>Our goal is</w:t>
      </w:r>
      <w:r w:rsidRPr="00F30358">
        <w:rPr>
          <w:rFonts w:ascii="Arial" w:eastAsia="Arial" w:hAnsi="Arial" w:cs="Arial"/>
          <w:sz w:val="20"/>
          <w:szCs w:val="20"/>
        </w:rPr>
        <w:t xml:space="preserve"> to educate students about ecological concepts such as intraspecific and interspecific competition, species coexistence, and invasive species. </w:t>
      </w:r>
      <w:r>
        <w:rPr>
          <w:rFonts w:ascii="Arial" w:eastAsia="Arial" w:hAnsi="Arial" w:cs="Arial"/>
          <w:sz w:val="20"/>
          <w:szCs w:val="20"/>
        </w:rPr>
        <w:t xml:space="preserve">To make these general concepts more concrete, we will create an educational kit to conduct simple but informative competition experiments with duckweeds (and ecologically related ferns, </w:t>
      </w:r>
      <w:r w:rsidRPr="00B1155C">
        <w:rPr>
          <w:rFonts w:ascii="Arial" w:eastAsia="Arial" w:hAnsi="Arial" w:cs="Arial"/>
          <w:i/>
          <w:iCs/>
          <w:sz w:val="20"/>
          <w:szCs w:val="20"/>
        </w:rPr>
        <w:t>Salvinia</w:t>
      </w:r>
      <w:r>
        <w:rPr>
          <w:rFonts w:ascii="Arial" w:eastAsia="Arial" w:hAnsi="Arial" w:cs="Arial"/>
          <w:sz w:val="20"/>
          <w:szCs w:val="20"/>
        </w:rPr>
        <w:t xml:space="preserve"> and </w:t>
      </w:r>
      <w:r w:rsidRPr="00B1155C">
        <w:rPr>
          <w:rFonts w:ascii="Arial" w:eastAsia="Arial" w:hAnsi="Arial" w:cs="Arial"/>
          <w:i/>
          <w:iCs/>
          <w:sz w:val="20"/>
          <w:szCs w:val="20"/>
        </w:rPr>
        <w:t>Azolla</w:t>
      </w:r>
      <w:r>
        <w:rPr>
          <w:rFonts w:ascii="Arial" w:eastAsia="Arial" w:hAnsi="Arial" w:cs="Arial"/>
          <w:sz w:val="20"/>
          <w:szCs w:val="20"/>
        </w:rPr>
        <w:t xml:space="preserve">) that harness the contributions of the students to conduct highly replicated experiments. </w:t>
      </w:r>
      <w:r w:rsidRPr="00F30358">
        <w:rPr>
          <w:rFonts w:ascii="Arial" w:eastAsia="Arial" w:hAnsi="Arial" w:cs="Arial"/>
          <w:sz w:val="20"/>
          <w:szCs w:val="20"/>
        </w:rPr>
        <w:t xml:space="preserve">The samples we provide include native species to Florida, such as </w:t>
      </w:r>
      <w:proofErr w:type="spellStart"/>
      <w:r w:rsidRPr="00F30358">
        <w:rPr>
          <w:rFonts w:ascii="Arial" w:eastAsia="Arial" w:hAnsi="Arial" w:cs="Arial"/>
          <w:i/>
          <w:iCs/>
          <w:sz w:val="20"/>
          <w:szCs w:val="20"/>
        </w:rPr>
        <w:t>Lemna</w:t>
      </w:r>
      <w:proofErr w:type="spellEnd"/>
      <w:r w:rsidRPr="00F30358">
        <w:rPr>
          <w:rFonts w:ascii="Arial" w:eastAsia="Arial" w:hAnsi="Arial" w:cs="Arial"/>
          <w:i/>
          <w:iCs/>
          <w:sz w:val="20"/>
          <w:szCs w:val="20"/>
        </w:rPr>
        <w:t xml:space="preserve"> </w:t>
      </w:r>
      <w:proofErr w:type="spellStart"/>
      <w:r w:rsidRPr="00F30358">
        <w:rPr>
          <w:rFonts w:ascii="Arial" w:eastAsia="Arial" w:hAnsi="Arial" w:cs="Arial"/>
          <w:i/>
          <w:iCs/>
          <w:sz w:val="20"/>
          <w:szCs w:val="20"/>
        </w:rPr>
        <w:t>aequinoctialis</w:t>
      </w:r>
      <w:proofErr w:type="spellEnd"/>
      <w:r w:rsidRPr="00F30358">
        <w:rPr>
          <w:rFonts w:ascii="Arial" w:eastAsia="Arial" w:hAnsi="Arial" w:cs="Arial"/>
          <w:sz w:val="20"/>
          <w:szCs w:val="20"/>
        </w:rPr>
        <w:t xml:space="preserve">, and already established </w:t>
      </w:r>
      <w:r>
        <w:rPr>
          <w:rFonts w:ascii="Arial" w:eastAsia="Arial" w:hAnsi="Arial" w:cs="Arial"/>
          <w:sz w:val="20"/>
          <w:szCs w:val="20"/>
        </w:rPr>
        <w:t>exotic</w:t>
      </w:r>
      <w:r w:rsidRPr="00F30358">
        <w:rPr>
          <w:rFonts w:ascii="Arial" w:eastAsia="Arial" w:hAnsi="Arial" w:cs="Arial"/>
          <w:sz w:val="20"/>
          <w:szCs w:val="20"/>
        </w:rPr>
        <w:t xml:space="preserve"> species, such as </w:t>
      </w:r>
      <w:r w:rsidRPr="00F30358">
        <w:rPr>
          <w:rFonts w:ascii="Arial" w:eastAsia="Arial" w:hAnsi="Arial" w:cs="Arial"/>
          <w:i/>
          <w:iCs/>
          <w:sz w:val="20"/>
          <w:szCs w:val="20"/>
        </w:rPr>
        <w:t>Salvinia minima</w:t>
      </w:r>
      <w:r w:rsidRPr="00F30358">
        <w:rPr>
          <w:rFonts w:ascii="Arial" w:eastAsia="Arial" w:hAnsi="Arial" w:cs="Arial"/>
          <w:sz w:val="20"/>
          <w:szCs w:val="20"/>
        </w:rPr>
        <w:t>.</w:t>
      </w:r>
      <w:r w:rsidRPr="003907E2">
        <w:rPr>
          <w:rFonts w:ascii="Arial" w:eastAsia="Arial" w:hAnsi="Arial" w:cs="Arial"/>
          <w:sz w:val="20"/>
          <w:szCs w:val="20"/>
        </w:rPr>
        <w:t xml:space="preserve"> </w:t>
      </w:r>
      <w:r>
        <w:rPr>
          <w:rFonts w:ascii="Arial" w:eastAsia="Arial" w:hAnsi="Arial" w:cs="Arial"/>
          <w:sz w:val="20"/>
          <w:szCs w:val="20"/>
        </w:rPr>
        <w:t xml:space="preserve">These plants </w:t>
      </w:r>
      <w:r w:rsidRPr="00F30358">
        <w:rPr>
          <w:rFonts w:ascii="Arial" w:eastAsia="Arial" w:hAnsi="Arial" w:cs="Arial"/>
          <w:sz w:val="20"/>
          <w:szCs w:val="20"/>
        </w:rPr>
        <w:t>are easy to grow at home or in classroom</w:t>
      </w:r>
      <w:r w:rsidR="00361074">
        <w:rPr>
          <w:rFonts w:ascii="Arial" w:eastAsia="Arial" w:hAnsi="Arial" w:cs="Arial"/>
          <w:sz w:val="20"/>
          <w:szCs w:val="20"/>
        </w:rPr>
        <w:t>s</w:t>
      </w:r>
      <w:r w:rsidRPr="00F30358">
        <w:rPr>
          <w:rFonts w:ascii="Arial" w:eastAsia="Arial" w:hAnsi="Arial" w:cs="Arial"/>
          <w:sz w:val="20"/>
          <w:szCs w:val="20"/>
        </w:rPr>
        <w:t xml:space="preserve">. The basic idea is to measure the strengths of intra- and inter-specific interactions by growing them in small containers provided in the kit. The kit includes species samples, multiple disposable cups to be used as microcosms, some potting soil to provide nutrients in the water, a </w:t>
      </w:r>
      <w:proofErr w:type="gramStart"/>
      <w:r w:rsidRPr="00F30358">
        <w:rPr>
          <w:rFonts w:ascii="Arial" w:eastAsia="Arial" w:hAnsi="Arial" w:cs="Arial"/>
          <w:sz w:val="20"/>
          <w:szCs w:val="20"/>
        </w:rPr>
        <w:t>ruler</w:t>
      </w:r>
      <w:proofErr w:type="gramEnd"/>
      <w:r w:rsidRPr="00F30358">
        <w:rPr>
          <w:rFonts w:ascii="Arial" w:eastAsia="Arial" w:hAnsi="Arial" w:cs="Arial"/>
          <w:sz w:val="20"/>
          <w:szCs w:val="20"/>
        </w:rPr>
        <w:t xml:space="preserve"> and a measuring spoon. Cell phone cameras can be used to take images for data collection</w:t>
      </w:r>
      <w:r w:rsidR="00786527">
        <w:rPr>
          <w:rFonts w:ascii="Arial" w:eastAsia="Arial" w:hAnsi="Arial" w:cs="Arial"/>
          <w:sz w:val="20"/>
          <w:szCs w:val="20"/>
        </w:rPr>
        <w:t xml:space="preserve"> (students without </w:t>
      </w:r>
      <w:r w:rsidR="005C3AA5">
        <w:rPr>
          <w:rFonts w:ascii="Arial" w:eastAsia="Arial" w:hAnsi="Arial" w:cs="Arial"/>
          <w:sz w:val="20"/>
          <w:szCs w:val="20"/>
        </w:rPr>
        <w:t>smart phones can ask teachers for help</w:t>
      </w:r>
      <w:r w:rsidR="00786527">
        <w:rPr>
          <w:rFonts w:ascii="Arial" w:eastAsia="Arial" w:hAnsi="Arial" w:cs="Arial"/>
          <w:sz w:val="20"/>
          <w:szCs w:val="20"/>
        </w:rPr>
        <w:t>)</w:t>
      </w:r>
      <w:r w:rsidRPr="00F30358">
        <w:rPr>
          <w:rFonts w:ascii="Arial" w:eastAsia="Arial" w:hAnsi="Arial" w:cs="Arial"/>
          <w:sz w:val="20"/>
          <w:szCs w:val="20"/>
        </w:rPr>
        <w:t>.</w:t>
      </w:r>
    </w:p>
    <w:p w14:paraId="16FED73D" w14:textId="635461A9" w:rsidR="008D26FF" w:rsidRDefault="008D26FF" w:rsidP="008D26FF">
      <w:pPr>
        <w:widowControl w:val="0"/>
        <w:spacing w:after="120"/>
        <w:rPr>
          <w:rFonts w:ascii="Arial" w:eastAsia="Arial" w:hAnsi="Arial" w:cs="Arial"/>
          <w:sz w:val="20"/>
          <w:szCs w:val="20"/>
        </w:rPr>
      </w:pPr>
      <w:r w:rsidRPr="00F30358">
        <w:rPr>
          <w:rFonts w:ascii="Arial" w:eastAsia="Arial" w:hAnsi="Arial" w:cs="Arial"/>
          <w:sz w:val="20"/>
          <w:szCs w:val="20"/>
        </w:rPr>
        <w:t xml:space="preserve">The experiment </w:t>
      </w:r>
      <w:r>
        <w:rPr>
          <w:rFonts w:ascii="Arial" w:eastAsia="Arial" w:hAnsi="Arial" w:cs="Arial"/>
          <w:sz w:val="20"/>
          <w:szCs w:val="20"/>
        </w:rPr>
        <w:t xml:space="preserve">will proceed </w:t>
      </w:r>
      <w:r w:rsidRPr="00F30358">
        <w:rPr>
          <w:rFonts w:ascii="Arial" w:eastAsia="Arial" w:hAnsi="Arial" w:cs="Arial"/>
          <w:sz w:val="20"/>
          <w:szCs w:val="20"/>
        </w:rPr>
        <w:t xml:space="preserve">as </w:t>
      </w:r>
      <w:commentRangeStart w:id="380"/>
      <w:r w:rsidRPr="00F30358">
        <w:rPr>
          <w:rFonts w:ascii="Arial" w:eastAsia="Arial" w:hAnsi="Arial" w:cs="Arial"/>
          <w:sz w:val="20"/>
          <w:szCs w:val="20"/>
        </w:rPr>
        <w:t>follows</w:t>
      </w:r>
      <w:commentRangeEnd w:id="380"/>
      <w:r>
        <w:rPr>
          <w:rStyle w:val="CommentReference"/>
        </w:rPr>
        <w:commentReference w:id="380"/>
      </w:r>
      <w:r>
        <w:rPr>
          <w:rFonts w:ascii="Arial" w:eastAsia="Arial" w:hAnsi="Arial" w:cs="Arial"/>
          <w:sz w:val="20"/>
          <w:szCs w:val="20"/>
        </w:rPr>
        <w:t>:</w:t>
      </w:r>
      <w:r w:rsidRPr="00F30358">
        <w:rPr>
          <w:rFonts w:ascii="Arial" w:eastAsia="Arial" w:hAnsi="Arial" w:cs="Arial"/>
          <w:sz w:val="20"/>
          <w:szCs w:val="20"/>
        </w:rPr>
        <w:t xml:space="preserve"> </w:t>
      </w:r>
      <w:r w:rsidR="001F48C3">
        <w:rPr>
          <w:rFonts w:ascii="Arial" w:eastAsia="Arial" w:hAnsi="Arial" w:cs="Arial"/>
          <w:sz w:val="20"/>
          <w:szCs w:val="20"/>
        </w:rPr>
        <w:t>First,</w:t>
      </w:r>
      <w:r w:rsidRPr="00F30358">
        <w:rPr>
          <w:rFonts w:ascii="Arial" w:eastAsia="Arial" w:hAnsi="Arial" w:cs="Arial"/>
          <w:sz w:val="20"/>
          <w:szCs w:val="20"/>
        </w:rPr>
        <w:t xml:space="preserve"> the sample species</w:t>
      </w:r>
      <w:r w:rsidR="001F48C3">
        <w:rPr>
          <w:rFonts w:ascii="Arial" w:eastAsia="Arial" w:hAnsi="Arial" w:cs="Arial"/>
          <w:sz w:val="20"/>
          <w:szCs w:val="20"/>
        </w:rPr>
        <w:t xml:space="preserve"> are arranged</w:t>
      </w:r>
      <w:r w:rsidRPr="00F30358">
        <w:rPr>
          <w:rFonts w:ascii="Arial" w:eastAsia="Arial" w:hAnsi="Arial" w:cs="Arial"/>
          <w:sz w:val="20"/>
          <w:szCs w:val="20"/>
        </w:rPr>
        <w:t xml:space="preserve"> into several treatments, each with different combinations of initial plant densities. Images are taken to allow measurement of leaf area at the beginning of the experiment. Then the plants are grown in water cups for three weeks, during which minimal care is required to ensure lighting, water levels, and no destruction by uncontrolled events. At the end of the experiment, images are taken again for comparison with initial data. Finally, the images can be analyzed using a </w:t>
      </w:r>
      <w:r>
        <w:rPr>
          <w:rFonts w:ascii="Arial" w:eastAsia="Arial" w:hAnsi="Arial" w:cs="Arial"/>
          <w:sz w:val="20"/>
          <w:szCs w:val="20"/>
        </w:rPr>
        <w:t xml:space="preserve">custom </w:t>
      </w:r>
      <w:r w:rsidRPr="00F30358">
        <w:rPr>
          <w:rFonts w:ascii="Arial" w:eastAsia="Arial" w:hAnsi="Arial" w:cs="Arial"/>
          <w:sz w:val="20"/>
          <w:szCs w:val="20"/>
        </w:rPr>
        <w:t>program</w:t>
      </w:r>
      <w:r>
        <w:rPr>
          <w:rFonts w:ascii="Arial" w:eastAsia="Arial" w:hAnsi="Arial" w:cs="Arial"/>
          <w:sz w:val="20"/>
          <w:szCs w:val="20"/>
        </w:rPr>
        <w:t xml:space="preserve"> written in R-markdown that will be provided to users</w:t>
      </w:r>
      <w:r w:rsidR="001F35DE">
        <w:rPr>
          <w:rFonts w:ascii="Arial" w:eastAsia="Arial" w:hAnsi="Arial" w:cs="Arial"/>
          <w:sz w:val="20"/>
          <w:szCs w:val="20"/>
        </w:rPr>
        <w:t xml:space="preserve"> through download</w:t>
      </w:r>
      <w:r w:rsidRPr="00F30358">
        <w:rPr>
          <w:rFonts w:ascii="Arial" w:eastAsia="Arial" w:hAnsi="Arial" w:cs="Arial"/>
          <w:sz w:val="20"/>
          <w:szCs w:val="20"/>
        </w:rPr>
        <w:t xml:space="preserve">. The program </w:t>
      </w:r>
      <w:r>
        <w:rPr>
          <w:rFonts w:ascii="Arial" w:eastAsia="Arial" w:hAnsi="Arial" w:cs="Arial"/>
          <w:sz w:val="20"/>
          <w:szCs w:val="20"/>
        </w:rPr>
        <w:t>quantifies reciprocal invasion abilities (critical for determining if coexistence is possible) and overyielding (a distinct way to study the strength of competition).</w:t>
      </w:r>
      <w:r w:rsidRPr="00F30358">
        <w:rPr>
          <w:rFonts w:ascii="Arial" w:eastAsia="Arial" w:hAnsi="Arial" w:cs="Arial"/>
          <w:sz w:val="20"/>
          <w:szCs w:val="20"/>
        </w:rPr>
        <w:t xml:space="preserve"> One advantage of the experiment is that results from different people can be treated as replicates and pooled together for analysis. This experimental design has been successfully tested in a remote course taught by co-PI MA</w:t>
      </w:r>
      <w:r>
        <w:rPr>
          <w:rFonts w:ascii="Arial" w:eastAsia="Arial" w:hAnsi="Arial" w:cs="Arial"/>
          <w:sz w:val="20"/>
          <w:szCs w:val="20"/>
        </w:rPr>
        <w:t xml:space="preserve">L and typical results are shown in Figure xx. </w:t>
      </w:r>
      <w:r w:rsidRPr="00130C4E">
        <w:rPr>
          <w:rFonts w:ascii="Arial" w:eastAsia="Arial" w:hAnsi="Arial" w:cs="Arial"/>
          <w:sz w:val="20"/>
          <w:szCs w:val="20"/>
        </w:rPr>
        <w:t xml:space="preserve">We expect that </w:t>
      </w:r>
      <w:r>
        <w:rPr>
          <w:rFonts w:ascii="Arial" w:eastAsia="Arial" w:hAnsi="Arial" w:cs="Arial"/>
          <w:sz w:val="20"/>
          <w:szCs w:val="20"/>
        </w:rPr>
        <w:t xml:space="preserve">the teachers and their students will get </w:t>
      </w:r>
      <w:r w:rsidRPr="00130C4E">
        <w:rPr>
          <w:rFonts w:ascii="Arial" w:eastAsia="Arial" w:hAnsi="Arial" w:cs="Arial"/>
          <w:sz w:val="20"/>
          <w:szCs w:val="20"/>
        </w:rPr>
        <w:t xml:space="preserve">similar results </w:t>
      </w:r>
      <w:r>
        <w:rPr>
          <w:rFonts w:ascii="Arial" w:eastAsia="Arial" w:hAnsi="Arial" w:cs="Arial"/>
          <w:sz w:val="20"/>
          <w:szCs w:val="20"/>
        </w:rPr>
        <w:t>(which</w:t>
      </w:r>
      <w:r w:rsidRPr="00130C4E">
        <w:rPr>
          <w:rFonts w:ascii="Arial" w:eastAsia="Arial" w:hAnsi="Arial" w:cs="Arial"/>
          <w:sz w:val="20"/>
          <w:szCs w:val="20"/>
        </w:rPr>
        <w:t xml:space="preserve"> might vary depending on the </w:t>
      </w:r>
      <w:r>
        <w:rPr>
          <w:rFonts w:ascii="Arial" w:eastAsia="Arial" w:hAnsi="Arial" w:cs="Arial"/>
          <w:sz w:val="20"/>
          <w:szCs w:val="20"/>
        </w:rPr>
        <w:t xml:space="preserve">actual </w:t>
      </w:r>
      <w:r w:rsidRPr="00130C4E">
        <w:rPr>
          <w:rFonts w:ascii="Arial" w:eastAsia="Arial" w:hAnsi="Arial" w:cs="Arial"/>
          <w:sz w:val="20"/>
          <w:szCs w:val="20"/>
        </w:rPr>
        <w:t>species identities</w:t>
      </w:r>
      <w:r>
        <w:rPr>
          <w:rFonts w:ascii="Arial" w:eastAsia="Arial" w:hAnsi="Arial" w:cs="Arial"/>
          <w:sz w:val="20"/>
          <w:szCs w:val="20"/>
        </w:rPr>
        <w:t xml:space="preserve"> used in an experiment)</w:t>
      </w:r>
      <w:r w:rsidRPr="00130C4E">
        <w:rPr>
          <w:rFonts w:ascii="Arial" w:eastAsia="Arial" w:hAnsi="Arial" w:cs="Arial"/>
          <w:sz w:val="20"/>
          <w:szCs w:val="20"/>
        </w:rPr>
        <w:t>.</w:t>
      </w:r>
    </w:p>
    <w:p w14:paraId="4B65CDAC" w14:textId="6D0C9DB1" w:rsidR="008D26FF" w:rsidRDefault="008D26FF" w:rsidP="008D26FF">
      <w:pPr>
        <w:widowControl w:val="0"/>
        <w:spacing w:after="120"/>
        <w:rPr>
          <w:rFonts w:ascii="Arial" w:eastAsia="Arial" w:hAnsi="Arial" w:cs="Arial"/>
          <w:sz w:val="20"/>
          <w:szCs w:val="20"/>
        </w:rPr>
      </w:pPr>
      <w:r>
        <w:rPr>
          <w:rFonts w:ascii="Arial" w:eastAsia="Arial" w:hAnsi="Arial" w:cs="Arial"/>
          <w:sz w:val="20"/>
          <w:szCs w:val="20"/>
        </w:rPr>
        <w:t xml:space="preserve">Further, we will organize the overall program to work as a ‘distributed experiment’ in which the results </w:t>
      </w:r>
      <w:r>
        <w:rPr>
          <w:rFonts w:ascii="Arial" w:eastAsia="Arial" w:hAnsi="Arial" w:cs="Arial"/>
          <w:sz w:val="20"/>
          <w:szCs w:val="20"/>
        </w:rPr>
        <w:lastRenderedPageBreak/>
        <w:t xml:space="preserve">from different classes can be organized into a larger, and more comprehensive, study that could lead to a publication in the primary </w:t>
      </w:r>
      <w:commentRangeStart w:id="381"/>
      <w:r>
        <w:rPr>
          <w:rFonts w:ascii="Arial" w:eastAsia="Arial" w:hAnsi="Arial" w:cs="Arial"/>
          <w:sz w:val="20"/>
          <w:szCs w:val="20"/>
        </w:rPr>
        <w:t>literature</w:t>
      </w:r>
      <w:commentRangeEnd w:id="381"/>
      <w:r>
        <w:rPr>
          <w:rStyle w:val="CommentReference"/>
        </w:rPr>
        <w:commentReference w:id="381"/>
      </w:r>
      <w:r>
        <w:rPr>
          <w:rFonts w:ascii="Arial" w:eastAsia="Arial" w:hAnsi="Arial" w:cs="Arial"/>
          <w:sz w:val="20"/>
          <w:szCs w:val="20"/>
        </w:rPr>
        <w:t>. To do this, we will use a dedicated website that allows participants to upload results to a database and participate in a coordinated research network. The database will be monitored and analyzed by the postdoc supported by this grant.</w:t>
      </w:r>
    </w:p>
    <w:p w14:paraId="1B9017E7" w14:textId="180A82C5" w:rsidR="008D26FF" w:rsidRDefault="00B20E96" w:rsidP="008D26FF">
      <w:pPr>
        <w:widowControl w:val="0"/>
        <w:spacing w:after="120"/>
        <w:rPr>
          <w:rFonts w:ascii="Arial" w:eastAsia="Arial" w:hAnsi="Arial" w:cs="Arial"/>
          <w:sz w:val="20"/>
          <w:szCs w:val="20"/>
        </w:rPr>
      </w:pPr>
      <w:r>
        <w:rPr>
          <w:noProof/>
        </w:rPr>
        <mc:AlternateContent>
          <mc:Choice Requires="wps">
            <w:drawing>
              <wp:anchor distT="0" distB="91440" distL="114300" distR="114300" simplePos="0" relativeHeight="251677696" behindDoc="0" locked="0" layoutInCell="1" allowOverlap="0" wp14:anchorId="71088C6E" wp14:editId="1F6AF88B">
                <wp:simplePos x="0" y="0"/>
                <wp:positionH relativeFrom="column">
                  <wp:posOffset>0</wp:posOffset>
                </wp:positionH>
                <wp:positionV relativeFrom="paragraph">
                  <wp:posOffset>1371600</wp:posOffset>
                </wp:positionV>
                <wp:extent cx="5943600" cy="117030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1170305"/>
                        </a:xfrm>
                        <a:prstGeom prst="rect">
                          <a:avLst/>
                        </a:prstGeom>
                        <a:solidFill>
                          <a:prstClr val="white"/>
                        </a:solidFill>
                        <a:ln>
                          <a:noFill/>
                        </a:ln>
                      </wps:spPr>
                      <wps:txbx>
                        <w:txbxContent>
                          <w:p w14:paraId="70713D6B" w14:textId="69AF43CB" w:rsidR="00B20E96" w:rsidRPr="000E3B09" w:rsidRDefault="00B20E96" w:rsidP="00B20E96">
                            <w:pPr>
                              <w:widowControl w:val="0"/>
                              <w:spacing w:after="120"/>
                              <w:rPr>
                                <w:rFonts w:ascii="Arial" w:eastAsia="Arial" w:hAnsi="Arial" w:cs="Arial"/>
                                <w:sz w:val="18"/>
                                <w:szCs w:val="18"/>
                              </w:rPr>
                            </w:pPr>
                            <w:r w:rsidRPr="000E3B09">
                              <w:rPr>
                                <w:rFonts w:ascii="Arial" w:eastAsia="Arial" w:hAnsi="Arial" w:cs="Arial"/>
                                <w:sz w:val="18"/>
                                <w:szCs w:val="18"/>
                              </w:rPr>
                              <w:t xml:space="preserve">Figure xx: </w:t>
                            </w:r>
                            <w:r>
                              <w:rPr>
                                <w:rFonts w:ascii="Arial" w:eastAsia="Arial" w:hAnsi="Arial" w:cs="Arial"/>
                                <w:sz w:val="20"/>
                                <w:szCs w:val="20"/>
                              </w:rPr>
                              <w:t>[</w:t>
                            </w:r>
                            <w:r w:rsidRPr="00076715">
                              <w:rPr>
                                <w:rFonts w:ascii="Arial" w:eastAsia="Arial" w:hAnsi="Arial" w:cs="Arial"/>
                                <w:sz w:val="20"/>
                                <w:szCs w:val="20"/>
                                <w:highlight w:val="yellow"/>
                              </w:rPr>
                              <w:t>need bigger labels</w:t>
                            </w:r>
                            <w:r>
                              <w:rPr>
                                <w:rFonts w:ascii="Arial" w:eastAsia="Arial" w:hAnsi="Arial" w:cs="Arial"/>
                                <w:sz w:val="20"/>
                                <w:szCs w:val="20"/>
                              </w:rPr>
                              <w:t xml:space="preserve">] </w:t>
                            </w:r>
                            <w:r>
                              <w:rPr>
                                <w:rFonts w:ascii="Arial" w:eastAsia="Arial" w:hAnsi="Arial" w:cs="Arial"/>
                                <w:sz w:val="18"/>
                                <w:szCs w:val="18"/>
                              </w:rPr>
                              <w:t>Previous r</w:t>
                            </w:r>
                            <w:r w:rsidRPr="000E3B09">
                              <w:rPr>
                                <w:rFonts w:ascii="Arial" w:eastAsia="Arial" w:hAnsi="Arial" w:cs="Arial"/>
                                <w:sz w:val="18"/>
                                <w:szCs w:val="18"/>
                              </w:rPr>
                              <w:t xml:space="preserve">esults of competition experiment between </w:t>
                            </w:r>
                            <w:proofErr w:type="spellStart"/>
                            <w:r w:rsidRPr="006D4CBD">
                              <w:rPr>
                                <w:rFonts w:ascii="Arial" w:eastAsia="Arial" w:hAnsi="Arial" w:cs="Arial"/>
                                <w:i/>
                                <w:iCs/>
                                <w:sz w:val="18"/>
                                <w:szCs w:val="18"/>
                              </w:rPr>
                              <w:t>Lemna</w:t>
                            </w:r>
                            <w:proofErr w:type="spellEnd"/>
                            <w:r w:rsidRPr="000E3B09">
                              <w:rPr>
                                <w:rFonts w:ascii="Arial" w:eastAsia="Arial" w:hAnsi="Arial" w:cs="Arial"/>
                                <w:sz w:val="18"/>
                                <w:szCs w:val="18"/>
                              </w:rPr>
                              <w:t xml:space="preserve"> and </w:t>
                            </w:r>
                            <w:r w:rsidRPr="006D4CBD">
                              <w:rPr>
                                <w:rFonts w:ascii="Arial" w:eastAsia="Arial" w:hAnsi="Arial" w:cs="Arial"/>
                                <w:i/>
                                <w:iCs/>
                                <w:sz w:val="18"/>
                                <w:szCs w:val="18"/>
                              </w:rPr>
                              <w:t>Salvinia</w:t>
                            </w:r>
                            <w:r w:rsidRPr="000E3B09">
                              <w:rPr>
                                <w:rFonts w:ascii="Arial" w:eastAsia="Arial" w:hAnsi="Arial" w:cs="Arial"/>
                                <w:sz w:val="18"/>
                                <w:szCs w:val="18"/>
                              </w:rPr>
                              <w:t xml:space="preserve"> using our proposed methods. There are three treatments that differ in the relative amounts of each species</w:t>
                            </w:r>
                            <w:r>
                              <w:rPr>
                                <w:rFonts w:ascii="Arial" w:eastAsia="Arial" w:hAnsi="Arial" w:cs="Arial"/>
                                <w:sz w:val="18"/>
                                <w:szCs w:val="18"/>
                              </w:rPr>
                              <w:t>,</w:t>
                            </w:r>
                            <w:r w:rsidRPr="000E3B09">
                              <w:rPr>
                                <w:rFonts w:ascii="Arial" w:eastAsia="Arial" w:hAnsi="Arial" w:cs="Arial"/>
                                <w:sz w:val="18"/>
                                <w:szCs w:val="18"/>
                              </w:rPr>
                              <w:t xml:space="preserve"> while holding total amount constant. The left </w:t>
                            </w:r>
                            <w:r>
                              <w:rPr>
                                <w:rFonts w:ascii="Arial" w:eastAsia="Arial" w:hAnsi="Arial" w:cs="Arial"/>
                                <w:sz w:val="18"/>
                                <w:szCs w:val="18"/>
                              </w:rPr>
                              <w:t>panel</w:t>
                            </w:r>
                            <w:r w:rsidRPr="000E3B09">
                              <w:rPr>
                                <w:rFonts w:ascii="Arial" w:eastAsia="Arial" w:hAnsi="Arial" w:cs="Arial"/>
                                <w:sz w:val="18"/>
                                <w:szCs w:val="18"/>
                              </w:rPr>
                              <w:t xml:space="preserve"> shows a negative relationship between relative growth and relative abundance, i.e., each </w:t>
                            </w:r>
                            <w:r>
                              <w:rPr>
                                <w:rFonts w:ascii="Arial" w:eastAsia="Arial" w:hAnsi="Arial" w:cs="Arial"/>
                                <w:sz w:val="18"/>
                                <w:szCs w:val="18"/>
                              </w:rPr>
                              <w:t xml:space="preserve">species can </w:t>
                            </w:r>
                            <w:r w:rsidRPr="000E3B09">
                              <w:rPr>
                                <w:rFonts w:ascii="Arial" w:eastAsia="Arial" w:hAnsi="Arial" w:cs="Arial"/>
                                <w:sz w:val="18"/>
                                <w:szCs w:val="18"/>
                              </w:rPr>
                              <w:t>increase relative to the other species when they are rare</w:t>
                            </w:r>
                            <w:r>
                              <w:rPr>
                                <w:rFonts w:ascii="Arial" w:eastAsia="Arial" w:hAnsi="Arial" w:cs="Arial"/>
                                <w:sz w:val="18"/>
                                <w:szCs w:val="18"/>
                              </w:rPr>
                              <w:t>,</w:t>
                            </w:r>
                            <w:r w:rsidRPr="000E3B09">
                              <w:rPr>
                                <w:rFonts w:ascii="Arial" w:eastAsia="Arial" w:hAnsi="Arial" w:cs="Arial"/>
                                <w:sz w:val="18"/>
                                <w:szCs w:val="18"/>
                              </w:rPr>
                              <w:t xml:space="preserve"> consistent with the idea that they can stably coexist. The right panel shows that total yield is higher when the two species are initially equally abundant</w:t>
                            </w:r>
                            <w:r>
                              <w:rPr>
                                <w:rFonts w:ascii="Arial" w:eastAsia="Arial" w:hAnsi="Arial" w:cs="Arial"/>
                                <w:sz w:val="18"/>
                                <w:szCs w:val="18"/>
                              </w:rPr>
                              <w:t>,</w:t>
                            </w:r>
                            <w:r w:rsidRPr="000E3B09">
                              <w:rPr>
                                <w:rFonts w:ascii="Arial" w:eastAsia="Arial" w:hAnsi="Arial" w:cs="Arial"/>
                                <w:sz w:val="18"/>
                                <w:szCs w:val="18"/>
                              </w:rPr>
                              <w:t xml:space="preserve"> indicating that the even mixture is more ecologically efficient than when either species is overly abundant</w:t>
                            </w:r>
                            <w:r>
                              <w:rPr>
                                <w:rFonts w:ascii="Arial" w:eastAsia="Arial" w:hAnsi="Arial" w:cs="Arial"/>
                                <w:sz w:val="18"/>
                                <w:szCs w:val="18"/>
                              </w:rPr>
                              <w:t>,</w:t>
                            </w:r>
                            <w:r w:rsidRPr="000E3B09">
                              <w:rPr>
                                <w:rFonts w:ascii="Arial" w:eastAsia="Arial" w:hAnsi="Arial" w:cs="Arial"/>
                                <w:sz w:val="18"/>
                                <w:szCs w:val="18"/>
                              </w:rPr>
                              <w:t xml:space="preserve"> also consistent with stable coexistence. This experiment was repeated in three other classes with qualitatively similar results.</w:t>
                            </w:r>
                          </w:p>
                          <w:p w14:paraId="71D4A635" w14:textId="434E3825" w:rsidR="00B20E96" w:rsidRPr="00B20E96" w:rsidRDefault="00B20E96" w:rsidP="00B20E96">
                            <w:pPr>
                              <w:pStyle w:val="Caption"/>
                              <w:rPr>
                                <w:rFonts w:ascii="Arial" w:eastAsia="Arial" w:hAnsi="Arial" w:cs="Arial"/>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88C6E" id="Text Box 17" o:spid="_x0000_s1030" type="#_x0000_t202" style="position:absolute;margin-left:0;margin-top:108pt;width:468pt;height:92.15pt;z-index:251677696;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" o:allowoverlap="f" stroked="f">
                <v:textbox inset="0,0,0,0">
                  <w:txbxContent>
                    <w:p w14:paraId="70713D6B" w14:textId="69AF43CB" w:rsidR="00B20E96" w:rsidRPr="000E3B09" w:rsidRDefault="00B20E96" w:rsidP="00B20E96">
                      <w:pPr>
                        <w:widowControl w:val="0"/>
                        <w:spacing w:after="120"/>
                        <w:rPr>
                          <w:rFonts w:ascii="Arial" w:eastAsia="Arial" w:hAnsi="Arial" w:cs="Arial"/>
                          <w:sz w:val="18"/>
                          <w:szCs w:val="18"/>
                        </w:rPr>
                      </w:pPr>
                      <w:r w:rsidRPr="000E3B09">
                        <w:rPr>
                          <w:rFonts w:ascii="Arial" w:eastAsia="Arial" w:hAnsi="Arial" w:cs="Arial"/>
                          <w:sz w:val="18"/>
                          <w:szCs w:val="18"/>
                        </w:rPr>
                        <w:t xml:space="preserve">Figure xx: </w:t>
                      </w:r>
                      <w:r>
                        <w:rPr>
                          <w:rFonts w:ascii="Arial" w:eastAsia="Arial" w:hAnsi="Arial" w:cs="Arial"/>
                          <w:sz w:val="20"/>
                          <w:szCs w:val="20"/>
                        </w:rPr>
                        <w:t>[</w:t>
                      </w:r>
                      <w:r w:rsidRPr="00076715">
                        <w:rPr>
                          <w:rFonts w:ascii="Arial" w:eastAsia="Arial" w:hAnsi="Arial" w:cs="Arial"/>
                          <w:sz w:val="20"/>
                          <w:szCs w:val="20"/>
                          <w:highlight w:val="yellow"/>
                        </w:rPr>
                        <w:t>need bigger labels</w:t>
                      </w:r>
                      <w:r>
                        <w:rPr>
                          <w:rFonts w:ascii="Arial" w:eastAsia="Arial" w:hAnsi="Arial" w:cs="Arial"/>
                          <w:sz w:val="20"/>
                          <w:szCs w:val="20"/>
                        </w:rPr>
                        <w:t xml:space="preserve">] </w:t>
                      </w:r>
                      <w:r>
                        <w:rPr>
                          <w:rFonts w:ascii="Arial" w:eastAsia="Arial" w:hAnsi="Arial" w:cs="Arial"/>
                          <w:sz w:val="18"/>
                          <w:szCs w:val="18"/>
                        </w:rPr>
                        <w:t>Previous r</w:t>
                      </w:r>
                      <w:r w:rsidRPr="000E3B09">
                        <w:rPr>
                          <w:rFonts w:ascii="Arial" w:eastAsia="Arial" w:hAnsi="Arial" w:cs="Arial"/>
                          <w:sz w:val="18"/>
                          <w:szCs w:val="18"/>
                        </w:rPr>
                        <w:t xml:space="preserve">esults of competition experiment between </w:t>
                      </w:r>
                      <w:proofErr w:type="spellStart"/>
                      <w:r w:rsidRPr="006D4CBD">
                        <w:rPr>
                          <w:rFonts w:ascii="Arial" w:eastAsia="Arial" w:hAnsi="Arial" w:cs="Arial"/>
                          <w:i/>
                          <w:iCs/>
                          <w:sz w:val="18"/>
                          <w:szCs w:val="18"/>
                        </w:rPr>
                        <w:t>Lemna</w:t>
                      </w:r>
                      <w:proofErr w:type="spellEnd"/>
                      <w:r w:rsidRPr="000E3B09">
                        <w:rPr>
                          <w:rFonts w:ascii="Arial" w:eastAsia="Arial" w:hAnsi="Arial" w:cs="Arial"/>
                          <w:sz w:val="18"/>
                          <w:szCs w:val="18"/>
                        </w:rPr>
                        <w:t xml:space="preserve"> and </w:t>
                      </w:r>
                      <w:r w:rsidRPr="006D4CBD">
                        <w:rPr>
                          <w:rFonts w:ascii="Arial" w:eastAsia="Arial" w:hAnsi="Arial" w:cs="Arial"/>
                          <w:i/>
                          <w:iCs/>
                          <w:sz w:val="18"/>
                          <w:szCs w:val="18"/>
                        </w:rPr>
                        <w:t>Salvinia</w:t>
                      </w:r>
                      <w:r w:rsidRPr="000E3B09">
                        <w:rPr>
                          <w:rFonts w:ascii="Arial" w:eastAsia="Arial" w:hAnsi="Arial" w:cs="Arial"/>
                          <w:sz w:val="18"/>
                          <w:szCs w:val="18"/>
                        </w:rPr>
                        <w:t xml:space="preserve"> using our proposed methods. There are three treatments that differ in the relative amounts of each species</w:t>
                      </w:r>
                      <w:r>
                        <w:rPr>
                          <w:rFonts w:ascii="Arial" w:eastAsia="Arial" w:hAnsi="Arial" w:cs="Arial"/>
                          <w:sz w:val="18"/>
                          <w:szCs w:val="18"/>
                        </w:rPr>
                        <w:t>,</w:t>
                      </w:r>
                      <w:r w:rsidRPr="000E3B09">
                        <w:rPr>
                          <w:rFonts w:ascii="Arial" w:eastAsia="Arial" w:hAnsi="Arial" w:cs="Arial"/>
                          <w:sz w:val="18"/>
                          <w:szCs w:val="18"/>
                        </w:rPr>
                        <w:t xml:space="preserve"> while holding total amount constant. The left </w:t>
                      </w:r>
                      <w:r>
                        <w:rPr>
                          <w:rFonts w:ascii="Arial" w:eastAsia="Arial" w:hAnsi="Arial" w:cs="Arial"/>
                          <w:sz w:val="18"/>
                          <w:szCs w:val="18"/>
                        </w:rPr>
                        <w:t>panel</w:t>
                      </w:r>
                      <w:r w:rsidRPr="000E3B09">
                        <w:rPr>
                          <w:rFonts w:ascii="Arial" w:eastAsia="Arial" w:hAnsi="Arial" w:cs="Arial"/>
                          <w:sz w:val="18"/>
                          <w:szCs w:val="18"/>
                        </w:rPr>
                        <w:t xml:space="preserve"> shows a negative relationship between relative growth and relative abundance, i.e., each </w:t>
                      </w:r>
                      <w:r>
                        <w:rPr>
                          <w:rFonts w:ascii="Arial" w:eastAsia="Arial" w:hAnsi="Arial" w:cs="Arial"/>
                          <w:sz w:val="18"/>
                          <w:szCs w:val="18"/>
                        </w:rPr>
                        <w:t xml:space="preserve">species can </w:t>
                      </w:r>
                      <w:r w:rsidRPr="000E3B09">
                        <w:rPr>
                          <w:rFonts w:ascii="Arial" w:eastAsia="Arial" w:hAnsi="Arial" w:cs="Arial"/>
                          <w:sz w:val="18"/>
                          <w:szCs w:val="18"/>
                        </w:rPr>
                        <w:t>increase relative to the other species when they are rare</w:t>
                      </w:r>
                      <w:r>
                        <w:rPr>
                          <w:rFonts w:ascii="Arial" w:eastAsia="Arial" w:hAnsi="Arial" w:cs="Arial"/>
                          <w:sz w:val="18"/>
                          <w:szCs w:val="18"/>
                        </w:rPr>
                        <w:t>,</w:t>
                      </w:r>
                      <w:r w:rsidRPr="000E3B09">
                        <w:rPr>
                          <w:rFonts w:ascii="Arial" w:eastAsia="Arial" w:hAnsi="Arial" w:cs="Arial"/>
                          <w:sz w:val="18"/>
                          <w:szCs w:val="18"/>
                        </w:rPr>
                        <w:t xml:space="preserve"> consistent with the idea that they can stably coexist. The right panel shows that total yield is higher when the two species are initially equally abundant</w:t>
                      </w:r>
                      <w:r>
                        <w:rPr>
                          <w:rFonts w:ascii="Arial" w:eastAsia="Arial" w:hAnsi="Arial" w:cs="Arial"/>
                          <w:sz w:val="18"/>
                          <w:szCs w:val="18"/>
                        </w:rPr>
                        <w:t>,</w:t>
                      </w:r>
                      <w:r w:rsidRPr="000E3B09">
                        <w:rPr>
                          <w:rFonts w:ascii="Arial" w:eastAsia="Arial" w:hAnsi="Arial" w:cs="Arial"/>
                          <w:sz w:val="18"/>
                          <w:szCs w:val="18"/>
                        </w:rPr>
                        <w:t xml:space="preserve"> indicating that the even mixture is more ecologically efficient than when either species is overly abundant</w:t>
                      </w:r>
                      <w:r>
                        <w:rPr>
                          <w:rFonts w:ascii="Arial" w:eastAsia="Arial" w:hAnsi="Arial" w:cs="Arial"/>
                          <w:sz w:val="18"/>
                          <w:szCs w:val="18"/>
                        </w:rPr>
                        <w:t>,</w:t>
                      </w:r>
                      <w:r w:rsidRPr="000E3B09">
                        <w:rPr>
                          <w:rFonts w:ascii="Arial" w:eastAsia="Arial" w:hAnsi="Arial" w:cs="Arial"/>
                          <w:sz w:val="18"/>
                          <w:szCs w:val="18"/>
                        </w:rPr>
                        <w:t xml:space="preserve"> also consistent with stable coexistence. This experiment was repeated in three other classes with qualitatively similar results.</w:t>
                      </w:r>
                    </w:p>
                    <w:p w14:paraId="71D4A635" w14:textId="434E3825" w:rsidR="00B20E96" w:rsidRPr="00B20E96" w:rsidRDefault="00B20E96" w:rsidP="00B20E96">
                      <w:pPr>
                        <w:pStyle w:val="Caption"/>
                        <w:rPr>
                          <w:rFonts w:ascii="Arial" w:eastAsia="Arial" w:hAnsi="Arial" w:cs="Arial"/>
                          <w:i w:val="0"/>
                          <w:iCs w:val="0"/>
                          <w:noProof/>
                          <w:sz w:val="20"/>
                          <w:szCs w:val="20"/>
                        </w:rPr>
                      </w:pPr>
                    </w:p>
                  </w:txbxContent>
                </v:textbox>
                <w10:wrap type="topAndBottom"/>
              </v:shape>
            </w:pict>
          </mc:Fallback>
        </mc:AlternateContent>
      </w:r>
      <w:r>
        <w:rPr>
          <w:rFonts w:ascii="Arial" w:eastAsia="Arial" w:hAnsi="Arial" w:cs="Arial"/>
          <w:noProof/>
          <w:sz w:val="20"/>
          <w:szCs w:val="20"/>
        </w:rPr>
        <mc:AlternateContent>
          <mc:Choice Requires="wpg">
            <w:drawing>
              <wp:anchor distT="0" distB="0" distL="114300" distR="114300" simplePos="0" relativeHeight="251675648" behindDoc="0" locked="0" layoutInCell="1" allowOverlap="0" wp14:anchorId="5C641571" wp14:editId="4D861FB6">
                <wp:simplePos x="0" y="0"/>
                <wp:positionH relativeFrom="column">
                  <wp:posOffset>777240</wp:posOffset>
                </wp:positionH>
                <wp:positionV relativeFrom="margin">
                  <wp:posOffset>0</wp:posOffset>
                </wp:positionV>
                <wp:extent cx="4389120" cy="1343660"/>
                <wp:effectExtent l="0" t="0" r="0" b="8890"/>
                <wp:wrapTopAndBottom/>
                <wp:docPr id="16" name="Group 16"/>
                <wp:cNvGraphicFramePr/>
                <a:graphic xmlns:a="http://schemas.openxmlformats.org/drawingml/2006/main">
                  <a:graphicData uri="http://schemas.microsoft.com/office/word/2010/wordprocessingGroup">
                    <wpg:wgp>
                      <wpg:cNvGrpSpPr/>
                      <wpg:grpSpPr>
                        <a:xfrm>
                          <a:off x="0" y="0"/>
                          <a:ext cx="4389120" cy="1343660"/>
                          <a:chOff x="0" y="0"/>
                          <a:chExt cx="4389755" cy="1347470"/>
                        </a:xfrm>
                      </wpg:grpSpPr>
                      <pic:pic xmlns:pic="http://schemas.openxmlformats.org/drawingml/2006/picture">
                        <pic:nvPicPr>
                          <pic:cNvPr id="2" name="Picture 2" descr="Chart, line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235200" y="0"/>
                            <a:ext cx="2154555" cy="1346200"/>
                          </a:xfrm>
                          <a:prstGeom prst="rect">
                            <a:avLst/>
                          </a:prstGeom>
                          <a:noFill/>
                          <a:ln>
                            <a:noFill/>
                          </a:ln>
                        </pic:spPr>
                      </pic:pic>
                      <pic:pic xmlns:pic="http://schemas.openxmlformats.org/drawingml/2006/picture">
                        <pic:nvPicPr>
                          <pic:cNvPr id="4" name="Picture 4" descr="Chart, box and whisker 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5080"/>
                            <a:ext cx="2148840" cy="13423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9754C0C" id="Group 16" o:spid="_x0000_s1026" style="position:absolute;margin-left:61.2pt;margin-top:0;width:345.6pt;height:105.8pt;z-index:251675648;mso-position-vertical-relative:margin;mso-width-relative:margin;mso-height-relative:margin" coordsize="43897,1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" o:allowoverlap="f">
                <v:shape id="Picture 2" o:spid="_x0000_s1027" type="#_x0000_t75" alt="Chart, line chart&#10;&#10;Description automatically generated" style="position:absolute;left:22352;width:21545;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">
                  <v:imagedata r:id="rId26" o:title="Chart, line chart&#10;&#10;Description automatically generated"/>
                </v:shape>
                <v:shape id="Picture 4" o:spid="_x0000_s1028" type="#_x0000_t75" alt="Chart, box and whisker chart&#10;&#10;Description automatically generated" style="position:absolute;top:50;width:21488;height:13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">
                  <v:imagedata r:id="rId27" o:title="Chart, box and whisker chart&#10;&#10;Description automatically generated"/>
                </v:shape>
                <w10:wrap type="topAndBottom" anchory="margin"/>
              </v:group>
            </w:pict>
          </mc:Fallback>
        </mc:AlternateContent>
      </w:r>
      <w:r w:rsidR="008D26FF" w:rsidRPr="006600F3">
        <w:rPr>
          <w:rFonts w:ascii="Arial" w:eastAsia="Arial" w:hAnsi="Arial" w:cs="Arial"/>
          <w:bCs/>
          <w:sz w:val="20"/>
          <w:szCs w:val="20"/>
          <w:u w:val="single"/>
        </w:rPr>
        <w:t>Educator development</w:t>
      </w:r>
      <w:r w:rsidR="008D26FF" w:rsidRPr="00F30358">
        <w:rPr>
          <w:rFonts w:ascii="Arial" w:eastAsia="Arial" w:hAnsi="Arial" w:cs="Arial"/>
          <w:bCs/>
          <w:sz w:val="20"/>
          <w:szCs w:val="20"/>
        </w:rPr>
        <w:t xml:space="preserve">: </w:t>
      </w:r>
      <w:r w:rsidR="008D26FF" w:rsidRPr="00F30358">
        <w:rPr>
          <w:rFonts w:ascii="Arial" w:eastAsia="Arial" w:hAnsi="Arial" w:cs="Arial"/>
          <w:sz w:val="20"/>
          <w:szCs w:val="20"/>
        </w:rPr>
        <w:t xml:space="preserve">To </w:t>
      </w:r>
      <w:r w:rsidR="008D26FF">
        <w:rPr>
          <w:rFonts w:ascii="Arial" w:eastAsia="Arial" w:hAnsi="Arial" w:cs="Arial"/>
          <w:sz w:val="20"/>
          <w:szCs w:val="20"/>
        </w:rPr>
        <w:t xml:space="preserve">demonstrate and promote the </w:t>
      </w:r>
      <w:r w:rsidR="008D26FF" w:rsidRPr="00F30358">
        <w:rPr>
          <w:rFonts w:ascii="Arial" w:eastAsia="Arial" w:hAnsi="Arial" w:cs="Arial"/>
          <w:sz w:val="20"/>
          <w:szCs w:val="20"/>
        </w:rPr>
        <w:t xml:space="preserve">use of the experimental kit, we will </w:t>
      </w:r>
      <w:r w:rsidR="008D26FF">
        <w:rPr>
          <w:rFonts w:ascii="Arial" w:eastAsia="Arial" w:hAnsi="Arial" w:cs="Arial"/>
          <w:sz w:val="20"/>
          <w:szCs w:val="20"/>
        </w:rPr>
        <w:t>work</w:t>
      </w:r>
      <w:r w:rsidR="008D26FF" w:rsidRPr="00F30358">
        <w:rPr>
          <w:rFonts w:ascii="Arial" w:eastAsia="Arial" w:hAnsi="Arial" w:cs="Arial"/>
          <w:sz w:val="20"/>
          <w:szCs w:val="20"/>
        </w:rPr>
        <w:t xml:space="preserve"> with the SEFS program to organize a </w:t>
      </w:r>
      <w:r w:rsidR="008D26FF">
        <w:rPr>
          <w:rFonts w:ascii="Arial" w:eastAsia="Arial" w:hAnsi="Arial" w:cs="Arial"/>
          <w:sz w:val="20"/>
          <w:szCs w:val="20"/>
        </w:rPr>
        <w:t xml:space="preserve">1-day </w:t>
      </w:r>
      <w:r w:rsidR="008D26FF" w:rsidRPr="00F30358">
        <w:rPr>
          <w:rFonts w:ascii="Arial" w:eastAsia="Arial" w:hAnsi="Arial" w:cs="Arial"/>
          <w:sz w:val="20"/>
          <w:szCs w:val="20"/>
        </w:rPr>
        <w:t xml:space="preserve">workshop for teachers’ professional development. We will </w:t>
      </w:r>
      <w:r w:rsidR="008D26FF">
        <w:rPr>
          <w:rFonts w:ascii="Arial" w:eastAsia="Arial" w:hAnsi="Arial" w:cs="Arial"/>
          <w:sz w:val="20"/>
          <w:szCs w:val="20"/>
        </w:rPr>
        <w:t>recruit</w:t>
      </w:r>
      <w:r w:rsidR="008D26FF" w:rsidRPr="00F30358">
        <w:rPr>
          <w:rFonts w:ascii="Arial" w:eastAsia="Arial" w:hAnsi="Arial" w:cs="Arial"/>
          <w:sz w:val="20"/>
          <w:szCs w:val="20"/>
        </w:rPr>
        <w:t xml:space="preserve"> </w:t>
      </w:r>
      <w:r w:rsidR="008D26FF">
        <w:rPr>
          <w:rFonts w:ascii="Arial" w:eastAsia="Arial" w:hAnsi="Arial" w:cs="Arial"/>
          <w:sz w:val="20"/>
          <w:szCs w:val="20"/>
        </w:rPr>
        <w:t xml:space="preserve">10 </w:t>
      </w:r>
      <w:r w:rsidR="008D26FF" w:rsidRPr="00F30358">
        <w:rPr>
          <w:rFonts w:ascii="Arial" w:eastAsia="Arial" w:hAnsi="Arial" w:cs="Arial"/>
          <w:sz w:val="20"/>
          <w:szCs w:val="20"/>
        </w:rPr>
        <w:t xml:space="preserve">teachers from Florida </w:t>
      </w:r>
      <w:r w:rsidR="008D26FF">
        <w:rPr>
          <w:rFonts w:ascii="Arial" w:eastAsia="Arial" w:hAnsi="Arial" w:cs="Arial"/>
          <w:sz w:val="20"/>
          <w:szCs w:val="20"/>
        </w:rPr>
        <w:t xml:space="preserve">high </w:t>
      </w:r>
      <w:r w:rsidR="008D26FF" w:rsidRPr="00F30358">
        <w:rPr>
          <w:rFonts w:ascii="Arial" w:eastAsia="Arial" w:hAnsi="Arial" w:cs="Arial"/>
          <w:sz w:val="20"/>
          <w:szCs w:val="20"/>
        </w:rPr>
        <w:t xml:space="preserve">schools and will </w:t>
      </w:r>
      <w:r w:rsidR="008D26FF">
        <w:rPr>
          <w:rFonts w:ascii="Arial" w:eastAsia="Arial" w:hAnsi="Arial" w:cs="Arial"/>
          <w:sz w:val="20"/>
          <w:szCs w:val="20"/>
        </w:rPr>
        <w:t>train</w:t>
      </w:r>
      <w:r w:rsidR="008D26FF" w:rsidRPr="00F30358">
        <w:rPr>
          <w:rFonts w:ascii="Arial" w:eastAsia="Arial" w:hAnsi="Arial" w:cs="Arial"/>
          <w:sz w:val="20"/>
          <w:szCs w:val="20"/>
        </w:rPr>
        <w:t xml:space="preserve"> them </w:t>
      </w:r>
      <w:r w:rsidR="008D26FF">
        <w:rPr>
          <w:rFonts w:ascii="Arial" w:eastAsia="Arial" w:hAnsi="Arial" w:cs="Arial"/>
          <w:sz w:val="20"/>
          <w:szCs w:val="20"/>
        </w:rPr>
        <w:t xml:space="preserve">on </w:t>
      </w:r>
      <w:r w:rsidR="008D26FF" w:rsidRPr="00F30358">
        <w:rPr>
          <w:rFonts w:ascii="Arial" w:eastAsia="Arial" w:hAnsi="Arial" w:cs="Arial"/>
          <w:sz w:val="20"/>
          <w:szCs w:val="20"/>
        </w:rPr>
        <w:t xml:space="preserve">how to use the experimental kit as well as </w:t>
      </w:r>
      <w:r w:rsidR="008D26FF">
        <w:rPr>
          <w:rFonts w:ascii="Arial" w:eastAsia="Arial" w:hAnsi="Arial" w:cs="Arial"/>
          <w:sz w:val="20"/>
          <w:szCs w:val="20"/>
        </w:rPr>
        <w:t xml:space="preserve">scaffold </w:t>
      </w:r>
      <w:r w:rsidR="008D26FF" w:rsidRPr="00F30358">
        <w:rPr>
          <w:rFonts w:ascii="Arial" w:eastAsia="Arial" w:hAnsi="Arial" w:cs="Arial"/>
          <w:sz w:val="20"/>
          <w:szCs w:val="20"/>
        </w:rPr>
        <w:t xml:space="preserve">the scientific background. Multiple kits will be </w:t>
      </w:r>
      <w:r w:rsidR="00361074">
        <w:rPr>
          <w:rFonts w:ascii="Arial" w:eastAsia="Arial" w:hAnsi="Arial" w:cs="Arial"/>
          <w:sz w:val="20"/>
          <w:szCs w:val="20"/>
        </w:rPr>
        <w:t>distributed</w:t>
      </w:r>
      <w:r w:rsidR="008D26FF" w:rsidRPr="00F30358">
        <w:rPr>
          <w:rFonts w:ascii="Arial" w:eastAsia="Arial" w:hAnsi="Arial" w:cs="Arial"/>
          <w:sz w:val="20"/>
          <w:szCs w:val="20"/>
        </w:rPr>
        <w:t xml:space="preserve"> to the teachers for use in their classes, engaging students in </w:t>
      </w:r>
      <w:r w:rsidR="00361074" w:rsidRPr="00361074">
        <w:rPr>
          <w:rFonts w:ascii="Arial" w:eastAsia="Arial" w:hAnsi="Arial" w:cs="Arial"/>
          <w:sz w:val="20"/>
          <w:szCs w:val="20"/>
        </w:rPr>
        <w:t>collaborative groups</w:t>
      </w:r>
      <w:r w:rsidR="00361074">
        <w:rPr>
          <w:rFonts w:ascii="Arial" w:eastAsia="Arial" w:hAnsi="Arial" w:cs="Arial"/>
          <w:sz w:val="20"/>
          <w:szCs w:val="20"/>
        </w:rPr>
        <w:t xml:space="preserve"> to do </w:t>
      </w:r>
      <w:r w:rsidR="008D26FF" w:rsidRPr="00F30358">
        <w:rPr>
          <w:rFonts w:ascii="Arial" w:eastAsia="Arial" w:hAnsi="Arial" w:cs="Arial"/>
          <w:sz w:val="20"/>
          <w:szCs w:val="20"/>
        </w:rPr>
        <w:t xml:space="preserve">the experiment. </w:t>
      </w:r>
      <w:r w:rsidR="008D26FF">
        <w:rPr>
          <w:rFonts w:ascii="Arial" w:eastAsia="Arial" w:hAnsi="Arial" w:cs="Arial"/>
          <w:sz w:val="20"/>
          <w:szCs w:val="20"/>
        </w:rPr>
        <w:t xml:space="preserve">A </w:t>
      </w:r>
      <w:r w:rsidR="008D26FF" w:rsidRPr="00F30358">
        <w:rPr>
          <w:rFonts w:ascii="Arial" w:eastAsia="Arial" w:hAnsi="Arial" w:cs="Arial"/>
          <w:sz w:val="20"/>
          <w:szCs w:val="20"/>
        </w:rPr>
        <w:t xml:space="preserve">SEFS </w:t>
      </w:r>
      <w:r w:rsidR="008D26FF" w:rsidRPr="00011AB1">
        <w:rPr>
          <w:rFonts w:ascii="Arial" w:eastAsia="Arial" w:hAnsi="Arial" w:cs="Arial"/>
          <w:sz w:val="20"/>
          <w:szCs w:val="20"/>
        </w:rPr>
        <w:t xml:space="preserve">Education Outreach Coordinator </w:t>
      </w:r>
      <w:r w:rsidR="008D26FF" w:rsidRPr="00F30358">
        <w:rPr>
          <w:rFonts w:ascii="Arial" w:eastAsia="Arial" w:hAnsi="Arial" w:cs="Arial"/>
          <w:sz w:val="20"/>
          <w:szCs w:val="20"/>
        </w:rPr>
        <w:t xml:space="preserve">will provide </w:t>
      </w:r>
      <w:r w:rsidR="008D26FF">
        <w:rPr>
          <w:rFonts w:ascii="Arial" w:eastAsia="Arial" w:hAnsi="Arial" w:cs="Arial"/>
          <w:sz w:val="20"/>
          <w:szCs w:val="20"/>
        </w:rPr>
        <w:t>support</w:t>
      </w:r>
      <w:r w:rsidR="008D26FF" w:rsidRPr="00F30358">
        <w:rPr>
          <w:rFonts w:ascii="Arial" w:eastAsia="Arial" w:hAnsi="Arial" w:cs="Arial"/>
          <w:sz w:val="20"/>
          <w:szCs w:val="20"/>
        </w:rPr>
        <w:t xml:space="preserve"> </w:t>
      </w:r>
      <w:r w:rsidR="008D26FF">
        <w:rPr>
          <w:rFonts w:ascii="Arial" w:eastAsia="Arial" w:hAnsi="Arial" w:cs="Arial"/>
          <w:sz w:val="20"/>
          <w:szCs w:val="20"/>
        </w:rPr>
        <w:t>recruiting the teachers and planning</w:t>
      </w:r>
      <w:r w:rsidR="008D26FF" w:rsidRPr="00F30358">
        <w:rPr>
          <w:rFonts w:ascii="Arial" w:eastAsia="Arial" w:hAnsi="Arial" w:cs="Arial"/>
          <w:sz w:val="20"/>
          <w:szCs w:val="20"/>
        </w:rPr>
        <w:t xml:space="preserve"> the workshop</w:t>
      </w:r>
      <w:r w:rsidR="008D26FF">
        <w:rPr>
          <w:rFonts w:ascii="Arial" w:eastAsia="Arial" w:hAnsi="Arial" w:cs="Arial"/>
          <w:sz w:val="20"/>
          <w:szCs w:val="20"/>
        </w:rPr>
        <w:t xml:space="preserve"> at TESI</w:t>
      </w:r>
      <w:r w:rsidR="008D26FF" w:rsidRPr="00F30358">
        <w:rPr>
          <w:rFonts w:ascii="Arial" w:eastAsia="Arial" w:hAnsi="Arial" w:cs="Arial"/>
          <w:sz w:val="20"/>
          <w:szCs w:val="20"/>
        </w:rPr>
        <w:t>.</w:t>
      </w:r>
      <w:r w:rsidR="008D26FF">
        <w:rPr>
          <w:rFonts w:ascii="Arial" w:eastAsia="Arial" w:hAnsi="Arial" w:cs="Arial"/>
          <w:sz w:val="20"/>
          <w:szCs w:val="20"/>
        </w:rPr>
        <w:t xml:space="preserve"> The PIs and their students and postdocs will be responsible for making presentations, doing demonstrations, answering questions, and giving the teachers a tour of the labs and field sites at UF.</w:t>
      </w:r>
    </w:p>
    <w:p w14:paraId="01F1B949" w14:textId="271D1170" w:rsidR="008D26FF" w:rsidRDefault="008D26FF" w:rsidP="008D26FF">
      <w:pPr>
        <w:widowControl w:val="0"/>
        <w:spacing w:after="120"/>
        <w:rPr>
          <w:rFonts w:ascii="Arial" w:eastAsia="Arial" w:hAnsi="Arial" w:cs="Arial"/>
          <w:sz w:val="20"/>
          <w:szCs w:val="20"/>
        </w:rPr>
      </w:pPr>
      <w:r>
        <w:rPr>
          <w:rFonts w:ascii="Arial" w:eastAsia="Arial" w:hAnsi="Arial" w:cs="Arial"/>
          <w:sz w:val="20"/>
          <w:szCs w:val="20"/>
        </w:rPr>
        <w:t xml:space="preserve">The schedule for the 1-day workshop would go as follows: There will be a welcome session by the SEFS program with information about opportunities for training and engaging underrepresented groups. The scientific program will start with a lecture on the ecological concepts and motivations for the experiment. Then we will do a demo, involving the teacher participants, on how to set up the experiment, including handling the species samples and assembling the microcosms for different treatments, which will take about 1-2 hours. After a lunch break, we will go over data collection and analyses, including processing cellphone images and analyzing example data with the provided software. Participants will also have </w:t>
      </w:r>
      <w:r w:rsidR="00CD3562">
        <w:rPr>
          <w:rFonts w:ascii="Arial" w:eastAsia="Arial" w:hAnsi="Arial" w:cs="Arial"/>
          <w:sz w:val="20"/>
          <w:szCs w:val="20"/>
        </w:rPr>
        <w:t xml:space="preserve">a </w:t>
      </w:r>
      <w:r>
        <w:rPr>
          <w:rFonts w:ascii="Arial" w:eastAsia="Arial" w:hAnsi="Arial" w:cs="Arial"/>
          <w:sz w:val="20"/>
          <w:szCs w:val="20"/>
        </w:rPr>
        <w:t>tour of the PIs’ labs and interact with the lab members. Lunch and transportation are provided by TESI.</w:t>
      </w:r>
    </w:p>
    <w:p w14:paraId="315DDA1F" w14:textId="2132BF32" w:rsidR="008D26FF" w:rsidRDefault="008D26FF" w:rsidP="008D26FF">
      <w:pPr>
        <w:widowControl w:val="0"/>
        <w:spacing w:after="120"/>
        <w:rPr>
          <w:rFonts w:ascii="Arial" w:eastAsia="Arial" w:hAnsi="Arial" w:cs="Arial"/>
          <w:sz w:val="20"/>
          <w:szCs w:val="20"/>
        </w:rPr>
      </w:pPr>
      <w:r w:rsidRPr="00F30358">
        <w:rPr>
          <w:rFonts w:ascii="Arial" w:eastAsia="Arial" w:hAnsi="Arial" w:cs="Arial"/>
          <w:sz w:val="20"/>
          <w:szCs w:val="20"/>
        </w:rPr>
        <w:t>In the following months</w:t>
      </w:r>
      <w:r>
        <w:rPr>
          <w:rFonts w:ascii="Arial" w:eastAsia="Arial" w:hAnsi="Arial" w:cs="Arial"/>
          <w:sz w:val="20"/>
          <w:szCs w:val="20"/>
        </w:rPr>
        <w:t>, we will keep in contact with the teachers</w:t>
      </w:r>
      <w:r w:rsidRPr="00F30358">
        <w:rPr>
          <w:rFonts w:ascii="Arial" w:eastAsia="Arial" w:hAnsi="Arial" w:cs="Arial"/>
          <w:sz w:val="20"/>
          <w:szCs w:val="20"/>
        </w:rPr>
        <w:t xml:space="preserve"> </w:t>
      </w:r>
      <w:r>
        <w:rPr>
          <w:rFonts w:ascii="Arial" w:eastAsia="Arial" w:hAnsi="Arial" w:cs="Arial"/>
          <w:sz w:val="20"/>
          <w:szCs w:val="20"/>
        </w:rPr>
        <w:t>to</w:t>
      </w:r>
      <w:r w:rsidRPr="00F30358">
        <w:rPr>
          <w:rFonts w:ascii="Arial" w:eastAsia="Arial" w:hAnsi="Arial" w:cs="Arial"/>
          <w:sz w:val="20"/>
          <w:szCs w:val="20"/>
        </w:rPr>
        <w:t xml:space="preserve"> check on the </w:t>
      </w:r>
      <w:r>
        <w:rPr>
          <w:rFonts w:ascii="Arial" w:eastAsia="Arial" w:hAnsi="Arial" w:cs="Arial"/>
          <w:sz w:val="20"/>
          <w:szCs w:val="20"/>
        </w:rPr>
        <w:t>progress</w:t>
      </w:r>
      <w:r w:rsidRPr="00F30358">
        <w:rPr>
          <w:rFonts w:ascii="Arial" w:eastAsia="Arial" w:hAnsi="Arial" w:cs="Arial"/>
          <w:sz w:val="20"/>
          <w:szCs w:val="20"/>
        </w:rPr>
        <w:t xml:space="preserve"> of the experiment</w:t>
      </w:r>
      <w:r>
        <w:rPr>
          <w:rFonts w:ascii="Arial" w:eastAsia="Arial" w:hAnsi="Arial" w:cs="Arial"/>
          <w:sz w:val="20"/>
          <w:szCs w:val="20"/>
        </w:rPr>
        <w:t>. SEFS will help coordinate the communications and direct questions to the PIs. We plan for</w:t>
      </w:r>
      <w:r w:rsidRPr="00F30358">
        <w:rPr>
          <w:rFonts w:ascii="Arial" w:eastAsia="Arial" w:hAnsi="Arial" w:cs="Arial"/>
          <w:sz w:val="20"/>
          <w:szCs w:val="20"/>
        </w:rPr>
        <w:t xml:space="preserve"> </w:t>
      </w:r>
      <w:r>
        <w:rPr>
          <w:rFonts w:ascii="Arial" w:eastAsia="Arial" w:hAnsi="Arial" w:cs="Arial"/>
          <w:sz w:val="20"/>
          <w:szCs w:val="20"/>
        </w:rPr>
        <w:t xml:space="preserve">one </w:t>
      </w:r>
      <w:r w:rsidRPr="00F30358">
        <w:rPr>
          <w:rFonts w:ascii="Arial" w:eastAsia="Arial" w:hAnsi="Arial" w:cs="Arial"/>
          <w:sz w:val="20"/>
          <w:szCs w:val="20"/>
        </w:rPr>
        <w:t>visit</w:t>
      </w:r>
      <w:r>
        <w:rPr>
          <w:rFonts w:ascii="Arial" w:eastAsia="Arial" w:hAnsi="Arial" w:cs="Arial"/>
          <w:sz w:val="20"/>
          <w:szCs w:val="20"/>
        </w:rPr>
        <w:t xml:space="preserve"> to each teacher’s classroom (in-person or by Zoom, either by the PIs or lab members) </w:t>
      </w:r>
      <w:r w:rsidRPr="00F30358">
        <w:rPr>
          <w:rFonts w:ascii="Arial" w:eastAsia="Arial" w:hAnsi="Arial" w:cs="Arial"/>
          <w:sz w:val="20"/>
          <w:szCs w:val="20"/>
        </w:rPr>
        <w:t xml:space="preserve">to </w:t>
      </w:r>
      <w:r>
        <w:rPr>
          <w:rFonts w:ascii="Arial" w:eastAsia="Arial" w:hAnsi="Arial" w:cs="Arial"/>
          <w:sz w:val="20"/>
          <w:szCs w:val="20"/>
        </w:rPr>
        <w:t xml:space="preserve">interact with their students, explain </w:t>
      </w:r>
      <w:r w:rsidRPr="00F30358">
        <w:rPr>
          <w:rFonts w:ascii="Arial" w:eastAsia="Arial" w:hAnsi="Arial" w:cs="Arial"/>
          <w:sz w:val="20"/>
          <w:szCs w:val="20"/>
        </w:rPr>
        <w:t xml:space="preserve">the </w:t>
      </w:r>
      <w:r>
        <w:rPr>
          <w:rFonts w:ascii="Arial" w:eastAsia="Arial" w:hAnsi="Arial" w:cs="Arial"/>
          <w:sz w:val="20"/>
          <w:szCs w:val="20"/>
        </w:rPr>
        <w:t xml:space="preserve">experimental </w:t>
      </w:r>
      <w:r w:rsidRPr="00F30358">
        <w:rPr>
          <w:rFonts w:ascii="Arial" w:eastAsia="Arial" w:hAnsi="Arial" w:cs="Arial"/>
          <w:sz w:val="20"/>
          <w:szCs w:val="20"/>
        </w:rPr>
        <w:t>results</w:t>
      </w:r>
      <w:r>
        <w:rPr>
          <w:rFonts w:ascii="Arial" w:eastAsia="Arial" w:hAnsi="Arial" w:cs="Arial"/>
          <w:sz w:val="20"/>
          <w:szCs w:val="20"/>
        </w:rPr>
        <w:t>, and collect feedback for future improvements</w:t>
      </w:r>
      <w:r w:rsidRPr="00F30358">
        <w:rPr>
          <w:rFonts w:ascii="Arial" w:eastAsia="Arial" w:hAnsi="Arial" w:cs="Arial"/>
          <w:sz w:val="20"/>
          <w:szCs w:val="20"/>
        </w:rPr>
        <w:t>.</w:t>
      </w:r>
    </w:p>
    <w:p w14:paraId="78859E5E" w14:textId="1A9A6D49" w:rsidR="008D26FF" w:rsidRDefault="008D26FF" w:rsidP="008D26FF">
      <w:pPr>
        <w:widowControl w:val="0"/>
        <w:spacing w:after="120"/>
        <w:rPr>
          <w:rFonts w:ascii="Arial" w:eastAsia="Arial" w:hAnsi="Arial" w:cs="Arial"/>
          <w:sz w:val="20"/>
          <w:szCs w:val="20"/>
        </w:rPr>
      </w:pPr>
      <w:r w:rsidRPr="006600F3">
        <w:rPr>
          <w:rFonts w:ascii="Arial" w:eastAsia="Arial" w:hAnsi="Arial" w:cs="Arial"/>
          <w:sz w:val="20"/>
          <w:szCs w:val="20"/>
          <w:u w:val="single"/>
        </w:rPr>
        <w:t>Expected outcome</w:t>
      </w:r>
      <w:r>
        <w:rPr>
          <w:rFonts w:ascii="Arial" w:eastAsia="Arial" w:hAnsi="Arial" w:cs="Arial"/>
          <w:sz w:val="20"/>
          <w:szCs w:val="20"/>
        </w:rPr>
        <w:t>: Our</w:t>
      </w:r>
      <w:r w:rsidRPr="00F30358">
        <w:rPr>
          <w:rFonts w:ascii="Arial" w:eastAsia="Arial" w:hAnsi="Arial" w:cs="Arial"/>
          <w:sz w:val="20"/>
          <w:szCs w:val="20"/>
        </w:rPr>
        <w:t xml:space="preserve"> experimental kit will be used to improve STEM education by providing first-hand research-oriented study experience</w:t>
      </w:r>
      <w:r>
        <w:rPr>
          <w:rFonts w:ascii="Arial" w:eastAsia="Arial" w:hAnsi="Arial" w:cs="Arial"/>
          <w:sz w:val="20"/>
          <w:szCs w:val="20"/>
        </w:rPr>
        <w:t xml:space="preserve"> for students, </w:t>
      </w:r>
      <w:r w:rsidRPr="00F30358">
        <w:rPr>
          <w:rFonts w:ascii="Arial" w:eastAsia="Arial" w:hAnsi="Arial" w:cs="Arial"/>
          <w:sz w:val="20"/>
          <w:szCs w:val="20"/>
        </w:rPr>
        <w:t xml:space="preserve">which will boost an interdisciplinary interaction between biology and mathematics. </w:t>
      </w:r>
      <w:r>
        <w:rPr>
          <w:rFonts w:ascii="Arial" w:eastAsia="Arial" w:hAnsi="Arial" w:cs="Arial"/>
          <w:sz w:val="20"/>
          <w:szCs w:val="20"/>
        </w:rPr>
        <w:t xml:space="preserve">This experiment illustrates important concepts related to the </w:t>
      </w:r>
      <w:r w:rsidRPr="00A86AF6">
        <w:rPr>
          <w:rFonts w:ascii="Arial" w:eastAsia="Arial" w:hAnsi="Arial" w:cs="Arial"/>
          <w:b/>
          <w:bCs/>
          <w:sz w:val="20"/>
          <w:szCs w:val="20"/>
        </w:rPr>
        <w:t>Florida CPALMS learning standards</w:t>
      </w:r>
      <w:r>
        <w:rPr>
          <w:rFonts w:ascii="Arial" w:eastAsia="Arial" w:hAnsi="Arial" w:cs="Arial"/>
          <w:sz w:val="20"/>
          <w:szCs w:val="20"/>
        </w:rPr>
        <w:t xml:space="preserve"> </w:t>
      </w:r>
      <w:r w:rsidRPr="00820658">
        <w:rPr>
          <w:rFonts w:ascii="Arial" w:eastAsia="Arial" w:hAnsi="Arial" w:cs="Arial"/>
          <w:sz w:val="20"/>
          <w:szCs w:val="20"/>
        </w:rPr>
        <w:t>SC.</w:t>
      </w:r>
      <w:proofErr w:type="gramStart"/>
      <w:r w:rsidRPr="00820658">
        <w:rPr>
          <w:rFonts w:ascii="Arial" w:eastAsia="Arial" w:hAnsi="Arial" w:cs="Arial"/>
          <w:sz w:val="20"/>
          <w:szCs w:val="20"/>
        </w:rPr>
        <w:t>912.L.</w:t>
      </w:r>
      <w:proofErr w:type="gramEnd"/>
      <w:r w:rsidRPr="00820658">
        <w:rPr>
          <w:rFonts w:ascii="Arial" w:eastAsia="Arial" w:hAnsi="Arial" w:cs="Arial"/>
          <w:sz w:val="20"/>
          <w:szCs w:val="20"/>
        </w:rPr>
        <w:t>15.3</w:t>
      </w:r>
      <w:r>
        <w:rPr>
          <w:rFonts w:ascii="Arial" w:eastAsia="Arial" w:hAnsi="Arial" w:cs="Arial"/>
          <w:sz w:val="20"/>
          <w:szCs w:val="20"/>
        </w:rPr>
        <w:t xml:space="preserve"> and </w:t>
      </w:r>
      <w:r w:rsidRPr="00820658">
        <w:rPr>
          <w:rFonts w:ascii="Arial" w:eastAsia="Arial" w:hAnsi="Arial" w:cs="Arial"/>
          <w:sz w:val="20"/>
          <w:szCs w:val="20"/>
        </w:rPr>
        <w:t>SC.912.L.17.8</w:t>
      </w:r>
      <w:r>
        <w:rPr>
          <w:rFonts w:ascii="Arial" w:eastAsia="Arial" w:hAnsi="Arial" w:cs="Arial"/>
          <w:sz w:val="20"/>
          <w:szCs w:val="20"/>
        </w:rPr>
        <w:t xml:space="preserve"> on biodiversity: The species competition experiment teaches students “</w:t>
      </w:r>
      <w:r w:rsidRPr="00A86AF6">
        <w:rPr>
          <w:rFonts w:ascii="Arial" w:eastAsia="Arial" w:hAnsi="Arial" w:cs="Arial"/>
          <w:i/>
          <w:iCs/>
          <w:sz w:val="20"/>
          <w:szCs w:val="20"/>
        </w:rPr>
        <w:t xml:space="preserve">how </w:t>
      </w:r>
      <w:r>
        <w:rPr>
          <w:rFonts w:ascii="Arial" w:eastAsia="Arial" w:hAnsi="Arial" w:cs="Arial"/>
          <w:i/>
          <w:iCs/>
          <w:sz w:val="20"/>
          <w:szCs w:val="20"/>
        </w:rPr>
        <w:t>[</w:t>
      </w:r>
      <w:r w:rsidRPr="00A86AF6">
        <w:rPr>
          <w:rFonts w:ascii="Arial" w:eastAsia="Arial" w:hAnsi="Arial" w:cs="Arial"/>
          <w:i/>
          <w:iCs/>
          <w:sz w:val="20"/>
          <w:szCs w:val="20"/>
        </w:rPr>
        <w:t>biodiversity</w:t>
      </w:r>
      <w:r>
        <w:rPr>
          <w:rFonts w:ascii="Arial" w:eastAsia="Arial" w:hAnsi="Arial" w:cs="Arial"/>
          <w:i/>
          <w:iCs/>
          <w:sz w:val="20"/>
          <w:szCs w:val="20"/>
        </w:rPr>
        <w:t>]</w:t>
      </w:r>
      <w:r w:rsidRPr="00A86AF6">
        <w:rPr>
          <w:rFonts w:ascii="Arial" w:eastAsia="Arial" w:hAnsi="Arial" w:cs="Arial"/>
          <w:i/>
          <w:iCs/>
          <w:sz w:val="20"/>
          <w:szCs w:val="20"/>
        </w:rPr>
        <w:t xml:space="preserve"> is decreased by the natural process of extinction</w:t>
      </w:r>
      <w:r>
        <w:rPr>
          <w:rFonts w:ascii="Arial" w:eastAsia="Arial" w:hAnsi="Arial" w:cs="Arial"/>
          <w:sz w:val="20"/>
          <w:szCs w:val="20"/>
        </w:rPr>
        <w:t>”, and the use of both native and exotic species in the experiment teaches students to “</w:t>
      </w:r>
      <w:r w:rsidRPr="00A86AF6">
        <w:rPr>
          <w:rFonts w:ascii="Arial" w:eastAsia="Arial" w:hAnsi="Arial" w:cs="Arial"/>
          <w:i/>
          <w:iCs/>
          <w:sz w:val="20"/>
          <w:szCs w:val="20"/>
        </w:rPr>
        <w:t>recognize the consequences of the losses of biodiversity due to […] the introduction of invasive, non-native species</w:t>
      </w:r>
      <w:r>
        <w:rPr>
          <w:rFonts w:ascii="Arial" w:eastAsia="Arial" w:hAnsi="Arial" w:cs="Arial"/>
          <w:sz w:val="20"/>
          <w:szCs w:val="20"/>
        </w:rPr>
        <w:t>”. In addition, t</w:t>
      </w:r>
      <w:r w:rsidRPr="00F30358">
        <w:rPr>
          <w:rFonts w:ascii="Arial" w:eastAsia="Arial" w:hAnsi="Arial" w:cs="Arial"/>
          <w:sz w:val="20"/>
          <w:szCs w:val="20"/>
        </w:rPr>
        <w:t>he experiment will teach students the basic process of conducting scientific experiments, the careful collection of data, and the quantitative ways of analyzing data</w:t>
      </w:r>
      <w:r w:rsidRPr="006E17D3">
        <w:rPr>
          <w:rFonts w:ascii="Arial" w:eastAsia="Arial" w:hAnsi="Arial" w:cs="Arial"/>
          <w:sz w:val="20"/>
          <w:szCs w:val="20"/>
        </w:rPr>
        <w:t xml:space="preserve"> </w:t>
      </w:r>
      <w:r w:rsidRPr="00F30358">
        <w:rPr>
          <w:rFonts w:ascii="Arial" w:eastAsia="Arial" w:hAnsi="Arial" w:cs="Arial"/>
          <w:sz w:val="20"/>
          <w:szCs w:val="20"/>
        </w:rPr>
        <w:t xml:space="preserve">to draw conclusions from facts and </w:t>
      </w:r>
      <w:r w:rsidRPr="00F30358">
        <w:rPr>
          <w:rFonts w:ascii="Arial" w:eastAsia="Arial" w:hAnsi="Arial" w:cs="Arial"/>
          <w:sz w:val="20"/>
          <w:szCs w:val="20"/>
        </w:rPr>
        <w:lastRenderedPageBreak/>
        <w:t>evidence</w:t>
      </w:r>
      <w:r>
        <w:rPr>
          <w:rFonts w:ascii="Arial" w:eastAsia="Arial" w:hAnsi="Arial" w:cs="Arial"/>
          <w:sz w:val="20"/>
          <w:szCs w:val="20"/>
        </w:rPr>
        <w:t>.</w:t>
      </w:r>
      <w:r w:rsidRPr="00F30358">
        <w:rPr>
          <w:rFonts w:ascii="Arial" w:eastAsia="Arial" w:hAnsi="Arial" w:cs="Arial"/>
          <w:sz w:val="20"/>
          <w:szCs w:val="20"/>
        </w:rPr>
        <w:t xml:space="preserve"> </w:t>
      </w:r>
      <w:r>
        <w:rPr>
          <w:rFonts w:ascii="Arial" w:eastAsia="Arial" w:hAnsi="Arial" w:cs="Arial"/>
          <w:sz w:val="20"/>
          <w:szCs w:val="20"/>
        </w:rPr>
        <w:t xml:space="preserve">Through the large SEFS network, we will be able to reach underserved school areas and </w:t>
      </w:r>
      <w:r w:rsidRPr="00F30358">
        <w:rPr>
          <w:rFonts w:ascii="Arial" w:eastAsia="Arial" w:hAnsi="Arial" w:cs="Arial"/>
          <w:sz w:val="20"/>
          <w:szCs w:val="20"/>
        </w:rPr>
        <w:t>underrepresented student groups</w:t>
      </w:r>
      <w:r>
        <w:rPr>
          <w:rFonts w:ascii="Arial" w:eastAsia="Arial" w:hAnsi="Arial" w:cs="Arial"/>
          <w:sz w:val="20"/>
          <w:szCs w:val="20"/>
        </w:rPr>
        <w:t xml:space="preserve"> within Florida. This strategy will promote broader participation in STEM education and contribute to diversity, equity, and inclusion in academic studies.</w:t>
      </w:r>
    </w:p>
    <w:p w14:paraId="1C2BCB6D" w14:textId="39197B74" w:rsidR="00C85BD4" w:rsidRPr="00F30358" w:rsidRDefault="008D26FF" w:rsidP="008D26FF">
      <w:pPr>
        <w:widowControl w:val="0"/>
        <w:spacing w:after="120"/>
        <w:rPr>
          <w:rFonts w:ascii="Arial" w:eastAsia="Arial" w:hAnsi="Arial" w:cs="Arial"/>
          <w:sz w:val="20"/>
          <w:szCs w:val="20"/>
        </w:rPr>
      </w:pPr>
      <w:r w:rsidRPr="006600F3">
        <w:rPr>
          <w:rFonts w:ascii="Arial" w:eastAsia="Arial" w:hAnsi="Arial" w:cs="Arial"/>
          <w:bCs/>
          <w:sz w:val="20"/>
          <w:szCs w:val="20"/>
          <w:u w:val="single"/>
        </w:rPr>
        <w:t>Assessment plan</w:t>
      </w:r>
      <w:r w:rsidRPr="00F30358">
        <w:rPr>
          <w:rFonts w:ascii="Arial" w:eastAsia="Arial" w:hAnsi="Arial" w:cs="Arial"/>
          <w:bCs/>
          <w:sz w:val="20"/>
          <w:szCs w:val="20"/>
        </w:rPr>
        <w:t xml:space="preserve">: </w:t>
      </w:r>
      <w:r w:rsidRPr="00F30358">
        <w:rPr>
          <w:rFonts w:ascii="Arial" w:eastAsia="Arial" w:hAnsi="Arial" w:cs="Arial"/>
          <w:sz w:val="20"/>
          <w:szCs w:val="20"/>
        </w:rPr>
        <w:t xml:space="preserve">The success of our outreach program will be assessed with the help of SEFS. They have </w:t>
      </w:r>
      <w:r>
        <w:rPr>
          <w:rFonts w:ascii="Arial" w:eastAsia="Arial" w:hAnsi="Arial" w:cs="Arial"/>
          <w:sz w:val="20"/>
          <w:szCs w:val="20"/>
        </w:rPr>
        <w:t>regularly</w:t>
      </w:r>
      <w:r w:rsidRPr="00F30358">
        <w:rPr>
          <w:rFonts w:ascii="Arial" w:eastAsia="Arial" w:hAnsi="Arial" w:cs="Arial"/>
          <w:sz w:val="20"/>
          <w:szCs w:val="20"/>
        </w:rPr>
        <w:t xml:space="preserve"> o</w:t>
      </w:r>
      <w:r>
        <w:rPr>
          <w:rFonts w:ascii="Arial" w:eastAsia="Arial" w:hAnsi="Arial" w:cs="Arial"/>
          <w:sz w:val="20"/>
          <w:szCs w:val="20"/>
        </w:rPr>
        <w:t>rganized</w:t>
      </w:r>
      <w:r w:rsidRPr="00F30358">
        <w:rPr>
          <w:rFonts w:ascii="Arial" w:eastAsia="Arial" w:hAnsi="Arial" w:cs="Arial"/>
          <w:sz w:val="20"/>
          <w:szCs w:val="20"/>
        </w:rPr>
        <w:t xml:space="preserve"> </w:t>
      </w:r>
      <w:r>
        <w:rPr>
          <w:rFonts w:ascii="Arial" w:eastAsia="Arial" w:hAnsi="Arial" w:cs="Arial"/>
          <w:sz w:val="20"/>
          <w:szCs w:val="20"/>
        </w:rPr>
        <w:t xml:space="preserve">teachers’ </w:t>
      </w:r>
      <w:r w:rsidRPr="00F30358">
        <w:rPr>
          <w:rFonts w:ascii="Arial" w:eastAsia="Arial" w:hAnsi="Arial" w:cs="Arial"/>
          <w:sz w:val="20"/>
          <w:szCs w:val="20"/>
        </w:rPr>
        <w:t xml:space="preserve">workshops and </w:t>
      </w:r>
      <w:r>
        <w:rPr>
          <w:rFonts w:ascii="Arial" w:eastAsia="Arial" w:hAnsi="Arial" w:cs="Arial"/>
          <w:sz w:val="20"/>
          <w:szCs w:val="20"/>
        </w:rPr>
        <w:t xml:space="preserve">classroom </w:t>
      </w:r>
      <w:r w:rsidRPr="00F30358">
        <w:rPr>
          <w:rFonts w:ascii="Arial" w:eastAsia="Arial" w:hAnsi="Arial" w:cs="Arial"/>
          <w:sz w:val="20"/>
          <w:szCs w:val="20"/>
        </w:rPr>
        <w:t>visits. The</w:t>
      </w:r>
      <w:r>
        <w:rPr>
          <w:rFonts w:ascii="Arial" w:eastAsia="Arial" w:hAnsi="Arial" w:cs="Arial"/>
          <w:sz w:val="20"/>
          <w:szCs w:val="20"/>
        </w:rPr>
        <w:t xml:space="preserve"> </w:t>
      </w:r>
      <w:r w:rsidRPr="001F1785">
        <w:rPr>
          <w:rFonts w:ascii="Arial" w:eastAsia="Arial" w:hAnsi="Arial" w:cs="Arial"/>
          <w:sz w:val="20"/>
          <w:szCs w:val="20"/>
        </w:rPr>
        <w:t>Education Outreach Coordinator</w:t>
      </w:r>
      <w:r w:rsidRPr="00F30358">
        <w:rPr>
          <w:rFonts w:ascii="Arial" w:eastAsia="Arial" w:hAnsi="Arial" w:cs="Arial"/>
          <w:sz w:val="20"/>
          <w:szCs w:val="20"/>
        </w:rPr>
        <w:t xml:space="preserve"> will work with us to ensure </w:t>
      </w:r>
      <w:r>
        <w:rPr>
          <w:rFonts w:ascii="Arial" w:eastAsia="Arial" w:hAnsi="Arial" w:cs="Arial"/>
          <w:sz w:val="20"/>
          <w:szCs w:val="20"/>
        </w:rPr>
        <w:t xml:space="preserve">the success of the workshop and </w:t>
      </w:r>
      <w:r w:rsidRPr="00F30358">
        <w:rPr>
          <w:rFonts w:ascii="Arial" w:eastAsia="Arial" w:hAnsi="Arial" w:cs="Arial"/>
          <w:sz w:val="20"/>
          <w:szCs w:val="20"/>
        </w:rPr>
        <w:t xml:space="preserve">provide training on communication </w:t>
      </w:r>
      <w:r>
        <w:rPr>
          <w:rFonts w:ascii="Arial" w:eastAsia="Arial" w:hAnsi="Arial" w:cs="Arial"/>
          <w:sz w:val="20"/>
          <w:szCs w:val="20"/>
        </w:rPr>
        <w:t>if necessary</w:t>
      </w:r>
      <w:r w:rsidRPr="00F30358">
        <w:rPr>
          <w:rFonts w:ascii="Arial" w:eastAsia="Arial" w:hAnsi="Arial" w:cs="Arial"/>
          <w:sz w:val="20"/>
          <w:szCs w:val="20"/>
        </w:rPr>
        <w:t xml:space="preserve">. After the </w:t>
      </w:r>
      <w:r>
        <w:rPr>
          <w:rFonts w:ascii="Arial" w:eastAsia="Arial" w:hAnsi="Arial" w:cs="Arial"/>
          <w:sz w:val="20"/>
          <w:szCs w:val="20"/>
        </w:rPr>
        <w:t>workshop</w:t>
      </w:r>
      <w:r w:rsidRPr="00F30358">
        <w:rPr>
          <w:rFonts w:ascii="Arial" w:eastAsia="Arial" w:hAnsi="Arial" w:cs="Arial"/>
          <w:sz w:val="20"/>
          <w:szCs w:val="20"/>
        </w:rPr>
        <w:t xml:space="preserve">, </w:t>
      </w:r>
      <w:r>
        <w:rPr>
          <w:rFonts w:ascii="Arial" w:eastAsia="Arial" w:hAnsi="Arial" w:cs="Arial"/>
          <w:sz w:val="20"/>
          <w:szCs w:val="20"/>
        </w:rPr>
        <w:t xml:space="preserve">the </w:t>
      </w:r>
      <w:proofErr w:type="gramStart"/>
      <w:r>
        <w:rPr>
          <w:rFonts w:ascii="Arial" w:eastAsia="Arial" w:hAnsi="Arial" w:cs="Arial"/>
          <w:sz w:val="20"/>
          <w:szCs w:val="20"/>
        </w:rPr>
        <w:t>Coordinator</w:t>
      </w:r>
      <w:proofErr w:type="gramEnd"/>
      <w:r>
        <w:rPr>
          <w:rFonts w:ascii="Arial" w:eastAsia="Arial" w:hAnsi="Arial" w:cs="Arial"/>
          <w:sz w:val="20"/>
          <w:szCs w:val="20"/>
        </w:rPr>
        <w:t xml:space="preserve"> will</w:t>
      </w:r>
      <w:r w:rsidRPr="00F30358">
        <w:rPr>
          <w:rFonts w:ascii="Arial" w:eastAsia="Arial" w:hAnsi="Arial" w:cs="Arial"/>
          <w:sz w:val="20"/>
          <w:szCs w:val="20"/>
        </w:rPr>
        <w:t xml:space="preserve"> </w:t>
      </w:r>
      <w:r>
        <w:rPr>
          <w:rFonts w:ascii="Arial" w:eastAsia="Arial" w:hAnsi="Arial" w:cs="Arial"/>
          <w:sz w:val="20"/>
          <w:szCs w:val="20"/>
        </w:rPr>
        <w:t xml:space="preserve">follow up with the teachers regularly to offer help and receive feedback, and will provide an </w:t>
      </w:r>
      <w:r w:rsidRPr="00F30358">
        <w:rPr>
          <w:rFonts w:ascii="Arial" w:eastAsia="Arial" w:hAnsi="Arial" w:cs="Arial"/>
          <w:sz w:val="20"/>
          <w:szCs w:val="20"/>
        </w:rPr>
        <w:t xml:space="preserve">evaluation of </w:t>
      </w:r>
      <w:r>
        <w:rPr>
          <w:rFonts w:ascii="Arial" w:eastAsia="Arial" w:hAnsi="Arial" w:cs="Arial"/>
          <w:sz w:val="20"/>
          <w:szCs w:val="20"/>
        </w:rPr>
        <w:t>the</w:t>
      </w:r>
      <w:r w:rsidRPr="00F30358">
        <w:rPr>
          <w:rFonts w:ascii="Arial" w:eastAsia="Arial" w:hAnsi="Arial" w:cs="Arial"/>
          <w:sz w:val="20"/>
          <w:szCs w:val="20"/>
        </w:rPr>
        <w:t xml:space="preserve"> program</w:t>
      </w:r>
      <w:r>
        <w:rPr>
          <w:rFonts w:ascii="Arial" w:eastAsia="Arial" w:hAnsi="Arial" w:cs="Arial"/>
          <w:sz w:val="20"/>
          <w:szCs w:val="20"/>
        </w:rPr>
        <w:t xml:space="preserve"> to the PIs for future consideration</w:t>
      </w:r>
      <w:r w:rsidRPr="00F30358">
        <w:rPr>
          <w:rFonts w:ascii="Arial" w:eastAsia="Arial" w:hAnsi="Arial" w:cs="Arial"/>
          <w:sz w:val="20"/>
          <w:szCs w:val="20"/>
        </w:rPr>
        <w:t>.</w:t>
      </w:r>
    </w:p>
    <w:p w14:paraId="5FCAAD3A" w14:textId="072B0547" w:rsidR="00F90638" w:rsidRPr="00F30358" w:rsidRDefault="00FC1528" w:rsidP="005413E0">
      <w:pPr>
        <w:widowControl w:val="0"/>
        <w:spacing w:after="120"/>
        <w:rPr>
          <w:rFonts w:ascii="Arial" w:hAnsi="Arial" w:cs="Arial"/>
          <w:b/>
          <w:bCs/>
          <w:sz w:val="20"/>
          <w:szCs w:val="20"/>
        </w:rPr>
      </w:pPr>
      <w:r w:rsidRPr="00F30358">
        <w:rPr>
          <w:rFonts w:ascii="Arial" w:hAnsi="Arial" w:cs="Arial"/>
          <w:b/>
          <w:bCs/>
          <w:sz w:val="20"/>
          <w:szCs w:val="20"/>
        </w:rPr>
        <w:t>RESULTS FROM PRIOR NSF SUPPORT</w:t>
      </w:r>
    </w:p>
    <w:p w14:paraId="187630BD" w14:textId="74F198B1" w:rsidR="001C1C0E" w:rsidRPr="00F30358" w:rsidRDefault="00926BB6" w:rsidP="005413E0">
      <w:pPr>
        <w:widowControl w:val="0"/>
        <w:spacing w:after="120"/>
        <w:rPr>
          <w:rFonts w:ascii="Arial" w:hAnsi="Arial" w:cs="Arial"/>
          <w:sz w:val="20"/>
          <w:szCs w:val="20"/>
        </w:rPr>
      </w:pPr>
      <w:r w:rsidRPr="00F30358">
        <w:rPr>
          <w:rFonts w:ascii="Arial" w:hAnsi="Arial" w:cs="Arial"/>
          <w:sz w:val="20"/>
          <w:szCs w:val="20"/>
        </w:rPr>
        <w:t>R</w:t>
      </w:r>
      <w:r w:rsidR="00316E85">
        <w:rPr>
          <w:rFonts w:ascii="Arial" w:hAnsi="Arial" w:cs="Arial"/>
          <w:sz w:val="20"/>
          <w:szCs w:val="20"/>
        </w:rPr>
        <w:t xml:space="preserve"> </w:t>
      </w:r>
      <w:r w:rsidRPr="00F30358">
        <w:rPr>
          <w:rFonts w:ascii="Arial" w:hAnsi="Arial" w:cs="Arial"/>
          <w:sz w:val="20"/>
          <w:szCs w:val="20"/>
        </w:rPr>
        <w:t xml:space="preserve">D Holt: </w:t>
      </w:r>
      <w:r w:rsidR="00523603" w:rsidRPr="00F30358">
        <w:rPr>
          <w:rFonts w:ascii="Arial" w:hAnsi="Arial" w:cs="Arial"/>
          <w:sz w:val="20"/>
          <w:szCs w:val="20"/>
        </w:rPr>
        <w:t>IOS</w:t>
      </w:r>
      <w:r w:rsidR="00B83C5B" w:rsidRPr="00F30358">
        <w:rPr>
          <w:rFonts w:ascii="Arial" w:hAnsi="Arial" w:cs="Arial"/>
          <w:sz w:val="20"/>
          <w:szCs w:val="20"/>
        </w:rPr>
        <w:t xml:space="preserve"> 1354754, subaward FY 2016-019-M1</w:t>
      </w:r>
      <w:r w:rsidR="00852DEC" w:rsidRPr="00F30358">
        <w:rPr>
          <w:rFonts w:ascii="Arial" w:hAnsi="Arial" w:cs="Arial"/>
          <w:sz w:val="20"/>
          <w:szCs w:val="20"/>
        </w:rPr>
        <w:t>, 2014-2019</w:t>
      </w:r>
      <w:r w:rsidR="00F32962" w:rsidRPr="00F30358">
        <w:rPr>
          <w:rFonts w:ascii="Arial" w:hAnsi="Arial" w:cs="Arial"/>
          <w:sz w:val="20"/>
          <w:szCs w:val="20"/>
        </w:rPr>
        <w:t>, $149,022,</w:t>
      </w:r>
      <w:r w:rsidR="00B83C5B" w:rsidRPr="00F30358">
        <w:rPr>
          <w:rFonts w:ascii="Arial" w:hAnsi="Arial" w:cs="Arial"/>
          <w:sz w:val="20"/>
          <w:szCs w:val="20"/>
        </w:rPr>
        <w:t xml:space="preserve"> </w:t>
      </w:r>
      <w:r w:rsidR="00BA6591" w:rsidRPr="00F30358">
        <w:rPr>
          <w:rFonts w:ascii="Arial" w:hAnsi="Arial" w:cs="Arial"/>
          <w:sz w:val="20"/>
          <w:szCs w:val="20"/>
        </w:rPr>
        <w:t>“</w:t>
      </w:r>
      <w:r w:rsidR="00B83C5B" w:rsidRPr="00F30358">
        <w:rPr>
          <w:rFonts w:ascii="Arial" w:hAnsi="Arial" w:cs="Arial"/>
          <w:sz w:val="20"/>
          <w:szCs w:val="20"/>
        </w:rPr>
        <w:t>SG: Evolutionary lag and the effects of clonal structure</w:t>
      </w:r>
      <w:r w:rsidR="00BA6591" w:rsidRPr="00F30358">
        <w:rPr>
          <w:rFonts w:ascii="Arial" w:hAnsi="Arial" w:cs="Arial"/>
          <w:sz w:val="20"/>
          <w:szCs w:val="20"/>
        </w:rPr>
        <w:t>”</w:t>
      </w:r>
      <w:r w:rsidR="00F32962" w:rsidRPr="00F30358">
        <w:rPr>
          <w:rFonts w:ascii="Arial" w:hAnsi="Arial" w:cs="Arial"/>
          <w:sz w:val="20"/>
          <w:szCs w:val="20"/>
        </w:rPr>
        <w:t>.</w:t>
      </w:r>
      <w:r w:rsidR="00B83C5B" w:rsidRPr="00F30358">
        <w:rPr>
          <w:rFonts w:ascii="Arial" w:hAnsi="Arial" w:cs="Arial"/>
          <w:sz w:val="20"/>
          <w:szCs w:val="20"/>
        </w:rPr>
        <w:t xml:space="preserve"> </w:t>
      </w:r>
      <w:r w:rsidR="007C70F7" w:rsidRPr="00F30358">
        <w:rPr>
          <w:rFonts w:ascii="Arial" w:hAnsi="Arial" w:cs="Arial"/>
          <w:b/>
          <w:bCs/>
          <w:sz w:val="20"/>
          <w:szCs w:val="20"/>
        </w:rPr>
        <w:t>Intellectual Merit</w:t>
      </w:r>
      <w:r w:rsidR="007C70F7" w:rsidRPr="00F30358">
        <w:rPr>
          <w:rFonts w:ascii="Arial" w:hAnsi="Arial" w:cs="Arial"/>
          <w:sz w:val="20"/>
          <w:szCs w:val="20"/>
        </w:rPr>
        <w:t xml:space="preserve">: </w:t>
      </w:r>
      <w:r w:rsidR="00827478" w:rsidRPr="00F30358">
        <w:rPr>
          <w:rFonts w:ascii="Arial" w:hAnsi="Arial" w:cs="Arial"/>
          <w:sz w:val="20"/>
          <w:szCs w:val="20"/>
        </w:rPr>
        <w:t xml:space="preserve">The overall goal of this project is to determine how clonal structure impacts the rate of evolution. We showed that the effects of clonality on evolutionary lag and rescue critically depend on whether the environmental change is an abrupt or continuous transition, and on the matching between clonal offspring and their parents. Products include: 8 published papers, 4 coauthored by RDH, 6 invited seminars at academic institutions and presentations at international meetings. </w:t>
      </w:r>
      <w:r w:rsidR="00827478" w:rsidRPr="00F30358">
        <w:rPr>
          <w:rFonts w:ascii="Arial" w:hAnsi="Arial" w:cs="Arial"/>
          <w:b/>
          <w:bCs/>
          <w:sz w:val="20"/>
          <w:szCs w:val="20"/>
        </w:rPr>
        <w:t>Broader Impacts</w:t>
      </w:r>
      <w:r w:rsidR="00827478" w:rsidRPr="00F30358">
        <w:rPr>
          <w:rFonts w:ascii="Arial" w:hAnsi="Arial" w:cs="Arial"/>
          <w:sz w:val="20"/>
          <w:szCs w:val="20"/>
        </w:rPr>
        <w:t>: This project has led to the training of students at both the University of Florida (one PhD student) and the University of Kansas (two undergraduates, one an underrepresented minority). The results have been woven into lectures in undergraduate and graduate classes.</w:t>
      </w:r>
    </w:p>
    <w:p w14:paraId="502846FB" w14:textId="3B69B86D" w:rsidR="00247E90" w:rsidRPr="00F30358" w:rsidRDefault="00BA6591" w:rsidP="005413E0">
      <w:pPr>
        <w:widowControl w:val="0"/>
        <w:spacing w:after="120"/>
        <w:rPr>
          <w:rFonts w:ascii="Arial" w:hAnsi="Arial" w:cs="Arial"/>
          <w:sz w:val="20"/>
          <w:szCs w:val="20"/>
        </w:rPr>
      </w:pPr>
      <w:r w:rsidRPr="00F30358">
        <w:rPr>
          <w:rFonts w:ascii="Arial" w:hAnsi="Arial" w:cs="Arial"/>
          <w:sz w:val="20"/>
          <w:szCs w:val="20"/>
        </w:rPr>
        <w:t>M</w:t>
      </w:r>
      <w:r w:rsidR="00316E85">
        <w:rPr>
          <w:rFonts w:ascii="Arial" w:hAnsi="Arial" w:cs="Arial"/>
          <w:sz w:val="20"/>
          <w:szCs w:val="20"/>
        </w:rPr>
        <w:t xml:space="preserve"> A</w:t>
      </w:r>
      <w:r w:rsidRPr="00F30358">
        <w:rPr>
          <w:rFonts w:ascii="Arial" w:hAnsi="Arial" w:cs="Arial"/>
          <w:sz w:val="20"/>
          <w:szCs w:val="20"/>
        </w:rPr>
        <w:t xml:space="preserve"> Leibold: </w:t>
      </w:r>
      <w:r w:rsidR="00F32962" w:rsidRPr="00F30358">
        <w:rPr>
          <w:rFonts w:ascii="Arial" w:hAnsi="Arial" w:cs="Arial"/>
          <w:sz w:val="20"/>
          <w:szCs w:val="20"/>
        </w:rPr>
        <w:t xml:space="preserve">EF 2025118, 2020-2025, $500,148, </w:t>
      </w:r>
      <w:r w:rsidR="006F624B" w:rsidRPr="00F30358">
        <w:rPr>
          <w:rFonts w:ascii="Arial" w:hAnsi="Arial" w:cs="Arial"/>
          <w:sz w:val="20"/>
          <w:szCs w:val="20"/>
        </w:rPr>
        <w:t>“</w:t>
      </w:r>
      <w:r w:rsidRPr="00F30358">
        <w:rPr>
          <w:rFonts w:ascii="Arial" w:hAnsi="Arial" w:cs="Arial"/>
          <w:sz w:val="20"/>
          <w:szCs w:val="20"/>
        </w:rPr>
        <w:t>Collaborative Research: MTM2: Searching for General Rules Governing Microbiome Dynamics</w:t>
      </w:r>
      <w:r w:rsidR="00926BB6" w:rsidRPr="00F30358">
        <w:rPr>
          <w:rFonts w:ascii="Arial" w:hAnsi="Arial" w:cs="Arial"/>
          <w:sz w:val="20"/>
          <w:szCs w:val="20"/>
        </w:rPr>
        <w:t>”</w:t>
      </w:r>
      <w:r w:rsidRPr="00F30358">
        <w:rPr>
          <w:rFonts w:ascii="Arial" w:hAnsi="Arial" w:cs="Arial"/>
          <w:sz w:val="20"/>
          <w:szCs w:val="20"/>
        </w:rPr>
        <w:t xml:space="preserve">. </w:t>
      </w:r>
      <w:r w:rsidRPr="00F30358">
        <w:rPr>
          <w:rFonts w:ascii="Arial" w:hAnsi="Arial" w:cs="Arial"/>
          <w:b/>
          <w:bCs/>
          <w:sz w:val="20"/>
          <w:szCs w:val="20"/>
        </w:rPr>
        <w:t>Intellectual Merit</w:t>
      </w:r>
      <w:r w:rsidRPr="00F30358">
        <w:rPr>
          <w:rFonts w:ascii="Arial" w:hAnsi="Arial" w:cs="Arial"/>
          <w:sz w:val="20"/>
          <w:szCs w:val="20"/>
        </w:rPr>
        <w:t xml:space="preserve">: This recently initiated project seeks to study microbial dynamics. </w:t>
      </w:r>
      <w:r w:rsidR="00316E85">
        <w:rPr>
          <w:rFonts w:ascii="Arial" w:hAnsi="Arial" w:cs="Arial"/>
          <w:sz w:val="20"/>
          <w:szCs w:val="20"/>
        </w:rPr>
        <w:t>MAL’s</w:t>
      </w:r>
      <w:r w:rsidRPr="00F30358">
        <w:rPr>
          <w:rFonts w:ascii="Arial" w:hAnsi="Arial" w:cs="Arial"/>
          <w:sz w:val="20"/>
          <w:szCs w:val="20"/>
        </w:rPr>
        <w:t xml:space="preserve"> part of the proposal is focused on linking process models to the analysis of distributions using JSDM (joint species distribution models) and related approaches</w:t>
      </w:r>
      <w:r w:rsidR="00FF1D09">
        <w:rPr>
          <w:rFonts w:ascii="Arial" w:hAnsi="Arial" w:cs="Arial"/>
          <w:sz w:val="20"/>
          <w:szCs w:val="20"/>
        </w:rPr>
        <w:t>. We</w:t>
      </w:r>
      <w:r w:rsidRPr="00F30358">
        <w:rPr>
          <w:rFonts w:ascii="Arial" w:hAnsi="Arial" w:cs="Arial"/>
          <w:sz w:val="20"/>
          <w:szCs w:val="20"/>
        </w:rPr>
        <w:t xml:space="preserve"> will conduct a meta-analysis of microbial systems and theory to clarify the interpretation of the outputs they produce. We find that current interpretations of JSDMs are unwarranted in relation to process dynamics except under exceptional and unrealistic assumptions</w:t>
      </w:r>
      <w:r w:rsidR="00B44C23">
        <w:rPr>
          <w:rFonts w:ascii="Arial" w:hAnsi="Arial" w:cs="Arial"/>
          <w:sz w:val="20"/>
          <w:szCs w:val="20"/>
        </w:rPr>
        <w:t>,</w:t>
      </w:r>
      <w:r w:rsidRPr="00F30358">
        <w:rPr>
          <w:rFonts w:ascii="Arial" w:hAnsi="Arial" w:cs="Arial"/>
          <w:sz w:val="20"/>
          <w:szCs w:val="20"/>
        </w:rPr>
        <w:t xml:space="preserve"> but that the statistical description of the results are more robust to such assumption</w:t>
      </w:r>
      <w:r w:rsidR="00B44C23">
        <w:rPr>
          <w:rFonts w:ascii="Arial" w:hAnsi="Arial" w:cs="Arial"/>
          <w:sz w:val="20"/>
          <w:szCs w:val="20"/>
        </w:rPr>
        <w:t>s</w:t>
      </w:r>
      <w:r w:rsidRPr="00F30358">
        <w:rPr>
          <w:rFonts w:ascii="Arial" w:hAnsi="Arial" w:cs="Arial"/>
          <w:sz w:val="20"/>
          <w:szCs w:val="20"/>
        </w:rPr>
        <w:t xml:space="preserve">. We have one submitted paper and two manuscripts in preparation that describe these issues. </w:t>
      </w:r>
      <w:r w:rsidRPr="00F30358">
        <w:rPr>
          <w:rFonts w:ascii="Arial" w:hAnsi="Arial" w:cs="Arial"/>
          <w:b/>
          <w:bCs/>
          <w:sz w:val="20"/>
          <w:szCs w:val="20"/>
        </w:rPr>
        <w:t>Broader Impacts</w:t>
      </w:r>
      <w:r w:rsidRPr="00F30358">
        <w:rPr>
          <w:rFonts w:ascii="Arial" w:hAnsi="Arial" w:cs="Arial"/>
          <w:sz w:val="20"/>
          <w:szCs w:val="20"/>
        </w:rPr>
        <w:t xml:space="preserve">: Two students (one from under-represented group) are currently supported on this grant. We are also developing a curriculum around the theme of “Rules of Life – Microbiomes” and workshops on </w:t>
      </w:r>
      <w:r w:rsidR="00CC774F">
        <w:rPr>
          <w:rFonts w:ascii="Arial" w:hAnsi="Arial" w:cs="Arial"/>
          <w:sz w:val="20"/>
          <w:szCs w:val="20"/>
        </w:rPr>
        <w:t>c</w:t>
      </w:r>
      <w:r w:rsidRPr="00F30358">
        <w:rPr>
          <w:rFonts w:ascii="Arial" w:hAnsi="Arial" w:cs="Arial"/>
          <w:sz w:val="20"/>
          <w:szCs w:val="20"/>
        </w:rPr>
        <w:t xml:space="preserve">ross-disciplinary synthesis at various meetings as well as involvement in STEM K-12 education. </w:t>
      </w:r>
      <w:r w:rsidRPr="00F30358">
        <w:rPr>
          <w:rFonts w:ascii="Arial" w:hAnsi="Arial" w:cs="Arial"/>
          <w:b/>
          <w:bCs/>
          <w:sz w:val="20"/>
          <w:szCs w:val="20"/>
        </w:rPr>
        <w:t>Relevance to proposed study</w:t>
      </w:r>
      <w:r w:rsidRPr="00F30358">
        <w:rPr>
          <w:rFonts w:ascii="Arial" w:hAnsi="Arial" w:cs="Arial"/>
          <w:sz w:val="20"/>
          <w:szCs w:val="20"/>
        </w:rPr>
        <w:t xml:space="preserve">: The current proposal is using a </w:t>
      </w:r>
      <w:proofErr w:type="gramStart"/>
      <w:r w:rsidRPr="00F30358">
        <w:rPr>
          <w:rFonts w:ascii="Arial" w:hAnsi="Arial" w:cs="Arial"/>
          <w:sz w:val="20"/>
          <w:szCs w:val="20"/>
        </w:rPr>
        <w:t>process based</w:t>
      </w:r>
      <w:proofErr w:type="gramEnd"/>
      <w:r w:rsidRPr="00F30358">
        <w:rPr>
          <w:rFonts w:ascii="Arial" w:hAnsi="Arial" w:cs="Arial"/>
          <w:sz w:val="20"/>
          <w:szCs w:val="20"/>
        </w:rPr>
        <w:t xml:space="preserve"> model that we have identified as likely to be useful in the analysis of JSDMs</w:t>
      </w:r>
      <w:r w:rsidR="00DC61D0">
        <w:rPr>
          <w:rFonts w:ascii="Arial" w:hAnsi="Arial" w:cs="Arial"/>
          <w:sz w:val="20"/>
          <w:szCs w:val="20"/>
        </w:rPr>
        <w:t>,</w:t>
      </w:r>
      <w:r w:rsidRPr="00F30358">
        <w:rPr>
          <w:rFonts w:ascii="Arial" w:hAnsi="Arial" w:cs="Arial"/>
          <w:sz w:val="20"/>
          <w:szCs w:val="20"/>
        </w:rPr>
        <w:t xml:space="preserve"> and our experimental work should be able to clarify the degree to which this is true.</w:t>
      </w:r>
      <w:r w:rsidR="00247E90" w:rsidRPr="00F30358">
        <w:rPr>
          <w:rFonts w:ascii="Arial" w:hAnsi="Arial" w:cs="Arial"/>
          <w:sz w:val="20"/>
          <w:szCs w:val="20"/>
        </w:rPr>
        <w:br w:type="page"/>
      </w:r>
    </w:p>
    <w:p w14:paraId="7CE237EE" w14:textId="4137994D" w:rsidR="00F90638" w:rsidRPr="00F30358" w:rsidRDefault="00247E90" w:rsidP="005413E0">
      <w:pPr>
        <w:widowControl w:val="0"/>
        <w:spacing w:after="120"/>
        <w:jc w:val="center"/>
        <w:rPr>
          <w:rFonts w:ascii="Arial" w:hAnsi="Arial" w:cs="Arial"/>
          <w:b/>
          <w:bCs/>
          <w:sz w:val="20"/>
          <w:szCs w:val="20"/>
        </w:rPr>
      </w:pPr>
      <w:r w:rsidRPr="00F30358">
        <w:rPr>
          <w:rFonts w:ascii="Arial" w:hAnsi="Arial" w:cs="Arial"/>
          <w:b/>
          <w:bCs/>
          <w:sz w:val="20"/>
          <w:szCs w:val="20"/>
        </w:rPr>
        <w:lastRenderedPageBreak/>
        <w:t>REFERENCES CITED</w:t>
      </w:r>
    </w:p>
    <w:sdt>
      <w:sdtPr>
        <w:rPr>
          <w:rFonts w:ascii="Arial" w:hAnsi="Arial" w:cs="Arial"/>
          <w:sz w:val="20"/>
          <w:szCs w:val="20"/>
        </w:rPr>
        <w:tag w:val="MENDELEY_BIBLIOGRAPHY"/>
        <w:id w:val="1990820568"/>
        <w:placeholder>
          <w:docPart w:val="DefaultPlaceholder_-1854013440"/>
        </w:placeholder>
      </w:sdtPr>
      <w:sdtContent>
        <w:p w14:paraId="4D9BE358" w14:textId="1434289F" w:rsidR="00F30358" w:rsidRPr="00F30358" w:rsidRDefault="00F30358" w:rsidP="005413E0">
          <w:pPr>
            <w:widowControl w:val="0"/>
            <w:autoSpaceDE w:val="0"/>
            <w:autoSpaceDN w:val="0"/>
            <w:ind w:hanging="480"/>
            <w:divId w:val="1416442722"/>
            <w:rPr>
              <w:rFonts w:ascii="Arial" w:eastAsia="Times New Roman" w:hAnsi="Arial" w:cs="Arial"/>
              <w:sz w:val="20"/>
              <w:szCs w:val="20"/>
            </w:rPr>
          </w:pPr>
          <w:r w:rsidRPr="00F30358">
            <w:rPr>
              <w:rFonts w:ascii="Arial" w:eastAsia="Times New Roman" w:hAnsi="Arial" w:cs="Arial"/>
              <w:sz w:val="20"/>
              <w:szCs w:val="20"/>
            </w:rPr>
            <w:t xml:space="preserve">Agrawal, A. A. (2001). Phenotypic plasticity in the interactions and evolution of species. </w:t>
          </w:r>
          <w:r w:rsidRPr="00F30358">
            <w:rPr>
              <w:rFonts w:ascii="Arial" w:eastAsia="Times New Roman" w:hAnsi="Arial" w:cs="Arial"/>
              <w:i/>
              <w:iCs/>
              <w:sz w:val="20"/>
              <w:szCs w:val="20"/>
            </w:rPr>
            <w:t>Science</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294</w:t>
          </w:r>
          <w:r w:rsidRPr="00F30358">
            <w:rPr>
              <w:rFonts w:ascii="Arial" w:eastAsia="Times New Roman" w:hAnsi="Arial" w:cs="Arial"/>
              <w:sz w:val="20"/>
              <w:szCs w:val="20"/>
            </w:rPr>
            <w:t>(5541), 321–326. https://doi.org/10.1126/science.1060701</w:t>
          </w:r>
        </w:p>
        <w:p w14:paraId="706D885F" w14:textId="77777777" w:rsidR="00F30358" w:rsidRPr="00F30358" w:rsidRDefault="00F30358" w:rsidP="005413E0">
          <w:pPr>
            <w:widowControl w:val="0"/>
            <w:autoSpaceDE w:val="0"/>
            <w:autoSpaceDN w:val="0"/>
            <w:ind w:hanging="480"/>
            <w:divId w:val="1369136980"/>
            <w:rPr>
              <w:rFonts w:ascii="Arial" w:eastAsia="Times New Roman" w:hAnsi="Arial" w:cs="Arial"/>
              <w:sz w:val="20"/>
              <w:szCs w:val="20"/>
            </w:rPr>
          </w:pPr>
          <w:r w:rsidRPr="00F30358">
            <w:rPr>
              <w:rFonts w:ascii="Arial" w:eastAsia="Times New Roman" w:hAnsi="Arial" w:cs="Arial"/>
              <w:sz w:val="20"/>
              <w:szCs w:val="20"/>
            </w:rPr>
            <w:t xml:space="preserve">Anderegg, L. D. L., Berner, L. T., </w:t>
          </w:r>
          <w:proofErr w:type="spellStart"/>
          <w:r w:rsidRPr="00F30358">
            <w:rPr>
              <w:rFonts w:ascii="Arial" w:eastAsia="Times New Roman" w:hAnsi="Arial" w:cs="Arial"/>
              <w:sz w:val="20"/>
              <w:szCs w:val="20"/>
            </w:rPr>
            <w:t>Badgley</w:t>
          </w:r>
          <w:proofErr w:type="spellEnd"/>
          <w:r w:rsidRPr="00F30358">
            <w:rPr>
              <w:rFonts w:ascii="Arial" w:eastAsia="Times New Roman" w:hAnsi="Arial" w:cs="Arial"/>
              <w:sz w:val="20"/>
              <w:szCs w:val="20"/>
            </w:rPr>
            <w:t xml:space="preserve">, G., Sethi, M. L., Law, B. E., &amp; </w:t>
          </w:r>
          <w:proofErr w:type="spellStart"/>
          <w:r w:rsidRPr="00F30358">
            <w:rPr>
              <w:rFonts w:ascii="Arial" w:eastAsia="Times New Roman" w:hAnsi="Arial" w:cs="Arial"/>
              <w:sz w:val="20"/>
              <w:szCs w:val="20"/>
            </w:rPr>
            <w:t>HilleRisLambers</w:t>
          </w:r>
          <w:proofErr w:type="spellEnd"/>
          <w:r w:rsidRPr="00F30358">
            <w:rPr>
              <w:rFonts w:ascii="Arial" w:eastAsia="Times New Roman" w:hAnsi="Arial" w:cs="Arial"/>
              <w:sz w:val="20"/>
              <w:szCs w:val="20"/>
            </w:rPr>
            <w:t xml:space="preserve">, J. (2018). Within-species patterns challenge our understanding of the leaf economics spectrum. </w:t>
          </w:r>
          <w:r w:rsidRPr="00F30358">
            <w:rPr>
              <w:rFonts w:ascii="Arial" w:eastAsia="Times New Roman" w:hAnsi="Arial" w:cs="Arial"/>
              <w:i/>
              <w:iCs/>
              <w:sz w:val="20"/>
              <w:szCs w:val="20"/>
            </w:rPr>
            <w:t>Ecology Letters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21</w:t>
          </w:r>
          <w:r w:rsidRPr="00F30358">
            <w:rPr>
              <w:rFonts w:ascii="Arial" w:eastAsia="Times New Roman" w:hAnsi="Arial" w:cs="Arial"/>
              <w:sz w:val="20"/>
              <w:szCs w:val="20"/>
            </w:rPr>
            <w:t>(5), 734–744. https://doi.org/https://doi.org/10.1111/ele.12945</w:t>
          </w:r>
        </w:p>
        <w:p w14:paraId="3515A9CF" w14:textId="77777777" w:rsidR="00F30358" w:rsidRPr="00F30358" w:rsidRDefault="00F30358" w:rsidP="005413E0">
          <w:pPr>
            <w:widowControl w:val="0"/>
            <w:autoSpaceDE w:val="0"/>
            <w:autoSpaceDN w:val="0"/>
            <w:ind w:hanging="480"/>
            <w:divId w:val="734855656"/>
            <w:rPr>
              <w:rFonts w:ascii="Arial" w:eastAsia="Times New Roman" w:hAnsi="Arial" w:cs="Arial"/>
              <w:sz w:val="20"/>
              <w:szCs w:val="20"/>
            </w:rPr>
          </w:pPr>
          <w:r w:rsidRPr="00F30358">
            <w:rPr>
              <w:rFonts w:ascii="Arial" w:eastAsia="Times New Roman" w:hAnsi="Arial" w:cs="Arial"/>
              <w:sz w:val="20"/>
              <w:szCs w:val="20"/>
            </w:rPr>
            <w:t>Armitage, D. W., &amp; Jones, S. E. (2019). Negative frequency</w:t>
          </w:r>
          <w:r w:rsidRPr="00F30358">
            <w:rPr>
              <w:rFonts w:ascii="Cambria Math" w:eastAsia="Times New Roman" w:hAnsi="Cambria Math" w:cs="Cambria Math"/>
              <w:sz w:val="20"/>
              <w:szCs w:val="20"/>
            </w:rPr>
            <w:t>‐</w:t>
          </w:r>
          <w:r w:rsidRPr="00F30358">
            <w:rPr>
              <w:rFonts w:ascii="Arial" w:eastAsia="Times New Roman" w:hAnsi="Arial" w:cs="Arial"/>
              <w:sz w:val="20"/>
              <w:szCs w:val="20"/>
            </w:rPr>
            <w:t xml:space="preserve">dependent growth underlies the stable coexistence of two cosmopolitan aquatic plants. </w:t>
          </w:r>
          <w:r w:rsidRPr="00F30358">
            <w:rPr>
              <w:rFonts w:ascii="Arial" w:eastAsia="Times New Roman" w:hAnsi="Arial" w:cs="Arial"/>
              <w:i/>
              <w:iCs/>
              <w:sz w:val="20"/>
              <w:szCs w:val="20"/>
            </w:rPr>
            <w:t>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100</w:t>
          </w:r>
          <w:r w:rsidRPr="00F30358">
            <w:rPr>
              <w:rFonts w:ascii="Arial" w:eastAsia="Times New Roman" w:hAnsi="Arial" w:cs="Arial"/>
              <w:sz w:val="20"/>
              <w:szCs w:val="20"/>
            </w:rPr>
            <w:t>(5), e02657. https://doi.org/10.1002/ecy.2657</w:t>
          </w:r>
        </w:p>
        <w:p w14:paraId="1B204970" w14:textId="77777777" w:rsidR="00F30358" w:rsidRPr="00F30358" w:rsidRDefault="00F30358" w:rsidP="005413E0">
          <w:pPr>
            <w:widowControl w:val="0"/>
            <w:autoSpaceDE w:val="0"/>
            <w:autoSpaceDN w:val="0"/>
            <w:ind w:hanging="480"/>
            <w:divId w:val="725372024"/>
            <w:rPr>
              <w:rFonts w:ascii="Arial" w:eastAsia="Times New Roman" w:hAnsi="Arial" w:cs="Arial"/>
              <w:sz w:val="20"/>
              <w:szCs w:val="20"/>
            </w:rPr>
          </w:pPr>
          <w:proofErr w:type="spellStart"/>
          <w:r w:rsidRPr="00F30358">
            <w:rPr>
              <w:rFonts w:ascii="Arial" w:eastAsia="Times New Roman" w:hAnsi="Arial" w:cs="Arial"/>
              <w:sz w:val="20"/>
              <w:szCs w:val="20"/>
            </w:rPr>
            <w:t>Bairey</w:t>
          </w:r>
          <w:proofErr w:type="spellEnd"/>
          <w:r w:rsidRPr="00F30358">
            <w:rPr>
              <w:rFonts w:ascii="Arial" w:eastAsia="Times New Roman" w:hAnsi="Arial" w:cs="Arial"/>
              <w:sz w:val="20"/>
              <w:szCs w:val="20"/>
            </w:rPr>
            <w:t xml:space="preserve">, E., </w:t>
          </w:r>
          <w:proofErr w:type="spellStart"/>
          <w:r w:rsidRPr="00F30358">
            <w:rPr>
              <w:rFonts w:ascii="Arial" w:eastAsia="Times New Roman" w:hAnsi="Arial" w:cs="Arial"/>
              <w:sz w:val="20"/>
              <w:szCs w:val="20"/>
            </w:rPr>
            <w:t>Kelsic</w:t>
          </w:r>
          <w:proofErr w:type="spellEnd"/>
          <w:r w:rsidRPr="00F30358">
            <w:rPr>
              <w:rFonts w:ascii="Arial" w:eastAsia="Times New Roman" w:hAnsi="Arial" w:cs="Arial"/>
              <w:sz w:val="20"/>
              <w:szCs w:val="20"/>
            </w:rPr>
            <w:t xml:space="preserve">, E. D., &amp; </w:t>
          </w:r>
          <w:proofErr w:type="spellStart"/>
          <w:r w:rsidRPr="00F30358">
            <w:rPr>
              <w:rFonts w:ascii="Arial" w:eastAsia="Times New Roman" w:hAnsi="Arial" w:cs="Arial"/>
              <w:sz w:val="20"/>
              <w:szCs w:val="20"/>
            </w:rPr>
            <w:t>Kishony</w:t>
          </w:r>
          <w:proofErr w:type="spellEnd"/>
          <w:r w:rsidRPr="00F30358">
            <w:rPr>
              <w:rFonts w:ascii="Arial" w:eastAsia="Times New Roman" w:hAnsi="Arial" w:cs="Arial"/>
              <w:sz w:val="20"/>
              <w:szCs w:val="20"/>
            </w:rPr>
            <w:t xml:space="preserve">, R. (2016). High-order species interactions shape ecosystem diversity. </w:t>
          </w:r>
          <w:r w:rsidRPr="00F30358">
            <w:rPr>
              <w:rFonts w:ascii="Arial" w:eastAsia="Times New Roman" w:hAnsi="Arial" w:cs="Arial"/>
              <w:i/>
              <w:iCs/>
              <w:sz w:val="20"/>
              <w:szCs w:val="20"/>
            </w:rPr>
            <w:t>Nature Communications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7</w:t>
          </w:r>
          <w:r w:rsidRPr="00F30358">
            <w:rPr>
              <w:rFonts w:ascii="Arial" w:eastAsia="Times New Roman" w:hAnsi="Arial" w:cs="Arial"/>
              <w:sz w:val="20"/>
              <w:szCs w:val="20"/>
            </w:rPr>
            <w:t>. https://doi.org/10.1038/ncomms12285</w:t>
          </w:r>
        </w:p>
        <w:p w14:paraId="40ADFBFE" w14:textId="77777777" w:rsidR="00F30358" w:rsidRPr="00F30358" w:rsidRDefault="00F30358" w:rsidP="005413E0">
          <w:pPr>
            <w:widowControl w:val="0"/>
            <w:autoSpaceDE w:val="0"/>
            <w:autoSpaceDN w:val="0"/>
            <w:ind w:hanging="480"/>
            <w:divId w:val="602956922"/>
            <w:rPr>
              <w:rFonts w:ascii="Arial" w:eastAsia="Times New Roman" w:hAnsi="Arial" w:cs="Arial"/>
              <w:sz w:val="20"/>
              <w:szCs w:val="20"/>
            </w:rPr>
          </w:pPr>
          <w:proofErr w:type="spellStart"/>
          <w:r w:rsidRPr="00F30358">
            <w:rPr>
              <w:rFonts w:ascii="Arial" w:eastAsia="Times New Roman" w:hAnsi="Arial" w:cs="Arial"/>
              <w:sz w:val="20"/>
              <w:szCs w:val="20"/>
            </w:rPr>
            <w:t>Barabás</w:t>
          </w:r>
          <w:proofErr w:type="spellEnd"/>
          <w:r w:rsidRPr="00F30358">
            <w:rPr>
              <w:rFonts w:ascii="Arial" w:eastAsia="Times New Roman" w:hAnsi="Arial" w:cs="Arial"/>
              <w:sz w:val="20"/>
              <w:szCs w:val="20"/>
            </w:rPr>
            <w:t xml:space="preserve">, G., &amp; </w:t>
          </w:r>
          <w:proofErr w:type="spellStart"/>
          <w:r w:rsidRPr="00F30358">
            <w:rPr>
              <w:rFonts w:ascii="Arial" w:eastAsia="Times New Roman" w:hAnsi="Arial" w:cs="Arial"/>
              <w:sz w:val="20"/>
              <w:szCs w:val="20"/>
            </w:rPr>
            <w:t>D’Andrea</w:t>
          </w:r>
          <w:proofErr w:type="spellEnd"/>
          <w:r w:rsidRPr="00F30358">
            <w:rPr>
              <w:rFonts w:ascii="Arial" w:eastAsia="Times New Roman" w:hAnsi="Arial" w:cs="Arial"/>
              <w:sz w:val="20"/>
              <w:szCs w:val="20"/>
            </w:rPr>
            <w:t xml:space="preserve">, R. (2016). The effect of intraspecific variation and heritability on community pattern and robustness. </w:t>
          </w:r>
          <w:r w:rsidRPr="00F30358">
            <w:rPr>
              <w:rFonts w:ascii="Arial" w:eastAsia="Times New Roman" w:hAnsi="Arial" w:cs="Arial"/>
              <w:i/>
              <w:iCs/>
              <w:sz w:val="20"/>
              <w:szCs w:val="20"/>
            </w:rPr>
            <w:t>Ecology Letters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19</w:t>
          </w:r>
          <w:r w:rsidRPr="00F30358">
            <w:rPr>
              <w:rFonts w:ascii="Arial" w:eastAsia="Times New Roman" w:hAnsi="Arial" w:cs="Arial"/>
              <w:sz w:val="20"/>
              <w:szCs w:val="20"/>
            </w:rPr>
            <w:t>(8), 977–986. https://doi.org/https://doi.org/10.1111/ele.12636</w:t>
          </w:r>
        </w:p>
        <w:p w14:paraId="6DA922DA" w14:textId="77777777" w:rsidR="00F30358" w:rsidRPr="00F30358" w:rsidRDefault="00F30358" w:rsidP="005413E0">
          <w:pPr>
            <w:widowControl w:val="0"/>
            <w:autoSpaceDE w:val="0"/>
            <w:autoSpaceDN w:val="0"/>
            <w:ind w:hanging="480"/>
            <w:divId w:val="1176504278"/>
            <w:rPr>
              <w:rFonts w:ascii="Arial" w:eastAsia="Times New Roman" w:hAnsi="Arial" w:cs="Arial"/>
              <w:sz w:val="20"/>
              <w:szCs w:val="20"/>
            </w:rPr>
          </w:pPr>
          <w:proofErr w:type="spellStart"/>
          <w:r w:rsidRPr="00F30358">
            <w:rPr>
              <w:rFonts w:ascii="Arial" w:eastAsia="Times New Roman" w:hAnsi="Arial" w:cs="Arial"/>
              <w:sz w:val="20"/>
              <w:szCs w:val="20"/>
            </w:rPr>
            <w:t>Barbier</w:t>
          </w:r>
          <w:proofErr w:type="spellEnd"/>
          <w:r w:rsidRPr="00F30358">
            <w:rPr>
              <w:rFonts w:ascii="Arial" w:eastAsia="Times New Roman" w:hAnsi="Arial" w:cs="Arial"/>
              <w:sz w:val="20"/>
              <w:szCs w:val="20"/>
            </w:rPr>
            <w:t xml:space="preserve">, M., </w:t>
          </w:r>
          <w:proofErr w:type="spellStart"/>
          <w:r w:rsidRPr="00F30358">
            <w:rPr>
              <w:rFonts w:ascii="Arial" w:eastAsia="Times New Roman" w:hAnsi="Arial" w:cs="Arial"/>
              <w:sz w:val="20"/>
              <w:szCs w:val="20"/>
            </w:rPr>
            <w:t>Arnoldi</w:t>
          </w:r>
          <w:proofErr w:type="spellEnd"/>
          <w:r w:rsidRPr="00F30358">
            <w:rPr>
              <w:rFonts w:ascii="Arial" w:eastAsia="Times New Roman" w:hAnsi="Arial" w:cs="Arial"/>
              <w:sz w:val="20"/>
              <w:szCs w:val="20"/>
            </w:rPr>
            <w:t xml:space="preserve">, J. F., Bunin, G., &amp; </w:t>
          </w:r>
          <w:proofErr w:type="spellStart"/>
          <w:r w:rsidRPr="00F30358">
            <w:rPr>
              <w:rFonts w:ascii="Arial" w:eastAsia="Times New Roman" w:hAnsi="Arial" w:cs="Arial"/>
              <w:sz w:val="20"/>
              <w:szCs w:val="20"/>
            </w:rPr>
            <w:t>Loreau</w:t>
          </w:r>
          <w:proofErr w:type="spellEnd"/>
          <w:r w:rsidRPr="00F30358">
            <w:rPr>
              <w:rFonts w:ascii="Arial" w:eastAsia="Times New Roman" w:hAnsi="Arial" w:cs="Arial"/>
              <w:sz w:val="20"/>
              <w:szCs w:val="20"/>
            </w:rPr>
            <w:t xml:space="preserve">, M. (2018). Generic assembly patterns in complex ecological communities. </w:t>
          </w:r>
          <w:r w:rsidRPr="00F30358">
            <w:rPr>
              <w:rFonts w:ascii="Arial" w:eastAsia="Times New Roman" w:hAnsi="Arial" w:cs="Arial"/>
              <w:i/>
              <w:iCs/>
              <w:sz w:val="20"/>
              <w:szCs w:val="20"/>
            </w:rPr>
            <w:t>Proceedings of the National Academy of Sciences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115</w:t>
          </w:r>
          <w:r w:rsidRPr="00F30358">
            <w:rPr>
              <w:rFonts w:ascii="Arial" w:eastAsia="Times New Roman" w:hAnsi="Arial" w:cs="Arial"/>
              <w:sz w:val="20"/>
              <w:szCs w:val="20"/>
            </w:rPr>
            <w:t>(9), 2156–2161. https://doi.org/10.1073/pnas.1710352115</w:t>
          </w:r>
        </w:p>
        <w:p w14:paraId="0CAAEE66" w14:textId="77777777" w:rsidR="00F30358" w:rsidRPr="00F30358" w:rsidRDefault="00F30358" w:rsidP="005413E0">
          <w:pPr>
            <w:widowControl w:val="0"/>
            <w:autoSpaceDE w:val="0"/>
            <w:autoSpaceDN w:val="0"/>
            <w:ind w:hanging="480"/>
            <w:divId w:val="679813689"/>
            <w:rPr>
              <w:rFonts w:ascii="Arial" w:eastAsia="Times New Roman" w:hAnsi="Arial" w:cs="Arial"/>
              <w:sz w:val="20"/>
              <w:szCs w:val="20"/>
            </w:rPr>
          </w:pPr>
          <w:r w:rsidRPr="00F30358">
            <w:rPr>
              <w:rFonts w:ascii="Arial" w:eastAsia="Times New Roman" w:hAnsi="Arial" w:cs="Arial"/>
              <w:sz w:val="20"/>
              <w:szCs w:val="20"/>
            </w:rPr>
            <w:t xml:space="preserve">Berg, M. P., &amp; </w:t>
          </w:r>
          <w:proofErr w:type="spellStart"/>
          <w:r w:rsidRPr="00F30358">
            <w:rPr>
              <w:rFonts w:ascii="Arial" w:eastAsia="Times New Roman" w:hAnsi="Arial" w:cs="Arial"/>
              <w:sz w:val="20"/>
              <w:szCs w:val="20"/>
            </w:rPr>
            <w:t>Ellers</w:t>
          </w:r>
          <w:proofErr w:type="spellEnd"/>
          <w:r w:rsidRPr="00F30358">
            <w:rPr>
              <w:rFonts w:ascii="Arial" w:eastAsia="Times New Roman" w:hAnsi="Arial" w:cs="Arial"/>
              <w:sz w:val="20"/>
              <w:szCs w:val="20"/>
            </w:rPr>
            <w:t xml:space="preserve">, J. (2010). Trait plasticity in species interactions: a driving force of community dynamics. </w:t>
          </w:r>
          <w:r w:rsidRPr="00F30358">
            <w:rPr>
              <w:rFonts w:ascii="Arial" w:eastAsia="Times New Roman" w:hAnsi="Arial" w:cs="Arial"/>
              <w:i/>
              <w:iCs/>
              <w:sz w:val="20"/>
              <w:szCs w:val="20"/>
            </w:rPr>
            <w:t>Evolutionary 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24</w:t>
          </w:r>
          <w:r w:rsidRPr="00F30358">
            <w:rPr>
              <w:rFonts w:ascii="Arial" w:eastAsia="Times New Roman" w:hAnsi="Arial" w:cs="Arial"/>
              <w:sz w:val="20"/>
              <w:szCs w:val="20"/>
            </w:rPr>
            <w:t>(3), 617–629. https://doi.org/10.1007/s10682-009-9347-8</w:t>
          </w:r>
        </w:p>
        <w:p w14:paraId="1488736F" w14:textId="77777777" w:rsidR="00F30358" w:rsidRPr="00F30358" w:rsidRDefault="00F30358" w:rsidP="005413E0">
          <w:pPr>
            <w:widowControl w:val="0"/>
            <w:autoSpaceDE w:val="0"/>
            <w:autoSpaceDN w:val="0"/>
            <w:ind w:hanging="480"/>
            <w:divId w:val="1899592090"/>
            <w:rPr>
              <w:rFonts w:ascii="Arial" w:eastAsia="Times New Roman" w:hAnsi="Arial" w:cs="Arial"/>
              <w:sz w:val="20"/>
              <w:szCs w:val="20"/>
            </w:rPr>
          </w:pPr>
          <w:proofErr w:type="spellStart"/>
          <w:r w:rsidRPr="00F30358">
            <w:rPr>
              <w:rFonts w:ascii="Arial" w:eastAsia="Times New Roman" w:hAnsi="Arial" w:cs="Arial"/>
              <w:sz w:val="20"/>
              <w:szCs w:val="20"/>
            </w:rPr>
            <w:t>Bolnick</w:t>
          </w:r>
          <w:proofErr w:type="spellEnd"/>
          <w:r w:rsidRPr="00F30358">
            <w:rPr>
              <w:rFonts w:ascii="Arial" w:eastAsia="Times New Roman" w:hAnsi="Arial" w:cs="Arial"/>
              <w:sz w:val="20"/>
              <w:szCs w:val="20"/>
            </w:rPr>
            <w:t xml:space="preserve">, D. I., </w:t>
          </w:r>
          <w:proofErr w:type="spellStart"/>
          <w:r w:rsidRPr="00F30358">
            <w:rPr>
              <w:rFonts w:ascii="Arial" w:eastAsia="Times New Roman" w:hAnsi="Arial" w:cs="Arial"/>
              <w:sz w:val="20"/>
              <w:szCs w:val="20"/>
            </w:rPr>
            <w:t>Amarasekare</w:t>
          </w:r>
          <w:proofErr w:type="spellEnd"/>
          <w:r w:rsidRPr="00F30358">
            <w:rPr>
              <w:rFonts w:ascii="Arial" w:eastAsia="Times New Roman" w:hAnsi="Arial" w:cs="Arial"/>
              <w:sz w:val="20"/>
              <w:szCs w:val="20"/>
            </w:rPr>
            <w:t xml:space="preserve">, P., Araújo, M. S., </w:t>
          </w:r>
          <w:proofErr w:type="spellStart"/>
          <w:r w:rsidRPr="00F30358">
            <w:rPr>
              <w:rFonts w:ascii="Arial" w:eastAsia="Times New Roman" w:hAnsi="Arial" w:cs="Arial"/>
              <w:sz w:val="20"/>
              <w:szCs w:val="20"/>
            </w:rPr>
            <w:t>Bürger</w:t>
          </w:r>
          <w:proofErr w:type="spellEnd"/>
          <w:r w:rsidRPr="00F30358">
            <w:rPr>
              <w:rFonts w:ascii="Arial" w:eastAsia="Times New Roman" w:hAnsi="Arial" w:cs="Arial"/>
              <w:sz w:val="20"/>
              <w:szCs w:val="20"/>
            </w:rPr>
            <w:t xml:space="preserve">, R., Levine, J. M., Novak, M., Rudolf, V. H. W., Schreiber, S. J., Urban, M. C., &amp; </w:t>
          </w:r>
          <w:proofErr w:type="spellStart"/>
          <w:r w:rsidRPr="00F30358">
            <w:rPr>
              <w:rFonts w:ascii="Arial" w:eastAsia="Times New Roman" w:hAnsi="Arial" w:cs="Arial"/>
              <w:sz w:val="20"/>
              <w:szCs w:val="20"/>
            </w:rPr>
            <w:t>Vasseur</w:t>
          </w:r>
          <w:proofErr w:type="spellEnd"/>
          <w:r w:rsidRPr="00F30358">
            <w:rPr>
              <w:rFonts w:ascii="Arial" w:eastAsia="Times New Roman" w:hAnsi="Arial" w:cs="Arial"/>
              <w:sz w:val="20"/>
              <w:szCs w:val="20"/>
            </w:rPr>
            <w:t xml:space="preserve">, D. A. (2011). Why intraspecific trait variation matters in community ecology. </w:t>
          </w:r>
          <w:r w:rsidRPr="00F30358">
            <w:rPr>
              <w:rFonts w:ascii="Arial" w:eastAsia="Times New Roman" w:hAnsi="Arial" w:cs="Arial"/>
              <w:i/>
              <w:iCs/>
              <w:sz w:val="20"/>
              <w:szCs w:val="20"/>
            </w:rPr>
            <w:t>Trends in Ecology &amp; Evolution</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26</w:t>
          </w:r>
          <w:r w:rsidRPr="00F30358">
            <w:rPr>
              <w:rFonts w:ascii="Arial" w:eastAsia="Times New Roman" w:hAnsi="Arial" w:cs="Arial"/>
              <w:sz w:val="20"/>
              <w:szCs w:val="20"/>
            </w:rPr>
            <w:t>(4), 183–192. https://doi.org/https://doi.org/10.1016/j.tree.2011.01.009</w:t>
          </w:r>
        </w:p>
        <w:p w14:paraId="51C11B87" w14:textId="36B3B7B4" w:rsidR="00F30358" w:rsidRPr="00F30358" w:rsidRDefault="00F30358" w:rsidP="005413E0">
          <w:pPr>
            <w:widowControl w:val="0"/>
            <w:autoSpaceDE w:val="0"/>
            <w:autoSpaceDN w:val="0"/>
            <w:ind w:hanging="480"/>
            <w:divId w:val="1073116779"/>
            <w:rPr>
              <w:rFonts w:ascii="Arial" w:eastAsia="Times New Roman" w:hAnsi="Arial" w:cs="Arial"/>
              <w:sz w:val="20"/>
              <w:szCs w:val="20"/>
            </w:rPr>
          </w:pPr>
          <w:r w:rsidRPr="00F30358">
            <w:rPr>
              <w:rFonts w:ascii="Arial" w:eastAsia="Times New Roman" w:hAnsi="Arial" w:cs="Arial"/>
              <w:sz w:val="20"/>
              <w:szCs w:val="20"/>
            </w:rPr>
            <w:t xml:space="preserve">Callaway, R. M., </w:t>
          </w:r>
          <w:proofErr w:type="spellStart"/>
          <w:r w:rsidRPr="00F30358">
            <w:rPr>
              <w:rFonts w:ascii="Arial" w:eastAsia="Times New Roman" w:hAnsi="Arial" w:cs="Arial"/>
              <w:sz w:val="20"/>
              <w:szCs w:val="20"/>
            </w:rPr>
            <w:t>Pennings</w:t>
          </w:r>
          <w:proofErr w:type="spellEnd"/>
          <w:r w:rsidRPr="00F30358">
            <w:rPr>
              <w:rFonts w:ascii="Arial" w:eastAsia="Times New Roman" w:hAnsi="Arial" w:cs="Arial"/>
              <w:sz w:val="20"/>
              <w:szCs w:val="20"/>
            </w:rPr>
            <w:t xml:space="preserve">, S. C., &amp; Richards, C. L. (2003). Phenotypic plasticity and interactions among plants. </w:t>
          </w:r>
          <w:r w:rsidRPr="00F30358">
            <w:rPr>
              <w:rFonts w:ascii="Arial" w:eastAsia="Times New Roman" w:hAnsi="Arial" w:cs="Arial"/>
              <w:i/>
              <w:iCs/>
              <w:sz w:val="20"/>
              <w:szCs w:val="20"/>
            </w:rPr>
            <w:t>Ecology</w:t>
          </w:r>
          <w:r w:rsidR="00A10A12">
            <w:rPr>
              <w:rFonts w:ascii="Arial" w:eastAsia="Times New Roman" w:hAnsi="Arial" w:cs="Arial"/>
              <w:i/>
              <w:iCs/>
              <w:sz w:val="20"/>
              <w:szCs w:val="20"/>
            </w:rPr>
            <w:t>,</w:t>
          </w:r>
          <w:r w:rsidRPr="00F30358">
            <w:rPr>
              <w:rFonts w:ascii="Arial" w:eastAsia="Times New Roman" w:hAnsi="Arial" w:cs="Arial"/>
              <w:sz w:val="20"/>
              <w:szCs w:val="20"/>
            </w:rPr>
            <w:t xml:space="preserve"> 84</w:t>
          </w:r>
          <w:r w:rsidR="00A10A12">
            <w:rPr>
              <w:rFonts w:ascii="Arial" w:eastAsia="Times New Roman" w:hAnsi="Arial" w:cs="Arial"/>
              <w:sz w:val="20"/>
              <w:szCs w:val="20"/>
            </w:rPr>
            <w:t>(</w:t>
          </w:r>
          <w:r w:rsidRPr="00F30358">
            <w:rPr>
              <w:rFonts w:ascii="Arial" w:eastAsia="Times New Roman" w:hAnsi="Arial" w:cs="Arial"/>
              <w:sz w:val="20"/>
              <w:szCs w:val="20"/>
            </w:rPr>
            <w:t>5</w:t>
          </w:r>
          <w:r w:rsidR="00A10A12">
            <w:rPr>
              <w:rFonts w:ascii="Arial" w:eastAsia="Times New Roman" w:hAnsi="Arial" w:cs="Arial"/>
              <w:sz w:val="20"/>
              <w:szCs w:val="20"/>
            </w:rPr>
            <w:t>)</w:t>
          </w:r>
          <w:r w:rsidRPr="00F30358">
            <w:rPr>
              <w:rFonts w:ascii="Arial" w:eastAsia="Times New Roman" w:hAnsi="Arial" w:cs="Arial"/>
              <w:sz w:val="20"/>
              <w:szCs w:val="20"/>
            </w:rPr>
            <w:t xml:space="preserve">, 1115–1128. </w:t>
          </w:r>
          <w:r w:rsidR="00362696" w:rsidRPr="00362696">
            <w:rPr>
              <w:rFonts w:ascii="Arial" w:eastAsia="Times New Roman" w:hAnsi="Arial" w:cs="Arial"/>
              <w:sz w:val="20"/>
              <w:szCs w:val="20"/>
            </w:rPr>
            <w:t>https://doi.org/10.1890/0012-9658(2003)084[</w:t>
          </w:r>
          <w:proofErr w:type="gramStart"/>
          <w:r w:rsidR="00362696" w:rsidRPr="00362696">
            <w:rPr>
              <w:rFonts w:ascii="Arial" w:eastAsia="Times New Roman" w:hAnsi="Arial" w:cs="Arial"/>
              <w:sz w:val="20"/>
              <w:szCs w:val="20"/>
            </w:rPr>
            <w:t>1115:PPAIAP</w:t>
          </w:r>
          <w:proofErr w:type="gramEnd"/>
          <w:r w:rsidR="00362696" w:rsidRPr="00362696">
            <w:rPr>
              <w:rFonts w:ascii="Arial" w:eastAsia="Times New Roman" w:hAnsi="Arial" w:cs="Arial"/>
              <w:sz w:val="20"/>
              <w:szCs w:val="20"/>
            </w:rPr>
            <w:t>]2.0.CO;2</w:t>
          </w:r>
        </w:p>
        <w:p w14:paraId="7849D857" w14:textId="77777777" w:rsidR="00F30358" w:rsidRPr="00F30358" w:rsidRDefault="00F30358" w:rsidP="005413E0">
          <w:pPr>
            <w:widowControl w:val="0"/>
            <w:autoSpaceDE w:val="0"/>
            <w:autoSpaceDN w:val="0"/>
            <w:ind w:hanging="480"/>
            <w:divId w:val="352654777"/>
            <w:rPr>
              <w:rFonts w:ascii="Arial" w:eastAsia="Times New Roman" w:hAnsi="Arial" w:cs="Arial"/>
              <w:sz w:val="20"/>
              <w:szCs w:val="20"/>
            </w:rPr>
          </w:pPr>
          <w:r w:rsidRPr="00F30358">
            <w:rPr>
              <w:rFonts w:ascii="Arial" w:eastAsia="Times New Roman" w:hAnsi="Arial" w:cs="Arial"/>
              <w:sz w:val="20"/>
              <w:szCs w:val="20"/>
            </w:rPr>
            <w:t xml:space="preserve">Chase, J. M., &amp; Leibold, M. A. (2003). </w:t>
          </w:r>
          <w:r w:rsidRPr="00F30358">
            <w:rPr>
              <w:rFonts w:ascii="Arial" w:eastAsia="Times New Roman" w:hAnsi="Arial" w:cs="Arial"/>
              <w:i/>
              <w:iCs/>
              <w:sz w:val="20"/>
              <w:szCs w:val="20"/>
            </w:rPr>
            <w:t>Ecological Niches: Linking Classical and Contemporary Approaches</w:t>
          </w:r>
          <w:r w:rsidRPr="00F30358">
            <w:rPr>
              <w:rFonts w:ascii="Arial" w:eastAsia="Times New Roman" w:hAnsi="Arial" w:cs="Arial"/>
              <w:sz w:val="20"/>
              <w:szCs w:val="20"/>
            </w:rPr>
            <w:t>. University of Chicago Press. https://books.google.com/books?id=Ssmcl_ubQUQC</w:t>
          </w:r>
        </w:p>
        <w:p w14:paraId="43FD7AB1" w14:textId="5D6CA38C" w:rsidR="00F30358" w:rsidRPr="00F30358" w:rsidRDefault="00F30358" w:rsidP="005413E0">
          <w:pPr>
            <w:widowControl w:val="0"/>
            <w:autoSpaceDE w:val="0"/>
            <w:autoSpaceDN w:val="0"/>
            <w:ind w:hanging="480"/>
            <w:divId w:val="1763913842"/>
            <w:rPr>
              <w:rFonts w:ascii="Arial" w:eastAsia="Times New Roman" w:hAnsi="Arial" w:cs="Arial"/>
              <w:sz w:val="20"/>
              <w:szCs w:val="20"/>
            </w:rPr>
          </w:pPr>
          <w:r w:rsidRPr="00F30358">
            <w:rPr>
              <w:rFonts w:ascii="Arial" w:eastAsia="Times New Roman" w:hAnsi="Arial" w:cs="Arial"/>
              <w:sz w:val="20"/>
              <w:szCs w:val="20"/>
            </w:rPr>
            <w:t xml:space="preserve">Chen, X., Sun, J., Wang, M., </w:t>
          </w:r>
          <w:proofErr w:type="spellStart"/>
          <w:r w:rsidRPr="00F30358">
            <w:rPr>
              <w:rFonts w:ascii="Arial" w:eastAsia="Times New Roman" w:hAnsi="Arial" w:cs="Arial"/>
              <w:sz w:val="20"/>
              <w:szCs w:val="20"/>
            </w:rPr>
            <w:t>Lyu</w:t>
          </w:r>
          <w:proofErr w:type="spellEnd"/>
          <w:r w:rsidRPr="00F30358">
            <w:rPr>
              <w:rFonts w:ascii="Arial" w:eastAsia="Times New Roman" w:hAnsi="Arial" w:cs="Arial"/>
              <w:sz w:val="20"/>
              <w:szCs w:val="20"/>
            </w:rPr>
            <w:t xml:space="preserve">, M., </w:t>
          </w:r>
          <w:proofErr w:type="spellStart"/>
          <w:r w:rsidRPr="00F30358">
            <w:rPr>
              <w:rFonts w:ascii="Arial" w:eastAsia="Times New Roman" w:hAnsi="Arial" w:cs="Arial"/>
              <w:sz w:val="20"/>
              <w:szCs w:val="20"/>
            </w:rPr>
            <w:t>Niklas</w:t>
          </w:r>
          <w:proofErr w:type="spellEnd"/>
          <w:r w:rsidRPr="00F30358">
            <w:rPr>
              <w:rFonts w:ascii="Arial" w:eastAsia="Times New Roman" w:hAnsi="Arial" w:cs="Arial"/>
              <w:sz w:val="20"/>
              <w:szCs w:val="20"/>
            </w:rPr>
            <w:t xml:space="preserve">, K. J., </w:t>
          </w:r>
          <w:proofErr w:type="spellStart"/>
          <w:r w:rsidRPr="00F30358">
            <w:rPr>
              <w:rFonts w:ascii="Arial" w:eastAsia="Times New Roman" w:hAnsi="Arial" w:cs="Arial"/>
              <w:sz w:val="20"/>
              <w:szCs w:val="20"/>
            </w:rPr>
            <w:t>Michaletz</w:t>
          </w:r>
          <w:proofErr w:type="spellEnd"/>
          <w:r w:rsidRPr="00F30358">
            <w:rPr>
              <w:rFonts w:ascii="Arial" w:eastAsia="Times New Roman" w:hAnsi="Arial" w:cs="Arial"/>
              <w:sz w:val="20"/>
              <w:szCs w:val="20"/>
            </w:rPr>
            <w:t xml:space="preserve">, S. T., Zhong, Q., &amp; Cheng, D. (2020). The leaf economics spectrum constrains phenotypic plasticity across a light gradient. </w:t>
          </w:r>
          <w:r w:rsidRPr="00F30358">
            <w:rPr>
              <w:rFonts w:ascii="Arial" w:eastAsia="Times New Roman" w:hAnsi="Arial" w:cs="Arial"/>
              <w:i/>
              <w:iCs/>
              <w:sz w:val="20"/>
              <w:szCs w:val="20"/>
            </w:rPr>
            <w:t>Frontiers in Plant Science</w:t>
          </w:r>
          <w:r w:rsidR="00AF6863">
            <w:rPr>
              <w:rFonts w:ascii="Arial" w:eastAsia="Times New Roman" w:hAnsi="Arial" w:cs="Arial"/>
              <w:i/>
              <w:iCs/>
              <w:sz w:val="20"/>
              <w:szCs w:val="20"/>
            </w:rPr>
            <w:t>,</w:t>
          </w:r>
          <w:r w:rsidRPr="00F30358">
            <w:rPr>
              <w:rFonts w:ascii="Arial" w:eastAsia="Times New Roman" w:hAnsi="Arial" w:cs="Arial"/>
              <w:sz w:val="20"/>
              <w:szCs w:val="20"/>
            </w:rPr>
            <w:t xml:space="preserve"> 11, 735. https://www.frontiersin.org/article/10.3389/fpls.2020.00735</w:t>
          </w:r>
        </w:p>
        <w:p w14:paraId="6E58A028" w14:textId="77777777" w:rsidR="00F30358" w:rsidRPr="00F30358" w:rsidRDefault="00F30358" w:rsidP="005413E0">
          <w:pPr>
            <w:widowControl w:val="0"/>
            <w:autoSpaceDE w:val="0"/>
            <w:autoSpaceDN w:val="0"/>
            <w:ind w:hanging="480"/>
            <w:divId w:val="715936097"/>
            <w:rPr>
              <w:rFonts w:ascii="Arial" w:eastAsia="Times New Roman" w:hAnsi="Arial" w:cs="Arial"/>
              <w:sz w:val="20"/>
              <w:szCs w:val="20"/>
            </w:rPr>
          </w:pPr>
          <w:proofErr w:type="spellStart"/>
          <w:r w:rsidRPr="00F30358">
            <w:rPr>
              <w:rFonts w:ascii="Arial" w:eastAsia="Times New Roman" w:hAnsi="Arial" w:cs="Arial"/>
              <w:sz w:val="20"/>
              <w:szCs w:val="20"/>
            </w:rPr>
            <w:t>Clatworthy</w:t>
          </w:r>
          <w:proofErr w:type="spellEnd"/>
          <w:r w:rsidRPr="00F30358">
            <w:rPr>
              <w:rFonts w:ascii="Arial" w:eastAsia="Times New Roman" w:hAnsi="Arial" w:cs="Arial"/>
              <w:sz w:val="20"/>
              <w:szCs w:val="20"/>
            </w:rPr>
            <w:t xml:space="preserve">, J. N., &amp; Harper, J. L. (1962). The comparative biology of closely related species living in the same area: V. Inter- and intraspecific interference within cultures of </w:t>
          </w:r>
          <w:proofErr w:type="spellStart"/>
          <w:r w:rsidRPr="00F30358">
            <w:rPr>
              <w:rFonts w:ascii="Arial" w:eastAsia="Times New Roman" w:hAnsi="Arial" w:cs="Arial"/>
              <w:sz w:val="20"/>
              <w:szCs w:val="20"/>
            </w:rPr>
            <w:t>Lemna</w:t>
          </w:r>
          <w:proofErr w:type="spellEnd"/>
          <w:r w:rsidRPr="00F30358">
            <w:rPr>
              <w:rFonts w:ascii="Arial" w:eastAsia="Times New Roman" w:hAnsi="Arial" w:cs="Arial"/>
              <w:sz w:val="20"/>
              <w:szCs w:val="20"/>
            </w:rPr>
            <w:t xml:space="preserve"> spp. and Salvinia </w:t>
          </w:r>
          <w:proofErr w:type="spellStart"/>
          <w:r w:rsidRPr="00F30358">
            <w:rPr>
              <w:rFonts w:ascii="Arial" w:eastAsia="Times New Roman" w:hAnsi="Arial" w:cs="Arial"/>
              <w:sz w:val="20"/>
              <w:szCs w:val="20"/>
            </w:rPr>
            <w:t>natans</w:t>
          </w:r>
          <w:proofErr w:type="spellEnd"/>
          <w:r w:rsidRPr="00F30358">
            <w:rPr>
              <w:rFonts w:ascii="Arial" w:eastAsia="Times New Roman" w:hAnsi="Arial" w:cs="Arial"/>
              <w:sz w:val="20"/>
              <w:szCs w:val="20"/>
            </w:rPr>
            <w:t xml:space="preserve">. </w:t>
          </w:r>
          <w:r w:rsidRPr="00F30358">
            <w:rPr>
              <w:rFonts w:ascii="Arial" w:eastAsia="Times New Roman" w:hAnsi="Arial" w:cs="Arial"/>
              <w:i/>
              <w:iCs/>
              <w:sz w:val="20"/>
              <w:szCs w:val="20"/>
            </w:rPr>
            <w:t>Journal of Experimental Botany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13</w:t>
          </w:r>
          <w:r w:rsidRPr="00F30358">
            <w:rPr>
              <w:rFonts w:ascii="Arial" w:eastAsia="Times New Roman" w:hAnsi="Arial" w:cs="Arial"/>
              <w:sz w:val="20"/>
              <w:szCs w:val="20"/>
            </w:rPr>
            <w:t>(2), 307–324. https://doi.org/10.1093/jxb/13.2.307</w:t>
          </w:r>
        </w:p>
        <w:p w14:paraId="5904FFC9" w14:textId="77777777" w:rsidR="00F30358" w:rsidRPr="00F30358" w:rsidRDefault="00F30358" w:rsidP="005413E0">
          <w:pPr>
            <w:widowControl w:val="0"/>
            <w:autoSpaceDE w:val="0"/>
            <w:autoSpaceDN w:val="0"/>
            <w:ind w:hanging="480"/>
            <w:divId w:val="547183290"/>
            <w:rPr>
              <w:rFonts w:ascii="Arial" w:eastAsia="Times New Roman" w:hAnsi="Arial" w:cs="Arial"/>
              <w:sz w:val="20"/>
              <w:szCs w:val="20"/>
            </w:rPr>
          </w:pPr>
          <w:r w:rsidRPr="00F30358">
            <w:rPr>
              <w:rFonts w:ascii="Arial" w:eastAsia="Times New Roman" w:hAnsi="Arial" w:cs="Arial"/>
              <w:sz w:val="20"/>
              <w:szCs w:val="20"/>
            </w:rPr>
            <w:t xml:space="preserve">Dale, M. R. T., &amp; Fortin, M.-J. (2021). </w:t>
          </w:r>
          <w:r w:rsidRPr="00F30358">
            <w:rPr>
              <w:rFonts w:ascii="Arial" w:eastAsia="Times New Roman" w:hAnsi="Arial" w:cs="Arial"/>
              <w:i/>
              <w:iCs/>
              <w:sz w:val="20"/>
              <w:szCs w:val="20"/>
            </w:rPr>
            <w:t>Quantitative Analysis of Ecological Networks</w:t>
          </w:r>
          <w:r w:rsidRPr="00F30358">
            <w:rPr>
              <w:rFonts w:ascii="Arial" w:eastAsia="Times New Roman" w:hAnsi="Arial" w:cs="Arial"/>
              <w:sz w:val="20"/>
              <w:szCs w:val="20"/>
            </w:rPr>
            <w:t xml:space="preserve">. </w:t>
          </w:r>
          <w:proofErr w:type="spellStart"/>
          <w:r w:rsidRPr="00F30358">
            <w:rPr>
              <w:rFonts w:ascii="Arial" w:eastAsia="Times New Roman" w:hAnsi="Arial" w:cs="Arial"/>
              <w:sz w:val="20"/>
              <w:szCs w:val="20"/>
            </w:rPr>
            <w:t>Cambrdge</w:t>
          </w:r>
          <w:proofErr w:type="spellEnd"/>
          <w:r w:rsidRPr="00F30358">
            <w:rPr>
              <w:rFonts w:ascii="Arial" w:eastAsia="Times New Roman" w:hAnsi="Arial" w:cs="Arial"/>
              <w:sz w:val="20"/>
              <w:szCs w:val="20"/>
            </w:rPr>
            <w:t xml:space="preserve"> University Press, Cambridge, UK.</w:t>
          </w:r>
        </w:p>
        <w:p w14:paraId="2FD5B988" w14:textId="77777777" w:rsidR="00F30358" w:rsidRPr="00F30358" w:rsidRDefault="00F30358" w:rsidP="005413E0">
          <w:pPr>
            <w:widowControl w:val="0"/>
            <w:autoSpaceDE w:val="0"/>
            <w:autoSpaceDN w:val="0"/>
            <w:ind w:hanging="480"/>
            <w:divId w:val="780533898"/>
            <w:rPr>
              <w:rFonts w:ascii="Arial" w:eastAsia="Times New Roman" w:hAnsi="Arial" w:cs="Arial"/>
              <w:sz w:val="20"/>
              <w:szCs w:val="20"/>
            </w:rPr>
          </w:pPr>
          <w:r w:rsidRPr="00F30358">
            <w:rPr>
              <w:rFonts w:ascii="Arial" w:eastAsia="Times New Roman" w:hAnsi="Arial" w:cs="Arial"/>
              <w:sz w:val="20"/>
              <w:szCs w:val="20"/>
            </w:rPr>
            <w:t xml:space="preserve">Delmas, E., Besson, M., Brice, M.-H., </w:t>
          </w:r>
          <w:proofErr w:type="spellStart"/>
          <w:r w:rsidRPr="00F30358">
            <w:rPr>
              <w:rFonts w:ascii="Arial" w:eastAsia="Times New Roman" w:hAnsi="Arial" w:cs="Arial"/>
              <w:sz w:val="20"/>
              <w:szCs w:val="20"/>
            </w:rPr>
            <w:t>Burkle</w:t>
          </w:r>
          <w:proofErr w:type="spellEnd"/>
          <w:r w:rsidRPr="00F30358">
            <w:rPr>
              <w:rFonts w:ascii="Arial" w:eastAsia="Times New Roman" w:hAnsi="Arial" w:cs="Arial"/>
              <w:sz w:val="20"/>
              <w:szCs w:val="20"/>
            </w:rPr>
            <w:t xml:space="preserve">, L. A., Dalla Riva, G. v, Fortin, M.-J., Gravel, D., </w:t>
          </w:r>
          <w:proofErr w:type="spellStart"/>
          <w:r w:rsidRPr="00F30358">
            <w:rPr>
              <w:rFonts w:ascii="Arial" w:eastAsia="Times New Roman" w:hAnsi="Arial" w:cs="Arial"/>
              <w:sz w:val="20"/>
              <w:szCs w:val="20"/>
            </w:rPr>
            <w:t>Guimarães</w:t>
          </w:r>
          <w:proofErr w:type="spellEnd"/>
          <w:r w:rsidRPr="00F30358">
            <w:rPr>
              <w:rFonts w:ascii="Arial" w:eastAsia="Times New Roman" w:hAnsi="Arial" w:cs="Arial"/>
              <w:sz w:val="20"/>
              <w:szCs w:val="20"/>
            </w:rPr>
            <w:t xml:space="preserve"> Jr., P. R., </w:t>
          </w:r>
          <w:proofErr w:type="spellStart"/>
          <w:r w:rsidRPr="00F30358">
            <w:rPr>
              <w:rFonts w:ascii="Arial" w:eastAsia="Times New Roman" w:hAnsi="Arial" w:cs="Arial"/>
              <w:sz w:val="20"/>
              <w:szCs w:val="20"/>
            </w:rPr>
            <w:t>Hembry</w:t>
          </w:r>
          <w:proofErr w:type="spellEnd"/>
          <w:r w:rsidRPr="00F30358">
            <w:rPr>
              <w:rFonts w:ascii="Arial" w:eastAsia="Times New Roman" w:hAnsi="Arial" w:cs="Arial"/>
              <w:sz w:val="20"/>
              <w:szCs w:val="20"/>
            </w:rPr>
            <w:t xml:space="preserve">, D. H., Newman, E. A., Olesen, J. M., Pires, M. M., Yeakel, J. D., &amp; </w:t>
          </w:r>
          <w:proofErr w:type="spellStart"/>
          <w:r w:rsidRPr="00F30358">
            <w:rPr>
              <w:rFonts w:ascii="Arial" w:eastAsia="Times New Roman" w:hAnsi="Arial" w:cs="Arial"/>
              <w:sz w:val="20"/>
              <w:szCs w:val="20"/>
            </w:rPr>
            <w:t>Poisot</w:t>
          </w:r>
          <w:proofErr w:type="spellEnd"/>
          <w:r w:rsidRPr="00F30358">
            <w:rPr>
              <w:rFonts w:ascii="Arial" w:eastAsia="Times New Roman" w:hAnsi="Arial" w:cs="Arial"/>
              <w:sz w:val="20"/>
              <w:szCs w:val="20"/>
            </w:rPr>
            <w:t xml:space="preserve">, T. (2019). </w:t>
          </w:r>
          <w:proofErr w:type="spellStart"/>
          <w:r w:rsidRPr="00F30358">
            <w:rPr>
              <w:rFonts w:ascii="Arial" w:eastAsia="Times New Roman" w:hAnsi="Arial" w:cs="Arial"/>
              <w:sz w:val="20"/>
              <w:szCs w:val="20"/>
            </w:rPr>
            <w:t>Analysing</w:t>
          </w:r>
          <w:proofErr w:type="spellEnd"/>
          <w:r w:rsidRPr="00F30358">
            <w:rPr>
              <w:rFonts w:ascii="Arial" w:eastAsia="Times New Roman" w:hAnsi="Arial" w:cs="Arial"/>
              <w:sz w:val="20"/>
              <w:szCs w:val="20"/>
            </w:rPr>
            <w:t xml:space="preserve"> ecological networks of species interactions. </w:t>
          </w:r>
          <w:r w:rsidRPr="00F30358">
            <w:rPr>
              <w:rFonts w:ascii="Arial" w:eastAsia="Times New Roman" w:hAnsi="Arial" w:cs="Arial"/>
              <w:i/>
              <w:iCs/>
              <w:sz w:val="20"/>
              <w:szCs w:val="20"/>
            </w:rPr>
            <w:t>Biological Reviews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94</w:t>
          </w:r>
          <w:r w:rsidRPr="00F30358">
            <w:rPr>
              <w:rFonts w:ascii="Arial" w:eastAsia="Times New Roman" w:hAnsi="Arial" w:cs="Arial"/>
              <w:sz w:val="20"/>
              <w:szCs w:val="20"/>
            </w:rPr>
            <w:t>(1), 16–36. https://doi.org/https://doi.org/10.1111/brv.12433</w:t>
          </w:r>
        </w:p>
        <w:p w14:paraId="353B6562" w14:textId="77777777" w:rsidR="00F30358" w:rsidRPr="00F30358" w:rsidRDefault="00F30358" w:rsidP="005413E0">
          <w:pPr>
            <w:widowControl w:val="0"/>
            <w:autoSpaceDE w:val="0"/>
            <w:autoSpaceDN w:val="0"/>
            <w:ind w:hanging="480"/>
            <w:divId w:val="727148565"/>
            <w:rPr>
              <w:rFonts w:ascii="Arial" w:eastAsia="Times New Roman" w:hAnsi="Arial" w:cs="Arial"/>
              <w:sz w:val="20"/>
              <w:szCs w:val="20"/>
            </w:rPr>
          </w:pPr>
          <w:proofErr w:type="spellStart"/>
          <w:r w:rsidRPr="00F30358">
            <w:rPr>
              <w:rFonts w:ascii="Arial" w:eastAsia="Times New Roman" w:hAnsi="Arial" w:cs="Arial"/>
              <w:sz w:val="20"/>
              <w:szCs w:val="20"/>
            </w:rPr>
            <w:t>Dormann</w:t>
          </w:r>
          <w:proofErr w:type="spellEnd"/>
          <w:r w:rsidRPr="00F30358">
            <w:rPr>
              <w:rFonts w:ascii="Arial" w:eastAsia="Times New Roman" w:hAnsi="Arial" w:cs="Arial"/>
              <w:sz w:val="20"/>
              <w:szCs w:val="20"/>
            </w:rPr>
            <w:t xml:space="preserve">, C. F., </w:t>
          </w:r>
          <w:proofErr w:type="spellStart"/>
          <w:r w:rsidRPr="00F30358">
            <w:rPr>
              <w:rFonts w:ascii="Arial" w:eastAsia="Times New Roman" w:hAnsi="Arial" w:cs="Arial"/>
              <w:sz w:val="20"/>
              <w:szCs w:val="20"/>
            </w:rPr>
            <w:t>Fründ</w:t>
          </w:r>
          <w:proofErr w:type="spellEnd"/>
          <w:r w:rsidRPr="00F30358">
            <w:rPr>
              <w:rFonts w:ascii="Arial" w:eastAsia="Times New Roman" w:hAnsi="Arial" w:cs="Arial"/>
              <w:sz w:val="20"/>
              <w:szCs w:val="20"/>
            </w:rPr>
            <w:t xml:space="preserve">, J., &amp; Schaefer, H. M. (2017). Identifying causes of patterns in ecological networks: Opportunities and limitations. </w:t>
          </w:r>
          <w:r w:rsidRPr="00F30358">
            <w:rPr>
              <w:rFonts w:ascii="Arial" w:eastAsia="Times New Roman" w:hAnsi="Arial" w:cs="Arial"/>
              <w:i/>
              <w:iCs/>
              <w:sz w:val="20"/>
              <w:szCs w:val="20"/>
            </w:rPr>
            <w:t>Annual Review of Ecology, Evolution, and Systematics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lastRenderedPageBreak/>
            <w:t>48</w:t>
          </w:r>
          <w:r w:rsidRPr="00F30358">
            <w:rPr>
              <w:rFonts w:ascii="Arial" w:eastAsia="Times New Roman" w:hAnsi="Arial" w:cs="Arial"/>
              <w:sz w:val="20"/>
              <w:szCs w:val="20"/>
            </w:rPr>
            <w:t>(1), 559–584. https://doi.org/10.1146/annurev-ecolsys-110316-022928</w:t>
          </w:r>
        </w:p>
        <w:p w14:paraId="42AD2550" w14:textId="77777777" w:rsidR="00F30358" w:rsidRPr="00F30358" w:rsidRDefault="00F30358" w:rsidP="005413E0">
          <w:pPr>
            <w:widowControl w:val="0"/>
            <w:autoSpaceDE w:val="0"/>
            <w:autoSpaceDN w:val="0"/>
            <w:ind w:hanging="480"/>
            <w:divId w:val="598177521"/>
            <w:rPr>
              <w:rFonts w:ascii="Arial" w:eastAsia="Times New Roman" w:hAnsi="Arial" w:cs="Arial"/>
              <w:sz w:val="20"/>
              <w:szCs w:val="20"/>
            </w:rPr>
          </w:pPr>
          <w:r w:rsidRPr="00F30358">
            <w:rPr>
              <w:rFonts w:ascii="Arial" w:eastAsia="Times New Roman" w:hAnsi="Arial" w:cs="Arial"/>
              <w:sz w:val="20"/>
              <w:szCs w:val="20"/>
            </w:rPr>
            <w:t xml:space="preserve">Downing, A. L., Jackson, C., Plunkett, C., Ackerman Lockhart, J., </w:t>
          </w:r>
          <w:proofErr w:type="spellStart"/>
          <w:r w:rsidRPr="00F30358">
            <w:rPr>
              <w:rFonts w:ascii="Arial" w:eastAsia="Times New Roman" w:hAnsi="Arial" w:cs="Arial"/>
              <w:sz w:val="20"/>
              <w:szCs w:val="20"/>
            </w:rPr>
            <w:t>Schlater</w:t>
          </w:r>
          <w:proofErr w:type="spellEnd"/>
          <w:r w:rsidRPr="00F30358">
            <w:rPr>
              <w:rFonts w:ascii="Arial" w:eastAsia="Times New Roman" w:hAnsi="Arial" w:cs="Arial"/>
              <w:sz w:val="20"/>
              <w:szCs w:val="20"/>
            </w:rPr>
            <w:t xml:space="preserve">, S. M., &amp; Leibold, M. A. (2020). Temporal stability vs. community matrix measures of stability and the role of weak interactions. </w:t>
          </w:r>
          <w:r w:rsidRPr="00F30358">
            <w:rPr>
              <w:rFonts w:ascii="Arial" w:eastAsia="Times New Roman" w:hAnsi="Arial" w:cs="Arial"/>
              <w:i/>
              <w:iCs/>
              <w:sz w:val="20"/>
              <w:szCs w:val="20"/>
            </w:rPr>
            <w:t>Ecology Letters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23</w:t>
          </w:r>
          <w:r w:rsidRPr="00F30358">
            <w:rPr>
              <w:rFonts w:ascii="Arial" w:eastAsia="Times New Roman" w:hAnsi="Arial" w:cs="Arial"/>
              <w:sz w:val="20"/>
              <w:szCs w:val="20"/>
            </w:rPr>
            <w:t>(10), 1468–1478. https://doi.org/https://doi.org/10.1111/ele.13538</w:t>
          </w:r>
        </w:p>
        <w:p w14:paraId="077D3732" w14:textId="77777777" w:rsidR="00F30358" w:rsidRPr="00F30358" w:rsidRDefault="00F30358" w:rsidP="005413E0">
          <w:pPr>
            <w:widowControl w:val="0"/>
            <w:autoSpaceDE w:val="0"/>
            <w:autoSpaceDN w:val="0"/>
            <w:ind w:hanging="480"/>
            <w:divId w:val="664162746"/>
            <w:rPr>
              <w:rFonts w:ascii="Arial" w:eastAsia="Times New Roman" w:hAnsi="Arial" w:cs="Arial"/>
              <w:sz w:val="20"/>
              <w:szCs w:val="20"/>
            </w:rPr>
          </w:pPr>
          <w:r w:rsidRPr="00F30358">
            <w:rPr>
              <w:rFonts w:ascii="Arial" w:eastAsia="Times New Roman" w:hAnsi="Arial" w:cs="Arial"/>
              <w:sz w:val="20"/>
              <w:szCs w:val="20"/>
            </w:rPr>
            <w:t xml:space="preserve">Friedman, J., Higgins, L. M., &amp; Gore, J. (2017). Community structure follows simple assembly rules in microbial microcosms. </w:t>
          </w:r>
          <w:r w:rsidRPr="00F30358">
            <w:rPr>
              <w:rFonts w:ascii="Arial" w:eastAsia="Times New Roman" w:hAnsi="Arial" w:cs="Arial"/>
              <w:i/>
              <w:iCs/>
              <w:sz w:val="20"/>
              <w:szCs w:val="20"/>
            </w:rPr>
            <w:t>Nature Ecology &amp; Evolution</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w:t>
          </w:r>
          <w:r w:rsidRPr="00F30358">
            <w:rPr>
              <w:rFonts w:ascii="Arial" w:eastAsia="Times New Roman" w:hAnsi="Arial" w:cs="Arial"/>
              <w:sz w:val="20"/>
              <w:szCs w:val="20"/>
            </w:rPr>
            <w:t>(5), 109. https://doi.org/10.1038/s41559-017-0109</w:t>
          </w:r>
        </w:p>
        <w:p w14:paraId="69BB376D" w14:textId="77777777" w:rsidR="00F30358" w:rsidRPr="00F30358" w:rsidRDefault="00F30358" w:rsidP="005413E0">
          <w:pPr>
            <w:widowControl w:val="0"/>
            <w:autoSpaceDE w:val="0"/>
            <w:autoSpaceDN w:val="0"/>
            <w:ind w:hanging="480"/>
            <w:divId w:val="1714231369"/>
            <w:rPr>
              <w:rFonts w:ascii="Arial" w:eastAsia="Times New Roman" w:hAnsi="Arial" w:cs="Arial"/>
              <w:sz w:val="20"/>
              <w:szCs w:val="20"/>
            </w:rPr>
          </w:pPr>
          <w:proofErr w:type="spellStart"/>
          <w:r w:rsidRPr="00F30358">
            <w:rPr>
              <w:rFonts w:ascii="Arial" w:eastAsia="Times New Roman" w:hAnsi="Arial" w:cs="Arial"/>
              <w:sz w:val="20"/>
              <w:szCs w:val="20"/>
            </w:rPr>
            <w:t>Fritschie</w:t>
          </w:r>
          <w:proofErr w:type="spellEnd"/>
          <w:r w:rsidRPr="00F30358">
            <w:rPr>
              <w:rFonts w:ascii="Arial" w:eastAsia="Times New Roman" w:hAnsi="Arial" w:cs="Arial"/>
              <w:sz w:val="20"/>
              <w:szCs w:val="20"/>
            </w:rPr>
            <w:t xml:space="preserve">, K. J., Cardinale, B. J., </w:t>
          </w:r>
          <w:proofErr w:type="spellStart"/>
          <w:r w:rsidRPr="00F30358">
            <w:rPr>
              <w:rFonts w:ascii="Arial" w:eastAsia="Times New Roman" w:hAnsi="Arial" w:cs="Arial"/>
              <w:sz w:val="20"/>
              <w:szCs w:val="20"/>
            </w:rPr>
            <w:t>Alexandrou</w:t>
          </w:r>
          <w:proofErr w:type="spellEnd"/>
          <w:r w:rsidRPr="00F30358">
            <w:rPr>
              <w:rFonts w:ascii="Arial" w:eastAsia="Times New Roman" w:hAnsi="Arial" w:cs="Arial"/>
              <w:sz w:val="20"/>
              <w:szCs w:val="20"/>
            </w:rPr>
            <w:t xml:space="preserve">, M. A., &amp; Oakley, T. H. (2014). Evolutionary history and the strength of species interactions: testing the phylogenetic limiting similarity hypothesis. </w:t>
          </w:r>
          <w:r w:rsidRPr="00F30358">
            <w:rPr>
              <w:rFonts w:ascii="Arial" w:eastAsia="Times New Roman" w:hAnsi="Arial" w:cs="Arial"/>
              <w:i/>
              <w:iCs/>
              <w:sz w:val="20"/>
              <w:szCs w:val="20"/>
            </w:rPr>
            <w:t>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95</w:t>
          </w:r>
          <w:r w:rsidRPr="00F30358">
            <w:rPr>
              <w:rFonts w:ascii="Arial" w:eastAsia="Times New Roman" w:hAnsi="Arial" w:cs="Arial"/>
              <w:sz w:val="20"/>
              <w:szCs w:val="20"/>
            </w:rPr>
            <w:t>(5), 1407–1417. https://doi.org/https://doi.org/10.1890/13-0986.1</w:t>
          </w:r>
        </w:p>
        <w:p w14:paraId="4E4A4EA0" w14:textId="77777777" w:rsidR="00F30358" w:rsidRPr="00F30358" w:rsidRDefault="00F30358" w:rsidP="005413E0">
          <w:pPr>
            <w:widowControl w:val="0"/>
            <w:autoSpaceDE w:val="0"/>
            <w:autoSpaceDN w:val="0"/>
            <w:ind w:hanging="480"/>
            <w:divId w:val="1073548319"/>
            <w:rPr>
              <w:rFonts w:ascii="Arial" w:eastAsia="Times New Roman" w:hAnsi="Arial" w:cs="Arial"/>
              <w:sz w:val="20"/>
              <w:szCs w:val="20"/>
            </w:rPr>
          </w:pPr>
          <w:r w:rsidRPr="00F30358">
            <w:rPr>
              <w:rFonts w:ascii="Arial" w:eastAsia="Times New Roman" w:hAnsi="Arial" w:cs="Arial"/>
              <w:sz w:val="20"/>
              <w:szCs w:val="20"/>
            </w:rPr>
            <w:t xml:space="preserve">Funk, J. L., &amp; Cornwell, W. K. (2013). Leaf traits within communities: Context may affect the mapping of traits to function. </w:t>
          </w:r>
          <w:r w:rsidRPr="00F30358">
            <w:rPr>
              <w:rFonts w:ascii="Arial" w:eastAsia="Times New Roman" w:hAnsi="Arial" w:cs="Arial"/>
              <w:i/>
              <w:iCs/>
              <w:sz w:val="20"/>
              <w:szCs w:val="20"/>
            </w:rPr>
            <w:t>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94</w:t>
          </w:r>
          <w:r w:rsidRPr="00F30358">
            <w:rPr>
              <w:rFonts w:ascii="Arial" w:eastAsia="Times New Roman" w:hAnsi="Arial" w:cs="Arial"/>
              <w:sz w:val="20"/>
              <w:szCs w:val="20"/>
            </w:rPr>
            <w:t>(9), 1893–1897. https://doi.org/https://doi.org/10.1890/12-1602.1</w:t>
          </w:r>
        </w:p>
        <w:p w14:paraId="13B73DE6" w14:textId="77777777" w:rsidR="00F30358" w:rsidRPr="00F30358" w:rsidRDefault="00F30358" w:rsidP="005413E0">
          <w:pPr>
            <w:widowControl w:val="0"/>
            <w:autoSpaceDE w:val="0"/>
            <w:autoSpaceDN w:val="0"/>
            <w:ind w:hanging="480"/>
            <w:divId w:val="55864560"/>
            <w:rPr>
              <w:rFonts w:ascii="Arial" w:eastAsia="Times New Roman" w:hAnsi="Arial" w:cs="Arial"/>
              <w:sz w:val="20"/>
              <w:szCs w:val="20"/>
            </w:rPr>
          </w:pPr>
          <w:r w:rsidRPr="00F30358">
            <w:rPr>
              <w:rFonts w:ascii="Arial" w:eastAsia="Times New Roman" w:hAnsi="Arial" w:cs="Arial"/>
              <w:sz w:val="20"/>
              <w:szCs w:val="20"/>
            </w:rPr>
            <w:t>García-</w:t>
          </w:r>
          <w:proofErr w:type="spellStart"/>
          <w:r w:rsidRPr="00F30358">
            <w:rPr>
              <w:rFonts w:ascii="Arial" w:eastAsia="Times New Roman" w:hAnsi="Arial" w:cs="Arial"/>
              <w:sz w:val="20"/>
              <w:szCs w:val="20"/>
            </w:rPr>
            <w:t>Callejas</w:t>
          </w:r>
          <w:proofErr w:type="spellEnd"/>
          <w:r w:rsidRPr="00F30358">
            <w:rPr>
              <w:rFonts w:ascii="Arial" w:eastAsia="Times New Roman" w:hAnsi="Arial" w:cs="Arial"/>
              <w:sz w:val="20"/>
              <w:szCs w:val="20"/>
            </w:rPr>
            <w:t xml:space="preserve">, D., </w:t>
          </w:r>
          <w:proofErr w:type="spellStart"/>
          <w:r w:rsidRPr="00F30358">
            <w:rPr>
              <w:rFonts w:ascii="Arial" w:eastAsia="Times New Roman" w:hAnsi="Arial" w:cs="Arial"/>
              <w:sz w:val="20"/>
              <w:szCs w:val="20"/>
            </w:rPr>
            <w:t>Molowny</w:t>
          </w:r>
          <w:proofErr w:type="spellEnd"/>
          <w:r w:rsidRPr="00F30358">
            <w:rPr>
              <w:rFonts w:ascii="Arial" w:eastAsia="Times New Roman" w:hAnsi="Arial" w:cs="Arial"/>
              <w:sz w:val="20"/>
              <w:szCs w:val="20"/>
            </w:rPr>
            <w:t xml:space="preserve">-Horas, R., &amp; Araújo, M. B. (2018). Multiple interactions networks: Towards more realistic descriptions of the web of life. </w:t>
          </w:r>
          <w:r w:rsidRPr="00F30358">
            <w:rPr>
              <w:rFonts w:ascii="Arial" w:eastAsia="Times New Roman" w:hAnsi="Arial" w:cs="Arial"/>
              <w:i/>
              <w:iCs/>
              <w:sz w:val="20"/>
              <w:szCs w:val="20"/>
            </w:rPr>
            <w:t>Oikos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127</w:t>
          </w:r>
          <w:r w:rsidRPr="00F30358">
            <w:rPr>
              <w:rFonts w:ascii="Arial" w:eastAsia="Times New Roman" w:hAnsi="Arial" w:cs="Arial"/>
              <w:sz w:val="20"/>
              <w:szCs w:val="20"/>
            </w:rPr>
            <w:t>(1), 5–22. https://doi.org/https://doi.org/10.1111/oik.04428</w:t>
          </w:r>
        </w:p>
        <w:p w14:paraId="77CE5800" w14:textId="77777777" w:rsidR="00F30358" w:rsidRPr="00F30358" w:rsidRDefault="00F30358" w:rsidP="005413E0">
          <w:pPr>
            <w:widowControl w:val="0"/>
            <w:autoSpaceDE w:val="0"/>
            <w:autoSpaceDN w:val="0"/>
            <w:ind w:hanging="480"/>
            <w:divId w:val="1838686230"/>
            <w:rPr>
              <w:rFonts w:ascii="Arial" w:eastAsia="Times New Roman" w:hAnsi="Arial" w:cs="Arial"/>
              <w:sz w:val="20"/>
              <w:szCs w:val="20"/>
            </w:rPr>
          </w:pPr>
          <w:r w:rsidRPr="00F30358">
            <w:rPr>
              <w:rFonts w:ascii="Arial" w:eastAsia="Times New Roman" w:hAnsi="Arial" w:cs="Arial"/>
              <w:sz w:val="20"/>
              <w:szCs w:val="20"/>
            </w:rPr>
            <w:t xml:space="preserve">Godoy, O., &amp; Levine, J. M. (2014). Phenology effects on invasion success: insights from coupling field experiments to coexistence theory. </w:t>
          </w:r>
          <w:r w:rsidRPr="00F30358">
            <w:rPr>
              <w:rFonts w:ascii="Arial" w:eastAsia="Times New Roman" w:hAnsi="Arial" w:cs="Arial"/>
              <w:i/>
              <w:iCs/>
              <w:sz w:val="20"/>
              <w:szCs w:val="20"/>
            </w:rPr>
            <w:t>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95</w:t>
          </w:r>
          <w:r w:rsidRPr="00F30358">
            <w:rPr>
              <w:rFonts w:ascii="Arial" w:eastAsia="Times New Roman" w:hAnsi="Arial" w:cs="Arial"/>
              <w:sz w:val="20"/>
              <w:szCs w:val="20"/>
            </w:rPr>
            <w:t>(3), 726–736. https://doi.org/https://doi.org/10.1890/13-1157.1</w:t>
          </w:r>
        </w:p>
        <w:p w14:paraId="4212E1B9" w14:textId="77777777" w:rsidR="00F30358" w:rsidRPr="00F30358" w:rsidRDefault="00F30358" w:rsidP="005413E0">
          <w:pPr>
            <w:widowControl w:val="0"/>
            <w:autoSpaceDE w:val="0"/>
            <w:autoSpaceDN w:val="0"/>
            <w:ind w:hanging="480"/>
            <w:divId w:val="2012832102"/>
            <w:rPr>
              <w:rFonts w:ascii="Arial" w:eastAsia="Times New Roman" w:hAnsi="Arial" w:cs="Arial"/>
              <w:sz w:val="20"/>
              <w:szCs w:val="20"/>
            </w:rPr>
          </w:pPr>
          <w:proofErr w:type="spellStart"/>
          <w:r w:rsidRPr="00F30358">
            <w:rPr>
              <w:rFonts w:ascii="Arial" w:eastAsia="Times New Roman" w:hAnsi="Arial" w:cs="Arial"/>
              <w:sz w:val="20"/>
              <w:szCs w:val="20"/>
            </w:rPr>
            <w:t>Golubski</w:t>
          </w:r>
          <w:proofErr w:type="spellEnd"/>
          <w:r w:rsidRPr="00F30358">
            <w:rPr>
              <w:rFonts w:ascii="Arial" w:eastAsia="Times New Roman" w:hAnsi="Arial" w:cs="Arial"/>
              <w:sz w:val="20"/>
              <w:szCs w:val="20"/>
            </w:rPr>
            <w:t xml:space="preserve">, A. J., &amp; Abrams, P. A. (2011). Modifying modifiers: What happens when interspecific interactions interact? </w:t>
          </w:r>
          <w:r w:rsidRPr="00F30358">
            <w:rPr>
              <w:rFonts w:ascii="Arial" w:eastAsia="Times New Roman" w:hAnsi="Arial" w:cs="Arial"/>
              <w:i/>
              <w:iCs/>
              <w:sz w:val="20"/>
              <w:szCs w:val="20"/>
            </w:rPr>
            <w:t>Journal of Animal 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80</w:t>
          </w:r>
          <w:r w:rsidRPr="00F30358">
            <w:rPr>
              <w:rFonts w:ascii="Arial" w:eastAsia="Times New Roman" w:hAnsi="Arial" w:cs="Arial"/>
              <w:sz w:val="20"/>
              <w:szCs w:val="20"/>
            </w:rPr>
            <w:t>(5), 1097–1108. https://doi.org/https://doi.org/10.1111/j.1365-2656.2011.01852.x</w:t>
          </w:r>
        </w:p>
        <w:p w14:paraId="696A5B6F" w14:textId="2E89FB3B" w:rsidR="00F30358" w:rsidRPr="00F30358" w:rsidRDefault="00F30358" w:rsidP="005413E0">
          <w:pPr>
            <w:widowControl w:val="0"/>
            <w:autoSpaceDE w:val="0"/>
            <w:autoSpaceDN w:val="0"/>
            <w:ind w:hanging="480"/>
            <w:divId w:val="621813776"/>
            <w:rPr>
              <w:rFonts w:ascii="Arial" w:eastAsia="Times New Roman" w:hAnsi="Arial" w:cs="Arial"/>
              <w:sz w:val="20"/>
              <w:szCs w:val="20"/>
            </w:rPr>
          </w:pPr>
          <w:r w:rsidRPr="00F30358">
            <w:rPr>
              <w:rFonts w:ascii="Arial" w:eastAsia="Times New Roman" w:hAnsi="Arial" w:cs="Arial"/>
              <w:sz w:val="20"/>
              <w:szCs w:val="20"/>
            </w:rPr>
            <w:t xml:space="preserve">Gravel, D., </w:t>
          </w:r>
          <w:proofErr w:type="spellStart"/>
          <w:r w:rsidRPr="00F30358">
            <w:rPr>
              <w:rFonts w:ascii="Arial" w:eastAsia="Times New Roman" w:hAnsi="Arial" w:cs="Arial"/>
              <w:sz w:val="20"/>
              <w:szCs w:val="20"/>
            </w:rPr>
            <w:t>Massol</w:t>
          </w:r>
          <w:proofErr w:type="spellEnd"/>
          <w:r w:rsidRPr="00F30358">
            <w:rPr>
              <w:rFonts w:ascii="Arial" w:eastAsia="Times New Roman" w:hAnsi="Arial" w:cs="Arial"/>
              <w:sz w:val="20"/>
              <w:szCs w:val="20"/>
            </w:rPr>
            <w:t xml:space="preserve">, F., &amp; Leibold, M. A. (2016). Stability and complexity in model meta-ecosystems. </w:t>
          </w:r>
          <w:r w:rsidRPr="00F30358">
            <w:rPr>
              <w:rFonts w:ascii="Arial" w:eastAsia="Times New Roman" w:hAnsi="Arial" w:cs="Arial"/>
              <w:i/>
              <w:iCs/>
              <w:sz w:val="20"/>
              <w:szCs w:val="20"/>
            </w:rPr>
            <w:t>Nature Communications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7</w:t>
          </w:r>
          <w:r w:rsidR="00753FFD">
            <w:rPr>
              <w:rFonts w:ascii="Arial" w:eastAsia="Times New Roman" w:hAnsi="Arial" w:cs="Arial"/>
              <w:sz w:val="20"/>
              <w:szCs w:val="20"/>
            </w:rPr>
            <w:t>, 12457</w:t>
          </w:r>
          <w:r w:rsidRPr="00F30358">
            <w:rPr>
              <w:rFonts w:ascii="Arial" w:eastAsia="Times New Roman" w:hAnsi="Arial" w:cs="Arial"/>
              <w:sz w:val="20"/>
              <w:szCs w:val="20"/>
            </w:rPr>
            <w:t>. https://doi.org/10.1038/ncomms12457</w:t>
          </w:r>
        </w:p>
        <w:p w14:paraId="30429A60" w14:textId="77777777" w:rsidR="00F30358" w:rsidRPr="00F30358" w:rsidRDefault="00F30358" w:rsidP="005413E0">
          <w:pPr>
            <w:widowControl w:val="0"/>
            <w:autoSpaceDE w:val="0"/>
            <w:autoSpaceDN w:val="0"/>
            <w:ind w:hanging="480"/>
            <w:divId w:val="616373558"/>
            <w:rPr>
              <w:rFonts w:ascii="Arial" w:eastAsia="Times New Roman" w:hAnsi="Arial" w:cs="Arial"/>
              <w:sz w:val="20"/>
              <w:szCs w:val="20"/>
            </w:rPr>
          </w:pPr>
          <w:proofErr w:type="spellStart"/>
          <w:r w:rsidRPr="00F30358">
            <w:rPr>
              <w:rFonts w:ascii="Arial" w:eastAsia="Times New Roman" w:hAnsi="Arial" w:cs="Arial"/>
              <w:sz w:val="20"/>
              <w:szCs w:val="20"/>
            </w:rPr>
            <w:t>Grimbergen</w:t>
          </w:r>
          <w:proofErr w:type="spellEnd"/>
          <w:r w:rsidRPr="00F30358">
            <w:rPr>
              <w:rFonts w:ascii="Arial" w:eastAsia="Times New Roman" w:hAnsi="Arial" w:cs="Arial"/>
              <w:sz w:val="20"/>
              <w:szCs w:val="20"/>
            </w:rPr>
            <w:t xml:space="preserve">, A. J., </w:t>
          </w:r>
          <w:proofErr w:type="spellStart"/>
          <w:r w:rsidRPr="00F30358">
            <w:rPr>
              <w:rFonts w:ascii="Arial" w:eastAsia="Times New Roman" w:hAnsi="Arial" w:cs="Arial"/>
              <w:sz w:val="20"/>
              <w:szCs w:val="20"/>
            </w:rPr>
            <w:t>Siebring</w:t>
          </w:r>
          <w:proofErr w:type="spellEnd"/>
          <w:r w:rsidRPr="00F30358">
            <w:rPr>
              <w:rFonts w:ascii="Arial" w:eastAsia="Times New Roman" w:hAnsi="Arial" w:cs="Arial"/>
              <w:sz w:val="20"/>
              <w:szCs w:val="20"/>
            </w:rPr>
            <w:t xml:space="preserve">, J., </w:t>
          </w:r>
          <w:proofErr w:type="spellStart"/>
          <w:r w:rsidRPr="00F30358">
            <w:rPr>
              <w:rFonts w:ascii="Arial" w:eastAsia="Times New Roman" w:hAnsi="Arial" w:cs="Arial"/>
              <w:sz w:val="20"/>
              <w:szCs w:val="20"/>
            </w:rPr>
            <w:t>Solopova</w:t>
          </w:r>
          <w:proofErr w:type="spellEnd"/>
          <w:r w:rsidRPr="00F30358">
            <w:rPr>
              <w:rFonts w:ascii="Arial" w:eastAsia="Times New Roman" w:hAnsi="Arial" w:cs="Arial"/>
              <w:sz w:val="20"/>
              <w:szCs w:val="20"/>
            </w:rPr>
            <w:t xml:space="preserve">, A., &amp; </w:t>
          </w:r>
          <w:proofErr w:type="spellStart"/>
          <w:r w:rsidRPr="00F30358">
            <w:rPr>
              <w:rFonts w:ascii="Arial" w:eastAsia="Times New Roman" w:hAnsi="Arial" w:cs="Arial"/>
              <w:sz w:val="20"/>
              <w:szCs w:val="20"/>
            </w:rPr>
            <w:t>Kuipers</w:t>
          </w:r>
          <w:proofErr w:type="spellEnd"/>
          <w:r w:rsidRPr="00F30358">
            <w:rPr>
              <w:rFonts w:ascii="Arial" w:eastAsia="Times New Roman" w:hAnsi="Arial" w:cs="Arial"/>
              <w:sz w:val="20"/>
              <w:szCs w:val="20"/>
            </w:rPr>
            <w:t xml:space="preserve">, O. P. (2015). Microbial bet-hedging: the power of being different. </w:t>
          </w:r>
          <w:r w:rsidRPr="00F30358">
            <w:rPr>
              <w:rFonts w:ascii="Arial" w:eastAsia="Times New Roman" w:hAnsi="Arial" w:cs="Arial"/>
              <w:i/>
              <w:iCs/>
              <w:sz w:val="20"/>
              <w:szCs w:val="20"/>
            </w:rPr>
            <w:t>Current Opinion in Microbiology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25</w:t>
          </w:r>
          <w:r w:rsidRPr="00F30358">
            <w:rPr>
              <w:rFonts w:ascii="Arial" w:eastAsia="Times New Roman" w:hAnsi="Arial" w:cs="Arial"/>
              <w:sz w:val="20"/>
              <w:szCs w:val="20"/>
            </w:rPr>
            <w:t>, 67–72. https://doi.org/10.1016/j.mib.2015.04.008</w:t>
          </w:r>
        </w:p>
        <w:p w14:paraId="062921AE" w14:textId="77777777" w:rsidR="00F30358" w:rsidRPr="00F30358" w:rsidRDefault="00F30358" w:rsidP="005413E0">
          <w:pPr>
            <w:widowControl w:val="0"/>
            <w:autoSpaceDE w:val="0"/>
            <w:autoSpaceDN w:val="0"/>
            <w:ind w:hanging="480"/>
            <w:divId w:val="961305952"/>
            <w:rPr>
              <w:rFonts w:ascii="Arial" w:eastAsia="Times New Roman" w:hAnsi="Arial" w:cs="Arial"/>
              <w:sz w:val="20"/>
              <w:szCs w:val="20"/>
            </w:rPr>
          </w:pPr>
          <w:r w:rsidRPr="00F30358">
            <w:rPr>
              <w:rFonts w:ascii="Arial" w:eastAsia="Times New Roman" w:hAnsi="Arial" w:cs="Arial"/>
              <w:sz w:val="20"/>
              <w:szCs w:val="20"/>
            </w:rPr>
            <w:t xml:space="preserve">Grubb, P. J. (2016). Trade-offs in interspecific comparisons in plant ecology and how plants overcome proposed constraints. </w:t>
          </w:r>
          <w:r w:rsidRPr="00F30358">
            <w:rPr>
              <w:rFonts w:ascii="Arial" w:eastAsia="Times New Roman" w:hAnsi="Arial" w:cs="Arial"/>
              <w:i/>
              <w:iCs/>
              <w:sz w:val="20"/>
              <w:szCs w:val="20"/>
            </w:rPr>
            <w:t>Plant Ecology &amp; Diversity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9</w:t>
          </w:r>
          <w:r w:rsidRPr="00F30358">
            <w:rPr>
              <w:rFonts w:ascii="Arial" w:eastAsia="Times New Roman" w:hAnsi="Arial" w:cs="Arial"/>
              <w:sz w:val="20"/>
              <w:szCs w:val="20"/>
            </w:rPr>
            <w:t>(1), 3–33. https://doi.org/10.1080/17550874.2015.1048761</w:t>
          </w:r>
        </w:p>
        <w:p w14:paraId="72FDCAA7" w14:textId="77777777" w:rsidR="00F30358" w:rsidRPr="00F30358" w:rsidRDefault="00F30358" w:rsidP="005413E0">
          <w:pPr>
            <w:widowControl w:val="0"/>
            <w:autoSpaceDE w:val="0"/>
            <w:autoSpaceDN w:val="0"/>
            <w:ind w:hanging="480"/>
            <w:divId w:val="1135369763"/>
            <w:rPr>
              <w:rFonts w:ascii="Arial" w:eastAsia="Times New Roman" w:hAnsi="Arial" w:cs="Arial"/>
              <w:sz w:val="20"/>
              <w:szCs w:val="20"/>
            </w:rPr>
          </w:pPr>
          <w:proofErr w:type="spellStart"/>
          <w:r w:rsidRPr="00F30358">
            <w:rPr>
              <w:rFonts w:ascii="Arial" w:eastAsia="Times New Roman" w:hAnsi="Arial" w:cs="Arial"/>
              <w:sz w:val="20"/>
              <w:szCs w:val="20"/>
            </w:rPr>
            <w:t>Guimarães</w:t>
          </w:r>
          <w:proofErr w:type="spellEnd"/>
          <w:r w:rsidRPr="00F30358">
            <w:rPr>
              <w:rFonts w:ascii="Arial" w:eastAsia="Times New Roman" w:hAnsi="Arial" w:cs="Arial"/>
              <w:sz w:val="20"/>
              <w:szCs w:val="20"/>
            </w:rPr>
            <w:t xml:space="preserve">, P. R. (2020). The structure of ecological networks across levels of organization. </w:t>
          </w:r>
          <w:r w:rsidRPr="00F30358">
            <w:rPr>
              <w:rFonts w:ascii="Arial" w:eastAsia="Times New Roman" w:hAnsi="Arial" w:cs="Arial"/>
              <w:i/>
              <w:iCs/>
              <w:sz w:val="20"/>
              <w:szCs w:val="20"/>
            </w:rPr>
            <w:t>Annual Review of Ecology, Evolution, and Systematics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51</w:t>
          </w:r>
          <w:r w:rsidRPr="00F30358">
            <w:rPr>
              <w:rFonts w:ascii="Arial" w:eastAsia="Times New Roman" w:hAnsi="Arial" w:cs="Arial"/>
              <w:sz w:val="20"/>
              <w:szCs w:val="20"/>
            </w:rPr>
            <w:t>(1), 433–460. https://doi.org/10.1146/annurev-ecolsys-012220-120819</w:t>
          </w:r>
        </w:p>
        <w:p w14:paraId="0D545C96" w14:textId="77777777" w:rsidR="00F30358" w:rsidRPr="00F30358" w:rsidRDefault="00F30358" w:rsidP="005413E0">
          <w:pPr>
            <w:widowControl w:val="0"/>
            <w:autoSpaceDE w:val="0"/>
            <w:autoSpaceDN w:val="0"/>
            <w:ind w:hanging="480"/>
            <w:divId w:val="2095392189"/>
            <w:rPr>
              <w:rFonts w:ascii="Arial" w:eastAsia="Times New Roman" w:hAnsi="Arial" w:cs="Arial"/>
              <w:sz w:val="20"/>
              <w:szCs w:val="20"/>
            </w:rPr>
          </w:pPr>
          <w:r w:rsidRPr="00F30358">
            <w:rPr>
              <w:rFonts w:ascii="Arial" w:eastAsia="Times New Roman" w:hAnsi="Arial" w:cs="Arial"/>
              <w:sz w:val="20"/>
              <w:szCs w:val="20"/>
            </w:rPr>
            <w:t xml:space="preserve">Hart, S. P., Schreiber, S. J., &amp; Levine, J. M. (2016). How variation between individuals affects species coexistence. </w:t>
          </w:r>
          <w:r w:rsidRPr="00F30358">
            <w:rPr>
              <w:rFonts w:ascii="Arial" w:eastAsia="Times New Roman" w:hAnsi="Arial" w:cs="Arial"/>
              <w:i/>
              <w:iCs/>
              <w:sz w:val="20"/>
              <w:szCs w:val="20"/>
            </w:rPr>
            <w:t>Ecology Letters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19</w:t>
          </w:r>
          <w:r w:rsidRPr="00F30358">
            <w:rPr>
              <w:rFonts w:ascii="Arial" w:eastAsia="Times New Roman" w:hAnsi="Arial" w:cs="Arial"/>
              <w:sz w:val="20"/>
              <w:szCs w:val="20"/>
            </w:rPr>
            <w:t>(8), 825–838. https://doi.org/https://doi.org/10.1111/ele.12618</w:t>
          </w:r>
        </w:p>
        <w:p w14:paraId="787099F7" w14:textId="77777777" w:rsidR="00F30358" w:rsidRPr="00F30358" w:rsidRDefault="00F30358" w:rsidP="005413E0">
          <w:pPr>
            <w:widowControl w:val="0"/>
            <w:autoSpaceDE w:val="0"/>
            <w:autoSpaceDN w:val="0"/>
            <w:ind w:hanging="480"/>
            <w:divId w:val="1699966220"/>
            <w:rPr>
              <w:rFonts w:ascii="Arial" w:eastAsia="Times New Roman" w:hAnsi="Arial" w:cs="Arial"/>
              <w:sz w:val="20"/>
              <w:szCs w:val="20"/>
            </w:rPr>
          </w:pPr>
          <w:proofErr w:type="spellStart"/>
          <w:r w:rsidRPr="00F30358">
            <w:rPr>
              <w:rFonts w:ascii="Arial" w:eastAsia="Times New Roman" w:hAnsi="Arial" w:cs="Arial"/>
              <w:sz w:val="20"/>
              <w:szCs w:val="20"/>
            </w:rPr>
            <w:t>Hausch</w:t>
          </w:r>
          <w:proofErr w:type="spellEnd"/>
          <w:r w:rsidRPr="00F30358">
            <w:rPr>
              <w:rFonts w:ascii="Arial" w:eastAsia="Times New Roman" w:hAnsi="Arial" w:cs="Arial"/>
              <w:sz w:val="20"/>
              <w:szCs w:val="20"/>
            </w:rPr>
            <w:t xml:space="preserve">, S., </w:t>
          </w:r>
          <w:proofErr w:type="spellStart"/>
          <w:r w:rsidRPr="00F30358">
            <w:rPr>
              <w:rFonts w:ascii="Arial" w:eastAsia="Times New Roman" w:hAnsi="Arial" w:cs="Arial"/>
              <w:sz w:val="20"/>
              <w:szCs w:val="20"/>
            </w:rPr>
            <w:t>Vamosi</w:t>
          </w:r>
          <w:proofErr w:type="spellEnd"/>
          <w:r w:rsidRPr="00F30358">
            <w:rPr>
              <w:rFonts w:ascii="Arial" w:eastAsia="Times New Roman" w:hAnsi="Arial" w:cs="Arial"/>
              <w:sz w:val="20"/>
              <w:szCs w:val="20"/>
            </w:rPr>
            <w:t xml:space="preserve">, S. M., &amp; Fox, J. W. (2018). Effects of intraspecific phenotypic variation on species coexistence. </w:t>
          </w:r>
          <w:r w:rsidRPr="00F30358">
            <w:rPr>
              <w:rFonts w:ascii="Arial" w:eastAsia="Times New Roman" w:hAnsi="Arial" w:cs="Arial"/>
              <w:i/>
              <w:iCs/>
              <w:sz w:val="20"/>
              <w:szCs w:val="20"/>
            </w:rPr>
            <w:t>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99</w:t>
          </w:r>
          <w:r w:rsidRPr="00F30358">
            <w:rPr>
              <w:rFonts w:ascii="Arial" w:eastAsia="Times New Roman" w:hAnsi="Arial" w:cs="Arial"/>
              <w:sz w:val="20"/>
              <w:szCs w:val="20"/>
            </w:rPr>
            <w:t>(6), 1453–1462. https://doi.org/https://doi.org/10.1002/ecy.2346</w:t>
          </w:r>
        </w:p>
        <w:p w14:paraId="12CF90C5" w14:textId="77777777" w:rsidR="00F30358" w:rsidRPr="00F30358" w:rsidRDefault="00F30358" w:rsidP="005413E0">
          <w:pPr>
            <w:widowControl w:val="0"/>
            <w:autoSpaceDE w:val="0"/>
            <w:autoSpaceDN w:val="0"/>
            <w:ind w:hanging="480"/>
            <w:divId w:val="525096178"/>
            <w:rPr>
              <w:rFonts w:ascii="Arial" w:eastAsia="Times New Roman" w:hAnsi="Arial" w:cs="Arial"/>
              <w:sz w:val="20"/>
              <w:szCs w:val="20"/>
            </w:rPr>
          </w:pPr>
          <w:r w:rsidRPr="00F30358">
            <w:rPr>
              <w:rFonts w:ascii="Arial" w:eastAsia="Times New Roman" w:hAnsi="Arial" w:cs="Arial"/>
              <w:sz w:val="20"/>
              <w:szCs w:val="20"/>
            </w:rPr>
            <w:t xml:space="preserve">Henry, C., John, G. P., Pan, R., Bartlett, M. K., Fletcher, L. R., </w:t>
          </w:r>
          <w:proofErr w:type="spellStart"/>
          <w:r w:rsidRPr="00F30358">
            <w:rPr>
              <w:rFonts w:ascii="Arial" w:eastAsia="Times New Roman" w:hAnsi="Arial" w:cs="Arial"/>
              <w:sz w:val="20"/>
              <w:szCs w:val="20"/>
            </w:rPr>
            <w:t>Scoffoni</w:t>
          </w:r>
          <w:proofErr w:type="spellEnd"/>
          <w:r w:rsidRPr="00F30358">
            <w:rPr>
              <w:rFonts w:ascii="Arial" w:eastAsia="Times New Roman" w:hAnsi="Arial" w:cs="Arial"/>
              <w:sz w:val="20"/>
              <w:szCs w:val="20"/>
            </w:rPr>
            <w:t xml:space="preserve">, C., &amp; Sack, L. (2019). A stomatal safety-efficiency trade-off constrains responses to leaf dehydration. </w:t>
          </w:r>
          <w:r w:rsidRPr="00F30358">
            <w:rPr>
              <w:rFonts w:ascii="Arial" w:eastAsia="Times New Roman" w:hAnsi="Arial" w:cs="Arial"/>
              <w:i/>
              <w:iCs/>
              <w:sz w:val="20"/>
              <w:szCs w:val="20"/>
            </w:rPr>
            <w:t>Nature Communications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10</w:t>
          </w:r>
          <w:r w:rsidRPr="00F30358">
            <w:rPr>
              <w:rFonts w:ascii="Arial" w:eastAsia="Times New Roman" w:hAnsi="Arial" w:cs="Arial"/>
              <w:sz w:val="20"/>
              <w:szCs w:val="20"/>
            </w:rPr>
            <w:t>(1), 3398. https://doi.org/10.1038/s41467-019-11006-1</w:t>
          </w:r>
        </w:p>
        <w:p w14:paraId="3FF188BE" w14:textId="4C5896F3" w:rsidR="00F30358" w:rsidRPr="00F30358" w:rsidRDefault="00F30358" w:rsidP="005413E0">
          <w:pPr>
            <w:widowControl w:val="0"/>
            <w:autoSpaceDE w:val="0"/>
            <w:autoSpaceDN w:val="0"/>
            <w:ind w:hanging="480"/>
            <w:divId w:val="2014601050"/>
            <w:rPr>
              <w:rFonts w:ascii="Arial" w:eastAsia="Times New Roman" w:hAnsi="Arial" w:cs="Arial"/>
              <w:sz w:val="20"/>
              <w:szCs w:val="20"/>
            </w:rPr>
          </w:pPr>
          <w:r w:rsidRPr="00F30358">
            <w:rPr>
              <w:rFonts w:ascii="Arial" w:eastAsia="Times New Roman" w:hAnsi="Arial" w:cs="Arial"/>
              <w:sz w:val="20"/>
              <w:szCs w:val="20"/>
            </w:rPr>
            <w:t xml:space="preserve">Holt, R. D., &amp; Barfield, M. (2012). Trait-mediated effects, density dependence and the dynamic stability of ecological systems. In </w:t>
          </w:r>
          <w:r w:rsidRPr="00F30358">
            <w:rPr>
              <w:rFonts w:ascii="Arial" w:eastAsia="Times New Roman" w:hAnsi="Arial" w:cs="Arial"/>
              <w:i/>
              <w:iCs/>
              <w:sz w:val="20"/>
              <w:szCs w:val="20"/>
            </w:rPr>
            <w:t>Trait-mediated indirect interactions: ecological and evolutionary perspectives</w:t>
          </w:r>
          <w:r w:rsidRPr="00F30358">
            <w:rPr>
              <w:rFonts w:ascii="Arial" w:eastAsia="Times New Roman" w:hAnsi="Arial" w:cs="Arial"/>
              <w:sz w:val="20"/>
              <w:szCs w:val="20"/>
            </w:rPr>
            <w:t>. Cambridge University Press.</w:t>
          </w:r>
        </w:p>
        <w:p w14:paraId="3017BD30" w14:textId="23EE21B4" w:rsidR="00F30358" w:rsidRPr="00F30358" w:rsidRDefault="00F30358" w:rsidP="005413E0">
          <w:pPr>
            <w:widowControl w:val="0"/>
            <w:autoSpaceDE w:val="0"/>
            <w:autoSpaceDN w:val="0"/>
            <w:ind w:hanging="480"/>
            <w:divId w:val="421033553"/>
            <w:rPr>
              <w:rFonts w:ascii="Arial" w:eastAsia="Times New Roman" w:hAnsi="Arial" w:cs="Arial"/>
              <w:sz w:val="20"/>
              <w:szCs w:val="20"/>
            </w:rPr>
          </w:pPr>
          <w:r w:rsidRPr="00F30358">
            <w:rPr>
              <w:rFonts w:ascii="Arial" w:eastAsia="Times New Roman" w:hAnsi="Arial" w:cs="Arial"/>
              <w:sz w:val="20"/>
              <w:szCs w:val="20"/>
            </w:rPr>
            <w:lastRenderedPageBreak/>
            <w:t>Holt, R. D., &amp; Barfield, M. (2013). Direct plant</w:t>
          </w:r>
          <w:r w:rsidR="00B30DFD">
            <w:rPr>
              <w:rFonts w:ascii="Arial" w:eastAsia="Times New Roman" w:hAnsi="Arial" w:cs="Arial"/>
              <w:sz w:val="20"/>
              <w:szCs w:val="20"/>
            </w:rPr>
            <w:t>-</w:t>
          </w:r>
          <w:r w:rsidRPr="00F30358">
            <w:rPr>
              <w:rFonts w:ascii="Arial" w:eastAsia="Times New Roman" w:hAnsi="Arial" w:cs="Arial"/>
              <w:sz w:val="20"/>
              <w:szCs w:val="20"/>
            </w:rPr>
            <w:t xml:space="preserve">predator interactions as determinants of food chain dynamics. </w:t>
          </w:r>
          <w:r w:rsidRPr="00F30358">
            <w:rPr>
              <w:rFonts w:ascii="Arial" w:eastAsia="Times New Roman" w:hAnsi="Arial" w:cs="Arial"/>
              <w:i/>
              <w:iCs/>
              <w:sz w:val="20"/>
              <w:szCs w:val="20"/>
            </w:rPr>
            <w:t>Journal of Theoretical Biology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339</w:t>
          </w:r>
          <w:r w:rsidRPr="00F30358">
            <w:rPr>
              <w:rFonts w:ascii="Arial" w:eastAsia="Times New Roman" w:hAnsi="Arial" w:cs="Arial"/>
              <w:sz w:val="20"/>
              <w:szCs w:val="20"/>
            </w:rPr>
            <w:t>, 47–57. https://doi.org/https://doi.org/10.1016/j.jtbi.2013.04.034</w:t>
          </w:r>
        </w:p>
        <w:p w14:paraId="19C19DF3" w14:textId="77777777" w:rsidR="00F30358" w:rsidRPr="00F30358" w:rsidRDefault="00F30358" w:rsidP="005413E0">
          <w:pPr>
            <w:widowControl w:val="0"/>
            <w:autoSpaceDE w:val="0"/>
            <w:autoSpaceDN w:val="0"/>
            <w:ind w:hanging="480"/>
            <w:divId w:val="902255738"/>
            <w:rPr>
              <w:rFonts w:ascii="Arial" w:eastAsia="Times New Roman" w:hAnsi="Arial" w:cs="Arial"/>
              <w:sz w:val="20"/>
              <w:szCs w:val="20"/>
            </w:rPr>
          </w:pPr>
          <w:r w:rsidRPr="00F30358">
            <w:rPr>
              <w:rFonts w:ascii="Arial" w:eastAsia="Times New Roman" w:hAnsi="Arial" w:cs="Arial"/>
              <w:sz w:val="20"/>
              <w:szCs w:val="20"/>
            </w:rPr>
            <w:t xml:space="preserve">Hunt, R., &amp; Cornelissen, J. H. C. (1997). Components of relative growth rate and their interrelations in 59 temperate plant species. </w:t>
          </w:r>
          <w:r w:rsidRPr="00F30358">
            <w:rPr>
              <w:rFonts w:ascii="Arial" w:eastAsia="Times New Roman" w:hAnsi="Arial" w:cs="Arial"/>
              <w:i/>
              <w:iCs/>
              <w:sz w:val="20"/>
              <w:szCs w:val="20"/>
            </w:rPr>
            <w:t>New Phytologist</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135</w:t>
          </w:r>
          <w:r w:rsidRPr="00F30358">
            <w:rPr>
              <w:rFonts w:ascii="Arial" w:eastAsia="Times New Roman" w:hAnsi="Arial" w:cs="Arial"/>
              <w:sz w:val="20"/>
              <w:szCs w:val="20"/>
            </w:rPr>
            <w:t>(3), 395–417. https://doi.org/10.1046/j.1469-8137.1997.00671.x</w:t>
          </w:r>
        </w:p>
        <w:p w14:paraId="33D54001" w14:textId="77777777" w:rsidR="00F30358" w:rsidRPr="00F30358" w:rsidRDefault="00F30358" w:rsidP="005413E0">
          <w:pPr>
            <w:widowControl w:val="0"/>
            <w:autoSpaceDE w:val="0"/>
            <w:autoSpaceDN w:val="0"/>
            <w:ind w:hanging="480"/>
            <w:divId w:val="1976132421"/>
            <w:rPr>
              <w:rFonts w:ascii="Arial" w:eastAsia="Times New Roman" w:hAnsi="Arial" w:cs="Arial"/>
              <w:sz w:val="20"/>
              <w:szCs w:val="20"/>
            </w:rPr>
          </w:pPr>
          <w:r w:rsidRPr="00F30358">
            <w:rPr>
              <w:rFonts w:ascii="Arial" w:eastAsia="Times New Roman" w:hAnsi="Arial" w:cs="Arial"/>
              <w:sz w:val="20"/>
              <w:szCs w:val="20"/>
            </w:rPr>
            <w:t xml:space="preserve">John, G. P., Henry, C., &amp; Sack, L. (2018). Leaf rehydration capacity: Associations with other indices of drought tolerance and environment. </w:t>
          </w:r>
          <w:r w:rsidRPr="00F30358">
            <w:rPr>
              <w:rFonts w:ascii="Arial" w:eastAsia="Times New Roman" w:hAnsi="Arial" w:cs="Arial"/>
              <w:i/>
              <w:iCs/>
              <w:sz w:val="20"/>
              <w:szCs w:val="20"/>
            </w:rPr>
            <w:t>Plant, Cell &amp; Environment</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41</w:t>
          </w:r>
          <w:r w:rsidRPr="00F30358">
            <w:rPr>
              <w:rFonts w:ascii="Arial" w:eastAsia="Times New Roman" w:hAnsi="Arial" w:cs="Arial"/>
              <w:sz w:val="20"/>
              <w:szCs w:val="20"/>
            </w:rPr>
            <w:t>(11), 2638–2653. https://doi.org/https://doi.org/10.1111/pce.13390</w:t>
          </w:r>
        </w:p>
        <w:p w14:paraId="17054035" w14:textId="77777777" w:rsidR="00F30358" w:rsidRPr="00F30358" w:rsidRDefault="00F30358" w:rsidP="005413E0">
          <w:pPr>
            <w:widowControl w:val="0"/>
            <w:autoSpaceDE w:val="0"/>
            <w:autoSpaceDN w:val="0"/>
            <w:ind w:hanging="480"/>
            <w:divId w:val="102959926"/>
            <w:rPr>
              <w:rFonts w:ascii="Arial" w:eastAsia="Times New Roman" w:hAnsi="Arial" w:cs="Arial"/>
              <w:sz w:val="20"/>
              <w:szCs w:val="20"/>
            </w:rPr>
          </w:pPr>
          <w:r w:rsidRPr="00F30358">
            <w:rPr>
              <w:rFonts w:ascii="Arial" w:eastAsia="Times New Roman" w:hAnsi="Arial" w:cs="Arial"/>
              <w:sz w:val="20"/>
              <w:szCs w:val="20"/>
            </w:rPr>
            <w:t xml:space="preserve">John, G. P., </w:t>
          </w:r>
          <w:proofErr w:type="spellStart"/>
          <w:r w:rsidRPr="00F30358">
            <w:rPr>
              <w:rFonts w:ascii="Arial" w:eastAsia="Times New Roman" w:hAnsi="Arial" w:cs="Arial"/>
              <w:sz w:val="20"/>
              <w:szCs w:val="20"/>
            </w:rPr>
            <w:t>Scoffoni</w:t>
          </w:r>
          <w:proofErr w:type="spellEnd"/>
          <w:r w:rsidRPr="00F30358">
            <w:rPr>
              <w:rFonts w:ascii="Arial" w:eastAsia="Times New Roman" w:hAnsi="Arial" w:cs="Arial"/>
              <w:sz w:val="20"/>
              <w:szCs w:val="20"/>
            </w:rPr>
            <w:t xml:space="preserve">, C., Buckley, T. N., Villar, R., </w:t>
          </w:r>
          <w:proofErr w:type="spellStart"/>
          <w:r w:rsidRPr="00F30358">
            <w:rPr>
              <w:rFonts w:ascii="Arial" w:eastAsia="Times New Roman" w:hAnsi="Arial" w:cs="Arial"/>
              <w:sz w:val="20"/>
              <w:szCs w:val="20"/>
            </w:rPr>
            <w:t>Poorter</w:t>
          </w:r>
          <w:proofErr w:type="spellEnd"/>
          <w:r w:rsidRPr="00F30358">
            <w:rPr>
              <w:rFonts w:ascii="Arial" w:eastAsia="Times New Roman" w:hAnsi="Arial" w:cs="Arial"/>
              <w:sz w:val="20"/>
              <w:szCs w:val="20"/>
            </w:rPr>
            <w:t xml:space="preserve">, H., &amp; Sack, L. (2017). The anatomical and compositional basis of leaf mass per area. </w:t>
          </w:r>
          <w:r w:rsidRPr="00F30358">
            <w:rPr>
              <w:rFonts w:ascii="Arial" w:eastAsia="Times New Roman" w:hAnsi="Arial" w:cs="Arial"/>
              <w:i/>
              <w:iCs/>
              <w:sz w:val="20"/>
              <w:szCs w:val="20"/>
            </w:rPr>
            <w:t>Ecology Letters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20</w:t>
          </w:r>
          <w:r w:rsidRPr="00F30358">
            <w:rPr>
              <w:rFonts w:ascii="Arial" w:eastAsia="Times New Roman" w:hAnsi="Arial" w:cs="Arial"/>
              <w:sz w:val="20"/>
              <w:szCs w:val="20"/>
            </w:rPr>
            <w:t>(4), 412–425. https://doi.org/https://doi.org/10.1111/ele.12739</w:t>
          </w:r>
        </w:p>
        <w:p w14:paraId="3F7CDC90" w14:textId="77777777" w:rsidR="00F30358" w:rsidRPr="00F30358" w:rsidRDefault="00F30358" w:rsidP="005413E0">
          <w:pPr>
            <w:widowControl w:val="0"/>
            <w:autoSpaceDE w:val="0"/>
            <w:autoSpaceDN w:val="0"/>
            <w:ind w:hanging="480"/>
            <w:divId w:val="536360554"/>
            <w:rPr>
              <w:rFonts w:ascii="Arial" w:eastAsia="Times New Roman" w:hAnsi="Arial" w:cs="Arial"/>
              <w:sz w:val="20"/>
              <w:szCs w:val="20"/>
            </w:rPr>
          </w:pPr>
          <w:r w:rsidRPr="00F30358">
            <w:rPr>
              <w:rFonts w:ascii="Arial" w:eastAsia="Times New Roman" w:hAnsi="Arial" w:cs="Arial"/>
              <w:sz w:val="20"/>
              <w:szCs w:val="20"/>
            </w:rPr>
            <w:t xml:space="preserve">Keenan, T. F., &amp; </w:t>
          </w:r>
          <w:proofErr w:type="spellStart"/>
          <w:r w:rsidRPr="00F30358">
            <w:rPr>
              <w:rFonts w:ascii="Arial" w:eastAsia="Times New Roman" w:hAnsi="Arial" w:cs="Arial"/>
              <w:sz w:val="20"/>
              <w:szCs w:val="20"/>
            </w:rPr>
            <w:t>Niinemets</w:t>
          </w:r>
          <w:proofErr w:type="spellEnd"/>
          <w:r w:rsidRPr="00F30358">
            <w:rPr>
              <w:rFonts w:ascii="Arial" w:eastAsia="Times New Roman" w:hAnsi="Arial" w:cs="Arial"/>
              <w:sz w:val="20"/>
              <w:szCs w:val="20"/>
            </w:rPr>
            <w:t xml:space="preserve">, Ü. (2016). Global leaf trait estimates biased due to plasticity in the shade. </w:t>
          </w:r>
          <w:r w:rsidRPr="00F30358">
            <w:rPr>
              <w:rFonts w:ascii="Arial" w:eastAsia="Times New Roman" w:hAnsi="Arial" w:cs="Arial"/>
              <w:i/>
              <w:iCs/>
              <w:sz w:val="20"/>
              <w:szCs w:val="20"/>
            </w:rPr>
            <w:t>Nature Plants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3</w:t>
          </w:r>
          <w:r w:rsidRPr="00F30358">
            <w:rPr>
              <w:rFonts w:ascii="Arial" w:eastAsia="Times New Roman" w:hAnsi="Arial" w:cs="Arial"/>
              <w:sz w:val="20"/>
              <w:szCs w:val="20"/>
            </w:rPr>
            <w:t>(1), 16201. https://doi.org/10.1038/nplants.2016.201</w:t>
          </w:r>
        </w:p>
        <w:p w14:paraId="342659B4" w14:textId="77777777" w:rsidR="00F30358" w:rsidRPr="00F30358" w:rsidRDefault="00F30358" w:rsidP="005413E0">
          <w:pPr>
            <w:widowControl w:val="0"/>
            <w:autoSpaceDE w:val="0"/>
            <w:autoSpaceDN w:val="0"/>
            <w:ind w:hanging="480"/>
            <w:divId w:val="633484825"/>
            <w:rPr>
              <w:rFonts w:ascii="Arial" w:eastAsia="Times New Roman" w:hAnsi="Arial" w:cs="Arial"/>
              <w:sz w:val="20"/>
              <w:szCs w:val="20"/>
            </w:rPr>
          </w:pPr>
          <w:proofErr w:type="spellStart"/>
          <w:r w:rsidRPr="00F30358">
            <w:rPr>
              <w:rFonts w:ascii="Arial" w:eastAsia="Times New Roman" w:hAnsi="Arial" w:cs="Arial"/>
              <w:sz w:val="20"/>
              <w:szCs w:val="20"/>
            </w:rPr>
            <w:t>Kohram</w:t>
          </w:r>
          <w:proofErr w:type="spellEnd"/>
          <w:r w:rsidRPr="00F30358">
            <w:rPr>
              <w:rFonts w:ascii="Arial" w:eastAsia="Times New Roman" w:hAnsi="Arial" w:cs="Arial"/>
              <w:sz w:val="20"/>
              <w:szCs w:val="20"/>
            </w:rPr>
            <w:t xml:space="preserve">, M., </w:t>
          </w:r>
          <w:proofErr w:type="spellStart"/>
          <w:r w:rsidRPr="00F30358">
            <w:rPr>
              <w:rFonts w:ascii="Arial" w:eastAsia="Times New Roman" w:hAnsi="Arial" w:cs="Arial"/>
              <w:sz w:val="20"/>
              <w:szCs w:val="20"/>
            </w:rPr>
            <w:t>Vashistha</w:t>
          </w:r>
          <w:proofErr w:type="spellEnd"/>
          <w:r w:rsidRPr="00F30358">
            <w:rPr>
              <w:rFonts w:ascii="Arial" w:eastAsia="Times New Roman" w:hAnsi="Arial" w:cs="Arial"/>
              <w:sz w:val="20"/>
              <w:szCs w:val="20"/>
            </w:rPr>
            <w:t xml:space="preserve">, H., </w:t>
          </w:r>
          <w:proofErr w:type="spellStart"/>
          <w:r w:rsidRPr="00F30358">
            <w:rPr>
              <w:rFonts w:ascii="Arial" w:eastAsia="Times New Roman" w:hAnsi="Arial" w:cs="Arial"/>
              <w:sz w:val="20"/>
              <w:szCs w:val="20"/>
            </w:rPr>
            <w:t>Leibler</w:t>
          </w:r>
          <w:proofErr w:type="spellEnd"/>
          <w:r w:rsidRPr="00F30358">
            <w:rPr>
              <w:rFonts w:ascii="Arial" w:eastAsia="Times New Roman" w:hAnsi="Arial" w:cs="Arial"/>
              <w:sz w:val="20"/>
              <w:szCs w:val="20"/>
            </w:rPr>
            <w:t xml:space="preserve">, S., Xue, B. K., &amp; Salman, H. (2021). Bacterial Growth Control Mechanisms Inferred from Multivariate Statistical Analysis of Single-Cell Measurements. </w:t>
          </w:r>
          <w:r w:rsidRPr="00F30358">
            <w:rPr>
              <w:rFonts w:ascii="Arial" w:eastAsia="Times New Roman" w:hAnsi="Arial" w:cs="Arial"/>
              <w:i/>
              <w:iCs/>
              <w:sz w:val="20"/>
              <w:szCs w:val="20"/>
            </w:rPr>
            <w:t>Current Biology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31</w:t>
          </w:r>
          <w:r w:rsidRPr="00F30358">
            <w:rPr>
              <w:rFonts w:ascii="Arial" w:eastAsia="Times New Roman" w:hAnsi="Arial" w:cs="Arial"/>
              <w:sz w:val="20"/>
              <w:szCs w:val="20"/>
            </w:rPr>
            <w:t>(5), 955-964.e4. https://doi.org/10.1016/j.cub.2020.11.063</w:t>
          </w:r>
        </w:p>
        <w:p w14:paraId="3E4C1C9E" w14:textId="77777777" w:rsidR="00F30358" w:rsidRPr="00F30358" w:rsidRDefault="00F30358" w:rsidP="005413E0">
          <w:pPr>
            <w:widowControl w:val="0"/>
            <w:autoSpaceDE w:val="0"/>
            <w:autoSpaceDN w:val="0"/>
            <w:ind w:hanging="480"/>
            <w:divId w:val="2001693403"/>
            <w:rPr>
              <w:rFonts w:ascii="Arial" w:eastAsia="Times New Roman" w:hAnsi="Arial" w:cs="Arial"/>
              <w:sz w:val="20"/>
              <w:szCs w:val="20"/>
            </w:rPr>
          </w:pPr>
          <w:proofErr w:type="spellStart"/>
          <w:r w:rsidRPr="00F30358">
            <w:rPr>
              <w:rFonts w:ascii="Arial" w:eastAsia="Times New Roman" w:hAnsi="Arial" w:cs="Arial"/>
              <w:sz w:val="20"/>
              <w:szCs w:val="20"/>
            </w:rPr>
            <w:t>Kufel</w:t>
          </w:r>
          <w:proofErr w:type="spellEnd"/>
          <w:r w:rsidRPr="00F30358">
            <w:rPr>
              <w:rFonts w:ascii="Arial" w:eastAsia="Times New Roman" w:hAnsi="Arial" w:cs="Arial"/>
              <w:sz w:val="20"/>
              <w:szCs w:val="20"/>
            </w:rPr>
            <w:t xml:space="preserve">, L., </w:t>
          </w:r>
          <w:proofErr w:type="spellStart"/>
          <w:r w:rsidRPr="00F30358">
            <w:rPr>
              <w:rFonts w:ascii="Arial" w:eastAsia="Times New Roman" w:hAnsi="Arial" w:cs="Arial"/>
              <w:sz w:val="20"/>
              <w:szCs w:val="20"/>
            </w:rPr>
            <w:t>Strzałek</w:t>
          </w:r>
          <w:proofErr w:type="spellEnd"/>
          <w:r w:rsidRPr="00F30358">
            <w:rPr>
              <w:rFonts w:ascii="Arial" w:eastAsia="Times New Roman" w:hAnsi="Arial" w:cs="Arial"/>
              <w:sz w:val="20"/>
              <w:szCs w:val="20"/>
            </w:rPr>
            <w:t xml:space="preserve">, M., &amp; </w:t>
          </w:r>
          <w:proofErr w:type="spellStart"/>
          <w:r w:rsidRPr="00F30358">
            <w:rPr>
              <w:rFonts w:ascii="Arial" w:eastAsia="Times New Roman" w:hAnsi="Arial" w:cs="Arial"/>
              <w:sz w:val="20"/>
              <w:szCs w:val="20"/>
            </w:rPr>
            <w:t>Przetakiewicz</w:t>
          </w:r>
          <w:proofErr w:type="spellEnd"/>
          <w:r w:rsidRPr="00F30358">
            <w:rPr>
              <w:rFonts w:ascii="Arial" w:eastAsia="Times New Roman" w:hAnsi="Arial" w:cs="Arial"/>
              <w:sz w:val="20"/>
              <w:szCs w:val="20"/>
            </w:rPr>
            <w:t xml:space="preserve">, A. (2018). Plant response to overcrowding – </w:t>
          </w:r>
          <w:proofErr w:type="spellStart"/>
          <w:r w:rsidRPr="00F30358">
            <w:rPr>
              <w:rFonts w:ascii="Arial" w:eastAsia="Times New Roman" w:hAnsi="Arial" w:cs="Arial"/>
              <w:sz w:val="20"/>
              <w:szCs w:val="20"/>
            </w:rPr>
            <w:t>Lemna</w:t>
          </w:r>
          <w:proofErr w:type="spellEnd"/>
          <w:r w:rsidRPr="00F30358">
            <w:rPr>
              <w:rFonts w:ascii="Arial" w:eastAsia="Times New Roman" w:hAnsi="Arial" w:cs="Arial"/>
              <w:sz w:val="20"/>
              <w:szCs w:val="20"/>
            </w:rPr>
            <w:t xml:space="preserve"> minor example. </w:t>
          </w:r>
          <w:r w:rsidRPr="00F30358">
            <w:rPr>
              <w:rFonts w:ascii="Arial" w:eastAsia="Times New Roman" w:hAnsi="Arial" w:cs="Arial"/>
              <w:i/>
              <w:iCs/>
              <w:sz w:val="20"/>
              <w:szCs w:val="20"/>
            </w:rPr>
            <w:t xml:space="preserve">Acta </w:t>
          </w:r>
          <w:proofErr w:type="spellStart"/>
          <w:r w:rsidRPr="00F30358">
            <w:rPr>
              <w:rFonts w:ascii="Arial" w:eastAsia="Times New Roman" w:hAnsi="Arial" w:cs="Arial"/>
              <w:i/>
              <w:iCs/>
              <w:sz w:val="20"/>
              <w:szCs w:val="20"/>
            </w:rPr>
            <w:t>Oecologica</w:t>
          </w:r>
          <w:proofErr w:type="spellEnd"/>
          <w:r w:rsidRPr="00F30358">
            <w:rPr>
              <w:rFonts w:ascii="Arial" w:eastAsia="Times New Roman" w:hAnsi="Arial" w:cs="Arial"/>
              <w:sz w:val="20"/>
              <w:szCs w:val="20"/>
            </w:rPr>
            <w:t xml:space="preserve">, </w:t>
          </w:r>
          <w:r w:rsidRPr="00F30358">
            <w:rPr>
              <w:rFonts w:ascii="Arial" w:eastAsia="Times New Roman" w:hAnsi="Arial" w:cs="Arial"/>
              <w:i/>
              <w:iCs/>
              <w:sz w:val="20"/>
              <w:szCs w:val="20"/>
            </w:rPr>
            <w:t>91</w:t>
          </w:r>
          <w:r w:rsidRPr="00F30358">
            <w:rPr>
              <w:rFonts w:ascii="Arial" w:eastAsia="Times New Roman" w:hAnsi="Arial" w:cs="Arial"/>
              <w:sz w:val="20"/>
              <w:szCs w:val="20"/>
            </w:rPr>
            <w:t>, 73–80. https://doi.org/https://doi.org/10.1016/j.actao.2018.06.007</w:t>
          </w:r>
        </w:p>
        <w:p w14:paraId="08F2A528" w14:textId="77777777" w:rsidR="00F30358" w:rsidRPr="00F30358" w:rsidRDefault="00F30358" w:rsidP="005413E0">
          <w:pPr>
            <w:widowControl w:val="0"/>
            <w:autoSpaceDE w:val="0"/>
            <w:autoSpaceDN w:val="0"/>
            <w:ind w:hanging="480"/>
            <w:divId w:val="193203131"/>
            <w:rPr>
              <w:rFonts w:ascii="Arial" w:eastAsia="Times New Roman" w:hAnsi="Arial" w:cs="Arial"/>
              <w:sz w:val="20"/>
              <w:szCs w:val="20"/>
            </w:rPr>
          </w:pPr>
          <w:r w:rsidRPr="00F30358">
            <w:rPr>
              <w:rFonts w:ascii="Arial" w:eastAsia="Times New Roman" w:hAnsi="Arial" w:cs="Arial"/>
              <w:sz w:val="20"/>
              <w:szCs w:val="20"/>
            </w:rPr>
            <w:t xml:space="preserve">Law, R., &amp; Morton, R. D. (1996). Permanence and the assembly of ecological communities. </w:t>
          </w:r>
          <w:r w:rsidRPr="00F30358">
            <w:rPr>
              <w:rFonts w:ascii="Arial" w:eastAsia="Times New Roman" w:hAnsi="Arial" w:cs="Arial"/>
              <w:i/>
              <w:iCs/>
              <w:sz w:val="20"/>
              <w:szCs w:val="20"/>
            </w:rPr>
            <w:t>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77</w:t>
          </w:r>
          <w:r w:rsidRPr="00F30358">
            <w:rPr>
              <w:rFonts w:ascii="Arial" w:eastAsia="Times New Roman" w:hAnsi="Arial" w:cs="Arial"/>
              <w:sz w:val="20"/>
              <w:szCs w:val="20"/>
            </w:rPr>
            <w:t>(3), 762–775. https://doi.org/https://doi.org/10.2307/2265500</w:t>
          </w:r>
        </w:p>
        <w:p w14:paraId="5FB69525" w14:textId="77777777" w:rsidR="00F30358" w:rsidRPr="00F30358" w:rsidRDefault="00F30358" w:rsidP="005413E0">
          <w:pPr>
            <w:widowControl w:val="0"/>
            <w:autoSpaceDE w:val="0"/>
            <w:autoSpaceDN w:val="0"/>
            <w:ind w:hanging="480"/>
            <w:divId w:val="453255282"/>
            <w:rPr>
              <w:rFonts w:ascii="Arial" w:eastAsia="Times New Roman" w:hAnsi="Arial" w:cs="Arial"/>
              <w:sz w:val="20"/>
              <w:szCs w:val="20"/>
            </w:rPr>
          </w:pPr>
          <w:r w:rsidRPr="00F30358">
            <w:rPr>
              <w:rFonts w:ascii="Arial" w:eastAsia="Times New Roman" w:hAnsi="Arial" w:cs="Arial"/>
              <w:sz w:val="20"/>
              <w:szCs w:val="20"/>
            </w:rPr>
            <w:t xml:space="preserve">Leibold, M. A., Hall, S. R., Smith, V. H., &amp; Lytle, D. A. (2017). Herbivory enhances the diversity of primary producers in pond ecosystems. </w:t>
          </w:r>
          <w:r w:rsidRPr="00F30358">
            <w:rPr>
              <w:rFonts w:ascii="Arial" w:eastAsia="Times New Roman" w:hAnsi="Arial" w:cs="Arial"/>
              <w:i/>
              <w:iCs/>
              <w:sz w:val="20"/>
              <w:szCs w:val="20"/>
            </w:rPr>
            <w:t>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98</w:t>
          </w:r>
          <w:r w:rsidRPr="00F30358">
            <w:rPr>
              <w:rFonts w:ascii="Arial" w:eastAsia="Times New Roman" w:hAnsi="Arial" w:cs="Arial"/>
              <w:sz w:val="20"/>
              <w:szCs w:val="20"/>
            </w:rPr>
            <w:t>(1), 48–56. https://doi.org/https://doi.org/10.1002/ecy.1636</w:t>
          </w:r>
        </w:p>
        <w:p w14:paraId="7A848D52" w14:textId="77777777" w:rsidR="00F30358" w:rsidRPr="00F30358" w:rsidRDefault="00F30358" w:rsidP="005413E0">
          <w:pPr>
            <w:widowControl w:val="0"/>
            <w:autoSpaceDE w:val="0"/>
            <w:autoSpaceDN w:val="0"/>
            <w:ind w:hanging="480"/>
            <w:divId w:val="965038435"/>
            <w:rPr>
              <w:rFonts w:ascii="Arial" w:eastAsia="Times New Roman" w:hAnsi="Arial" w:cs="Arial"/>
              <w:sz w:val="20"/>
              <w:szCs w:val="20"/>
            </w:rPr>
          </w:pPr>
          <w:r w:rsidRPr="00F30358">
            <w:rPr>
              <w:rFonts w:ascii="Arial" w:eastAsia="Times New Roman" w:hAnsi="Arial" w:cs="Arial"/>
              <w:sz w:val="20"/>
              <w:szCs w:val="20"/>
            </w:rPr>
            <w:t xml:space="preserve">Levine, J. M., </w:t>
          </w:r>
          <w:proofErr w:type="spellStart"/>
          <w:r w:rsidRPr="00F30358">
            <w:rPr>
              <w:rFonts w:ascii="Arial" w:eastAsia="Times New Roman" w:hAnsi="Arial" w:cs="Arial"/>
              <w:sz w:val="20"/>
              <w:szCs w:val="20"/>
            </w:rPr>
            <w:t>Bascompte</w:t>
          </w:r>
          <w:proofErr w:type="spellEnd"/>
          <w:r w:rsidRPr="00F30358">
            <w:rPr>
              <w:rFonts w:ascii="Arial" w:eastAsia="Times New Roman" w:hAnsi="Arial" w:cs="Arial"/>
              <w:sz w:val="20"/>
              <w:szCs w:val="20"/>
            </w:rPr>
            <w:t xml:space="preserve">, J., Adler, P. B., &amp; </w:t>
          </w:r>
          <w:proofErr w:type="spellStart"/>
          <w:r w:rsidRPr="00F30358">
            <w:rPr>
              <w:rFonts w:ascii="Arial" w:eastAsia="Times New Roman" w:hAnsi="Arial" w:cs="Arial"/>
              <w:sz w:val="20"/>
              <w:szCs w:val="20"/>
            </w:rPr>
            <w:t>Allesina</w:t>
          </w:r>
          <w:proofErr w:type="spellEnd"/>
          <w:r w:rsidRPr="00F30358">
            <w:rPr>
              <w:rFonts w:ascii="Arial" w:eastAsia="Times New Roman" w:hAnsi="Arial" w:cs="Arial"/>
              <w:sz w:val="20"/>
              <w:szCs w:val="20"/>
            </w:rPr>
            <w:t xml:space="preserve">, S. (2017). Beyond pairwise mechanisms of species coexistence in complex communities. </w:t>
          </w:r>
          <w:r w:rsidRPr="00F30358">
            <w:rPr>
              <w:rFonts w:ascii="Arial" w:eastAsia="Times New Roman" w:hAnsi="Arial" w:cs="Arial"/>
              <w:i/>
              <w:iCs/>
              <w:sz w:val="20"/>
              <w:szCs w:val="20"/>
            </w:rPr>
            <w:t>Nature</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546</w:t>
          </w:r>
          <w:r w:rsidRPr="00F30358">
            <w:rPr>
              <w:rFonts w:ascii="Arial" w:eastAsia="Times New Roman" w:hAnsi="Arial" w:cs="Arial"/>
              <w:sz w:val="20"/>
              <w:szCs w:val="20"/>
            </w:rPr>
            <w:t>(7656), 56–64. https://doi.org/10.1038/nature22898</w:t>
          </w:r>
        </w:p>
        <w:p w14:paraId="4A2E7DAC" w14:textId="77777777" w:rsidR="00F30358" w:rsidRPr="00F30358" w:rsidRDefault="00F30358" w:rsidP="005413E0">
          <w:pPr>
            <w:widowControl w:val="0"/>
            <w:autoSpaceDE w:val="0"/>
            <w:autoSpaceDN w:val="0"/>
            <w:ind w:hanging="480"/>
            <w:divId w:val="1981837582"/>
            <w:rPr>
              <w:rFonts w:ascii="Arial" w:eastAsia="Times New Roman" w:hAnsi="Arial" w:cs="Arial"/>
              <w:sz w:val="20"/>
              <w:szCs w:val="20"/>
            </w:rPr>
          </w:pPr>
          <w:r w:rsidRPr="00F30358">
            <w:rPr>
              <w:rFonts w:ascii="Arial" w:eastAsia="Times New Roman" w:hAnsi="Arial" w:cs="Arial"/>
              <w:sz w:val="20"/>
              <w:szCs w:val="20"/>
            </w:rPr>
            <w:t>Li, J., Zhou, Q., &amp; Campos, L. C. (2017). Removal of selected emerging PPCP compounds using greater duckweed (</w:t>
          </w:r>
          <w:proofErr w:type="spellStart"/>
          <w:r w:rsidRPr="00F30358">
            <w:rPr>
              <w:rFonts w:ascii="Arial" w:eastAsia="Times New Roman" w:hAnsi="Arial" w:cs="Arial"/>
              <w:sz w:val="20"/>
              <w:szCs w:val="20"/>
            </w:rPr>
            <w:t>Spirodela</w:t>
          </w:r>
          <w:proofErr w:type="spellEnd"/>
          <w:r w:rsidRPr="00F30358">
            <w:rPr>
              <w:rFonts w:ascii="Arial" w:eastAsia="Times New Roman" w:hAnsi="Arial" w:cs="Arial"/>
              <w:sz w:val="20"/>
              <w:szCs w:val="20"/>
            </w:rPr>
            <w:t xml:space="preserve"> </w:t>
          </w:r>
          <w:proofErr w:type="spellStart"/>
          <w:r w:rsidRPr="00F30358">
            <w:rPr>
              <w:rFonts w:ascii="Arial" w:eastAsia="Times New Roman" w:hAnsi="Arial" w:cs="Arial"/>
              <w:sz w:val="20"/>
              <w:szCs w:val="20"/>
            </w:rPr>
            <w:t>polyrhiza</w:t>
          </w:r>
          <w:proofErr w:type="spellEnd"/>
          <w:r w:rsidRPr="00F30358">
            <w:rPr>
              <w:rFonts w:ascii="Arial" w:eastAsia="Times New Roman" w:hAnsi="Arial" w:cs="Arial"/>
              <w:sz w:val="20"/>
              <w:szCs w:val="20"/>
            </w:rPr>
            <w:t xml:space="preserve">) based lab-scale free water constructed wetland. </w:t>
          </w:r>
          <w:r w:rsidRPr="00F30358">
            <w:rPr>
              <w:rFonts w:ascii="Arial" w:eastAsia="Times New Roman" w:hAnsi="Arial" w:cs="Arial"/>
              <w:i/>
              <w:iCs/>
              <w:sz w:val="20"/>
              <w:szCs w:val="20"/>
            </w:rPr>
            <w:t>Water Research</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126</w:t>
          </w:r>
          <w:r w:rsidRPr="00F30358">
            <w:rPr>
              <w:rFonts w:ascii="Arial" w:eastAsia="Times New Roman" w:hAnsi="Arial" w:cs="Arial"/>
              <w:sz w:val="20"/>
              <w:szCs w:val="20"/>
            </w:rPr>
            <w:t>, 252–261. https://doi.org/https://doi.org/10.1016/j.watres.2017.09.002</w:t>
          </w:r>
        </w:p>
        <w:p w14:paraId="74980520" w14:textId="77777777" w:rsidR="00F30358" w:rsidRPr="00F30358" w:rsidRDefault="00F30358" w:rsidP="005413E0">
          <w:pPr>
            <w:widowControl w:val="0"/>
            <w:autoSpaceDE w:val="0"/>
            <w:autoSpaceDN w:val="0"/>
            <w:ind w:hanging="480"/>
            <w:divId w:val="1027218361"/>
            <w:rPr>
              <w:rFonts w:ascii="Arial" w:eastAsia="Times New Roman" w:hAnsi="Arial" w:cs="Arial"/>
              <w:sz w:val="20"/>
              <w:szCs w:val="20"/>
            </w:rPr>
          </w:pPr>
          <w:proofErr w:type="spellStart"/>
          <w:r w:rsidRPr="00F30358">
            <w:rPr>
              <w:rFonts w:ascii="Arial" w:eastAsia="Times New Roman" w:hAnsi="Arial" w:cs="Arial"/>
              <w:sz w:val="20"/>
              <w:szCs w:val="20"/>
            </w:rPr>
            <w:t>Luque</w:t>
          </w:r>
          <w:proofErr w:type="spellEnd"/>
          <w:r w:rsidRPr="00F30358">
            <w:rPr>
              <w:rFonts w:ascii="Arial" w:eastAsia="Times New Roman" w:hAnsi="Arial" w:cs="Arial"/>
              <w:sz w:val="20"/>
              <w:szCs w:val="20"/>
            </w:rPr>
            <w:t xml:space="preserve">, G. M., </w:t>
          </w:r>
          <w:proofErr w:type="spellStart"/>
          <w:r w:rsidRPr="00F30358">
            <w:rPr>
              <w:rFonts w:ascii="Arial" w:eastAsia="Times New Roman" w:hAnsi="Arial" w:cs="Arial"/>
              <w:sz w:val="20"/>
              <w:szCs w:val="20"/>
            </w:rPr>
            <w:t>Bellard</w:t>
          </w:r>
          <w:proofErr w:type="spellEnd"/>
          <w:r w:rsidRPr="00F30358">
            <w:rPr>
              <w:rFonts w:ascii="Arial" w:eastAsia="Times New Roman" w:hAnsi="Arial" w:cs="Arial"/>
              <w:sz w:val="20"/>
              <w:szCs w:val="20"/>
            </w:rPr>
            <w:t xml:space="preserve">, C., </w:t>
          </w:r>
          <w:proofErr w:type="spellStart"/>
          <w:r w:rsidRPr="00F30358">
            <w:rPr>
              <w:rFonts w:ascii="Arial" w:eastAsia="Times New Roman" w:hAnsi="Arial" w:cs="Arial"/>
              <w:sz w:val="20"/>
              <w:szCs w:val="20"/>
            </w:rPr>
            <w:t>Bertelsmeier</w:t>
          </w:r>
          <w:proofErr w:type="spellEnd"/>
          <w:r w:rsidRPr="00F30358">
            <w:rPr>
              <w:rFonts w:ascii="Arial" w:eastAsia="Times New Roman" w:hAnsi="Arial" w:cs="Arial"/>
              <w:sz w:val="20"/>
              <w:szCs w:val="20"/>
            </w:rPr>
            <w:t xml:space="preserve">, C., </w:t>
          </w:r>
          <w:proofErr w:type="spellStart"/>
          <w:r w:rsidRPr="00F30358">
            <w:rPr>
              <w:rFonts w:ascii="Arial" w:eastAsia="Times New Roman" w:hAnsi="Arial" w:cs="Arial"/>
              <w:sz w:val="20"/>
              <w:szCs w:val="20"/>
            </w:rPr>
            <w:t>Bonnaud</w:t>
          </w:r>
          <w:proofErr w:type="spellEnd"/>
          <w:r w:rsidRPr="00F30358">
            <w:rPr>
              <w:rFonts w:ascii="Arial" w:eastAsia="Times New Roman" w:hAnsi="Arial" w:cs="Arial"/>
              <w:sz w:val="20"/>
              <w:szCs w:val="20"/>
            </w:rPr>
            <w:t xml:space="preserve">, E., </w:t>
          </w:r>
          <w:proofErr w:type="spellStart"/>
          <w:r w:rsidRPr="00F30358">
            <w:rPr>
              <w:rFonts w:ascii="Arial" w:eastAsia="Times New Roman" w:hAnsi="Arial" w:cs="Arial"/>
              <w:sz w:val="20"/>
              <w:szCs w:val="20"/>
            </w:rPr>
            <w:t>Genovesi</w:t>
          </w:r>
          <w:proofErr w:type="spellEnd"/>
          <w:r w:rsidRPr="00F30358">
            <w:rPr>
              <w:rFonts w:ascii="Arial" w:eastAsia="Times New Roman" w:hAnsi="Arial" w:cs="Arial"/>
              <w:sz w:val="20"/>
              <w:szCs w:val="20"/>
            </w:rPr>
            <w:t xml:space="preserve">, P., </w:t>
          </w:r>
          <w:proofErr w:type="spellStart"/>
          <w:r w:rsidRPr="00F30358">
            <w:rPr>
              <w:rFonts w:ascii="Arial" w:eastAsia="Times New Roman" w:hAnsi="Arial" w:cs="Arial"/>
              <w:sz w:val="20"/>
              <w:szCs w:val="20"/>
            </w:rPr>
            <w:t>Simberloff</w:t>
          </w:r>
          <w:proofErr w:type="spellEnd"/>
          <w:r w:rsidRPr="00F30358">
            <w:rPr>
              <w:rFonts w:ascii="Arial" w:eastAsia="Times New Roman" w:hAnsi="Arial" w:cs="Arial"/>
              <w:sz w:val="20"/>
              <w:szCs w:val="20"/>
            </w:rPr>
            <w:t xml:space="preserve">, D., &amp; </w:t>
          </w:r>
          <w:proofErr w:type="spellStart"/>
          <w:r w:rsidRPr="00F30358">
            <w:rPr>
              <w:rFonts w:ascii="Arial" w:eastAsia="Times New Roman" w:hAnsi="Arial" w:cs="Arial"/>
              <w:sz w:val="20"/>
              <w:szCs w:val="20"/>
            </w:rPr>
            <w:t>Courchamp</w:t>
          </w:r>
          <w:proofErr w:type="spellEnd"/>
          <w:r w:rsidRPr="00F30358">
            <w:rPr>
              <w:rFonts w:ascii="Arial" w:eastAsia="Times New Roman" w:hAnsi="Arial" w:cs="Arial"/>
              <w:sz w:val="20"/>
              <w:szCs w:val="20"/>
            </w:rPr>
            <w:t xml:space="preserve">, F. (2014). The 100th of the world’s worst invasive alien species. </w:t>
          </w:r>
          <w:r w:rsidRPr="00F30358">
            <w:rPr>
              <w:rFonts w:ascii="Arial" w:eastAsia="Times New Roman" w:hAnsi="Arial" w:cs="Arial"/>
              <w:i/>
              <w:iCs/>
              <w:sz w:val="20"/>
              <w:szCs w:val="20"/>
            </w:rPr>
            <w:t>Biological Invasions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16</w:t>
          </w:r>
          <w:r w:rsidRPr="00F30358">
            <w:rPr>
              <w:rFonts w:ascii="Arial" w:eastAsia="Times New Roman" w:hAnsi="Arial" w:cs="Arial"/>
              <w:sz w:val="20"/>
              <w:szCs w:val="20"/>
            </w:rPr>
            <w:t>(5), 981–985. https://doi.org/10.1007/s10530-013-0561-5</w:t>
          </w:r>
        </w:p>
        <w:p w14:paraId="07098E12" w14:textId="77777777" w:rsidR="00F30358" w:rsidRPr="00F30358" w:rsidRDefault="00F30358" w:rsidP="005413E0">
          <w:pPr>
            <w:widowControl w:val="0"/>
            <w:autoSpaceDE w:val="0"/>
            <w:autoSpaceDN w:val="0"/>
            <w:ind w:hanging="480"/>
            <w:divId w:val="171801643"/>
            <w:rPr>
              <w:rFonts w:ascii="Arial" w:eastAsia="Times New Roman" w:hAnsi="Arial" w:cs="Arial"/>
              <w:sz w:val="20"/>
              <w:szCs w:val="20"/>
            </w:rPr>
          </w:pPr>
          <w:r w:rsidRPr="00F30358">
            <w:rPr>
              <w:rFonts w:ascii="Arial" w:eastAsia="Times New Roman" w:hAnsi="Arial" w:cs="Arial"/>
              <w:sz w:val="20"/>
              <w:szCs w:val="20"/>
            </w:rPr>
            <w:t xml:space="preserve">Mason, C. M., &amp; Donovan, L. A. (2015). Evolution of the leaf economics spectrum in herbs: Evidence from environmental divergences in leaf physiology across Helianthus (Asteraceae). </w:t>
          </w:r>
          <w:r w:rsidRPr="00F30358">
            <w:rPr>
              <w:rFonts w:ascii="Arial" w:eastAsia="Times New Roman" w:hAnsi="Arial" w:cs="Arial"/>
              <w:i/>
              <w:iCs/>
              <w:sz w:val="20"/>
              <w:szCs w:val="20"/>
            </w:rPr>
            <w:t>Evolution</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69</w:t>
          </w:r>
          <w:r w:rsidRPr="00F30358">
            <w:rPr>
              <w:rFonts w:ascii="Arial" w:eastAsia="Times New Roman" w:hAnsi="Arial" w:cs="Arial"/>
              <w:sz w:val="20"/>
              <w:szCs w:val="20"/>
            </w:rPr>
            <w:t>(10), 2705–2720. https://doi.org/https://doi.org/10.1111/evo.12768</w:t>
          </w:r>
        </w:p>
        <w:p w14:paraId="149BFC51" w14:textId="77777777" w:rsidR="00F30358" w:rsidRPr="00F30358" w:rsidRDefault="00F30358" w:rsidP="005413E0">
          <w:pPr>
            <w:widowControl w:val="0"/>
            <w:autoSpaceDE w:val="0"/>
            <w:autoSpaceDN w:val="0"/>
            <w:ind w:hanging="480"/>
            <w:divId w:val="590896759"/>
            <w:rPr>
              <w:rFonts w:ascii="Arial" w:eastAsia="Times New Roman" w:hAnsi="Arial" w:cs="Arial"/>
              <w:sz w:val="20"/>
              <w:szCs w:val="20"/>
            </w:rPr>
          </w:pPr>
          <w:r w:rsidRPr="00F30358">
            <w:rPr>
              <w:rFonts w:ascii="Arial" w:eastAsia="Times New Roman" w:hAnsi="Arial" w:cs="Arial"/>
              <w:sz w:val="20"/>
              <w:szCs w:val="20"/>
            </w:rPr>
            <w:t xml:space="preserve">May, R. M. (1972). Will a large complex system be stable? </w:t>
          </w:r>
          <w:r w:rsidRPr="00F30358">
            <w:rPr>
              <w:rFonts w:ascii="Arial" w:eastAsia="Times New Roman" w:hAnsi="Arial" w:cs="Arial"/>
              <w:i/>
              <w:iCs/>
              <w:sz w:val="20"/>
              <w:szCs w:val="20"/>
            </w:rPr>
            <w:t>Nature</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238</w:t>
          </w:r>
          <w:r w:rsidRPr="00F30358">
            <w:rPr>
              <w:rFonts w:ascii="Arial" w:eastAsia="Times New Roman" w:hAnsi="Arial" w:cs="Arial"/>
              <w:sz w:val="20"/>
              <w:szCs w:val="20"/>
            </w:rPr>
            <w:t>(5364), 413–414. https://doi.org/10.1038/238413a0</w:t>
          </w:r>
        </w:p>
        <w:p w14:paraId="3F2B769C" w14:textId="77777777" w:rsidR="00F30358" w:rsidRPr="00F30358" w:rsidRDefault="00F30358" w:rsidP="005413E0">
          <w:pPr>
            <w:widowControl w:val="0"/>
            <w:autoSpaceDE w:val="0"/>
            <w:autoSpaceDN w:val="0"/>
            <w:ind w:hanging="480"/>
            <w:divId w:val="533613867"/>
            <w:rPr>
              <w:rFonts w:ascii="Arial" w:eastAsia="Times New Roman" w:hAnsi="Arial" w:cs="Arial"/>
              <w:sz w:val="20"/>
              <w:szCs w:val="20"/>
            </w:rPr>
          </w:pPr>
          <w:r w:rsidRPr="00F30358">
            <w:rPr>
              <w:rFonts w:ascii="Arial" w:eastAsia="Times New Roman" w:hAnsi="Arial" w:cs="Arial"/>
              <w:sz w:val="20"/>
              <w:szCs w:val="20"/>
            </w:rPr>
            <w:t xml:space="preserve">Mayfield, M. M., &amp; Stouffer, D. B. (2017). Higher-order interactions capture unexplained complexity in diverse communities. </w:t>
          </w:r>
          <w:r w:rsidRPr="00F30358">
            <w:rPr>
              <w:rFonts w:ascii="Arial" w:eastAsia="Times New Roman" w:hAnsi="Arial" w:cs="Arial"/>
              <w:i/>
              <w:iCs/>
              <w:sz w:val="20"/>
              <w:szCs w:val="20"/>
            </w:rPr>
            <w:t>Nature Ecology &amp; Evolution</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w:t>
          </w:r>
          <w:r w:rsidRPr="00F30358">
            <w:rPr>
              <w:rFonts w:ascii="Arial" w:eastAsia="Times New Roman" w:hAnsi="Arial" w:cs="Arial"/>
              <w:sz w:val="20"/>
              <w:szCs w:val="20"/>
            </w:rPr>
            <w:t>(3), 62. https://doi.org/10.1038/s41559-016-0062</w:t>
          </w:r>
        </w:p>
        <w:p w14:paraId="01720795" w14:textId="77777777" w:rsidR="00F30358" w:rsidRPr="00F30358" w:rsidRDefault="00F30358" w:rsidP="005413E0">
          <w:pPr>
            <w:widowControl w:val="0"/>
            <w:autoSpaceDE w:val="0"/>
            <w:autoSpaceDN w:val="0"/>
            <w:ind w:hanging="480"/>
            <w:divId w:val="113645096"/>
            <w:rPr>
              <w:rFonts w:ascii="Arial" w:eastAsia="Times New Roman" w:hAnsi="Arial" w:cs="Arial"/>
              <w:sz w:val="20"/>
              <w:szCs w:val="20"/>
            </w:rPr>
          </w:pPr>
          <w:r w:rsidRPr="00F30358">
            <w:rPr>
              <w:rFonts w:ascii="Arial" w:eastAsia="Times New Roman" w:hAnsi="Arial" w:cs="Arial"/>
              <w:sz w:val="20"/>
              <w:szCs w:val="20"/>
            </w:rPr>
            <w:t xml:space="preserve">Maynard, D. S., </w:t>
          </w:r>
          <w:proofErr w:type="spellStart"/>
          <w:r w:rsidRPr="00F30358">
            <w:rPr>
              <w:rFonts w:ascii="Arial" w:eastAsia="Times New Roman" w:hAnsi="Arial" w:cs="Arial"/>
              <w:sz w:val="20"/>
              <w:szCs w:val="20"/>
            </w:rPr>
            <w:t>Serván</w:t>
          </w:r>
          <w:proofErr w:type="spellEnd"/>
          <w:r w:rsidRPr="00F30358">
            <w:rPr>
              <w:rFonts w:ascii="Arial" w:eastAsia="Times New Roman" w:hAnsi="Arial" w:cs="Arial"/>
              <w:sz w:val="20"/>
              <w:szCs w:val="20"/>
            </w:rPr>
            <w:t xml:space="preserve">, C. A., </w:t>
          </w:r>
          <w:proofErr w:type="spellStart"/>
          <w:r w:rsidRPr="00F30358">
            <w:rPr>
              <w:rFonts w:ascii="Arial" w:eastAsia="Times New Roman" w:hAnsi="Arial" w:cs="Arial"/>
              <w:sz w:val="20"/>
              <w:szCs w:val="20"/>
            </w:rPr>
            <w:t>Capitán</w:t>
          </w:r>
          <w:proofErr w:type="spellEnd"/>
          <w:r w:rsidRPr="00F30358">
            <w:rPr>
              <w:rFonts w:ascii="Arial" w:eastAsia="Times New Roman" w:hAnsi="Arial" w:cs="Arial"/>
              <w:sz w:val="20"/>
              <w:szCs w:val="20"/>
            </w:rPr>
            <w:t xml:space="preserve">, J. A., &amp; </w:t>
          </w:r>
          <w:proofErr w:type="spellStart"/>
          <w:r w:rsidRPr="00F30358">
            <w:rPr>
              <w:rFonts w:ascii="Arial" w:eastAsia="Times New Roman" w:hAnsi="Arial" w:cs="Arial"/>
              <w:sz w:val="20"/>
              <w:szCs w:val="20"/>
            </w:rPr>
            <w:t>Allesina</w:t>
          </w:r>
          <w:proofErr w:type="spellEnd"/>
          <w:r w:rsidRPr="00F30358">
            <w:rPr>
              <w:rFonts w:ascii="Arial" w:eastAsia="Times New Roman" w:hAnsi="Arial" w:cs="Arial"/>
              <w:sz w:val="20"/>
              <w:szCs w:val="20"/>
            </w:rPr>
            <w:t xml:space="preserve">, S. (2019). Phenotypic variability promotes </w:t>
          </w:r>
          <w:r w:rsidRPr="00F30358">
            <w:rPr>
              <w:rFonts w:ascii="Arial" w:eastAsia="Times New Roman" w:hAnsi="Arial" w:cs="Arial"/>
              <w:sz w:val="20"/>
              <w:szCs w:val="20"/>
            </w:rPr>
            <w:lastRenderedPageBreak/>
            <w:t xml:space="preserve">diversity and stability in competitive communities. </w:t>
          </w:r>
          <w:r w:rsidRPr="00F30358">
            <w:rPr>
              <w:rFonts w:ascii="Arial" w:eastAsia="Times New Roman" w:hAnsi="Arial" w:cs="Arial"/>
              <w:i/>
              <w:iCs/>
              <w:sz w:val="20"/>
              <w:szCs w:val="20"/>
            </w:rPr>
            <w:t>Ecology Letters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22</w:t>
          </w:r>
          <w:r w:rsidRPr="00F30358">
            <w:rPr>
              <w:rFonts w:ascii="Arial" w:eastAsia="Times New Roman" w:hAnsi="Arial" w:cs="Arial"/>
              <w:sz w:val="20"/>
              <w:szCs w:val="20"/>
            </w:rPr>
            <w:t>(11), 1776–1786. https://doi.org/https://doi.org/10.1111/ele.13356</w:t>
          </w:r>
        </w:p>
        <w:p w14:paraId="0E99887E" w14:textId="77777777" w:rsidR="00F30358" w:rsidRPr="00F30358" w:rsidRDefault="00F30358" w:rsidP="005413E0">
          <w:pPr>
            <w:widowControl w:val="0"/>
            <w:autoSpaceDE w:val="0"/>
            <w:autoSpaceDN w:val="0"/>
            <w:ind w:hanging="480"/>
            <w:divId w:val="2069835026"/>
            <w:rPr>
              <w:rFonts w:ascii="Arial" w:eastAsia="Times New Roman" w:hAnsi="Arial" w:cs="Arial"/>
              <w:sz w:val="20"/>
              <w:szCs w:val="20"/>
            </w:rPr>
          </w:pPr>
          <w:r w:rsidRPr="00F30358">
            <w:rPr>
              <w:rFonts w:ascii="Arial" w:eastAsia="Times New Roman" w:hAnsi="Arial" w:cs="Arial"/>
              <w:sz w:val="20"/>
              <w:szCs w:val="20"/>
            </w:rPr>
            <w:t xml:space="preserve">Medeiros, C. D., </w:t>
          </w:r>
          <w:proofErr w:type="spellStart"/>
          <w:r w:rsidRPr="00F30358">
            <w:rPr>
              <w:rFonts w:ascii="Arial" w:eastAsia="Times New Roman" w:hAnsi="Arial" w:cs="Arial"/>
              <w:sz w:val="20"/>
              <w:szCs w:val="20"/>
            </w:rPr>
            <w:t>Scoffoni</w:t>
          </w:r>
          <w:proofErr w:type="spellEnd"/>
          <w:r w:rsidRPr="00F30358">
            <w:rPr>
              <w:rFonts w:ascii="Arial" w:eastAsia="Times New Roman" w:hAnsi="Arial" w:cs="Arial"/>
              <w:sz w:val="20"/>
              <w:szCs w:val="20"/>
            </w:rPr>
            <w:t>, C., John, G. P., Bartlett, M. K., Inman-</w:t>
          </w:r>
          <w:proofErr w:type="spellStart"/>
          <w:r w:rsidRPr="00F30358">
            <w:rPr>
              <w:rFonts w:ascii="Arial" w:eastAsia="Times New Roman" w:hAnsi="Arial" w:cs="Arial"/>
              <w:sz w:val="20"/>
              <w:szCs w:val="20"/>
            </w:rPr>
            <w:t>Narahari</w:t>
          </w:r>
          <w:proofErr w:type="spellEnd"/>
          <w:r w:rsidRPr="00F30358">
            <w:rPr>
              <w:rFonts w:ascii="Arial" w:eastAsia="Times New Roman" w:hAnsi="Arial" w:cs="Arial"/>
              <w:sz w:val="20"/>
              <w:szCs w:val="20"/>
            </w:rPr>
            <w:t xml:space="preserve">, F., Ostertag, R., Cordell, S., </w:t>
          </w:r>
          <w:proofErr w:type="spellStart"/>
          <w:r w:rsidRPr="00F30358">
            <w:rPr>
              <w:rFonts w:ascii="Arial" w:eastAsia="Times New Roman" w:hAnsi="Arial" w:cs="Arial"/>
              <w:sz w:val="20"/>
              <w:szCs w:val="20"/>
            </w:rPr>
            <w:t>Giardina</w:t>
          </w:r>
          <w:proofErr w:type="spellEnd"/>
          <w:r w:rsidRPr="00F30358">
            <w:rPr>
              <w:rFonts w:ascii="Arial" w:eastAsia="Times New Roman" w:hAnsi="Arial" w:cs="Arial"/>
              <w:sz w:val="20"/>
              <w:szCs w:val="20"/>
            </w:rPr>
            <w:t xml:space="preserve">, C., &amp; Sack, L. (2019). An extensive suite of functional traits distinguishes Hawaiian wet and dry forests and enables prediction of species vital rates. </w:t>
          </w:r>
          <w:r w:rsidRPr="00F30358">
            <w:rPr>
              <w:rFonts w:ascii="Arial" w:eastAsia="Times New Roman" w:hAnsi="Arial" w:cs="Arial"/>
              <w:i/>
              <w:iCs/>
              <w:sz w:val="20"/>
              <w:szCs w:val="20"/>
            </w:rPr>
            <w:t>Functional 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33</w:t>
          </w:r>
          <w:r w:rsidRPr="00F30358">
            <w:rPr>
              <w:rFonts w:ascii="Arial" w:eastAsia="Times New Roman" w:hAnsi="Arial" w:cs="Arial"/>
              <w:sz w:val="20"/>
              <w:szCs w:val="20"/>
            </w:rPr>
            <w:t>(4), 712–734. https://doi.org/https://doi.org/10.1111/1365-2435.13229</w:t>
          </w:r>
        </w:p>
        <w:p w14:paraId="33160771" w14:textId="77777777" w:rsidR="00F30358" w:rsidRPr="00F30358" w:rsidRDefault="00F30358" w:rsidP="005413E0">
          <w:pPr>
            <w:widowControl w:val="0"/>
            <w:autoSpaceDE w:val="0"/>
            <w:autoSpaceDN w:val="0"/>
            <w:ind w:hanging="480"/>
            <w:divId w:val="417992420"/>
            <w:rPr>
              <w:rFonts w:ascii="Arial" w:eastAsia="Times New Roman" w:hAnsi="Arial" w:cs="Arial"/>
              <w:sz w:val="20"/>
              <w:szCs w:val="20"/>
            </w:rPr>
          </w:pPr>
          <w:proofErr w:type="spellStart"/>
          <w:r w:rsidRPr="00F30358">
            <w:rPr>
              <w:rFonts w:ascii="Arial" w:eastAsia="Times New Roman" w:hAnsi="Arial" w:cs="Arial"/>
              <w:sz w:val="20"/>
              <w:szCs w:val="20"/>
            </w:rPr>
            <w:t>Mickalide</w:t>
          </w:r>
          <w:proofErr w:type="spellEnd"/>
          <w:r w:rsidRPr="00F30358">
            <w:rPr>
              <w:rFonts w:ascii="Arial" w:eastAsia="Times New Roman" w:hAnsi="Arial" w:cs="Arial"/>
              <w:sz w:val="20"/>
              <w:szCs w:val="20"/>
            </w:rPr>
            <w:t xml:space="preserve">, H., &amp; Kuehn, S. (2019). Higher-order interaction between species inhibits bacterial invasion of a phototroph-predator microbial community. </w:t>
          </w:r>
          <w:r w:rsidRPr="00F30358">
            <w:rPr>
              <w:rFonts w:ascii="Arial" w:eastAsia="Times New Roman" w:hAnsi="Arial" w:cs="Arial"/>
              <w:i/>
              <w:iCs/>
              <w:sz w:val="20"/>
              <w:szCs w:val="20"/>
            </w:rPr>
            <w:t>Cell Systems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9</w:t>
          </w:r>
          <w:r w:rsidRPr="00F30358">
            <w:rPr>
              <w:rFonts w:ascii="Arial" w:eastAsia="Times New Roman" w:hAnsi="Arial" w:cs="Arial"/>
              <w:sz w:val="20"/>
              <w:szCs w:val="20"/>
            </w:rPr>
            <w:t>(6), 521-533.e10. https://doi.org/10.1016/j.cels.2019.11.004</w:t>
          </w:r>
        </w:p>
        <w:p w14:paraId="6F284BD5" w14:textId="77777777" w:rsidR="00F30358" w:rsidRPr="00F30358" w:rsidRDefault="00F30358" w:rsidP="005413E0">
          <w:pPr>
            <w:widowControl w:val="0"/>
            <w:autoSpaceDE w:val="0"/>
            <w:autoSpaceDN w:val="0"/>
            <w:ind w:hanging="480"/>
            <w:divId w:val="1313221215"/>
            <w:rPr>
              <w:rFonts w:ascii="Arial" w:eastAsia="Times New Roman" w:hAnsi="Arial" w:cs="Arial"/>
              <w:sz w:val="20"/>
              <w:szCs w:val="20"/>
            </w:rPr>
          </w:pPr>
          <w:r w:rsidRPr="00F30358">
            <w:rPr>
              <w:rFonts w:ascii="Arial" w:eastAsia="Times New Roman" w:hAnsi="Arial" w:cs="Arial"/>
              <w:sz w:val="20"/>
              <w:szCs w:val="20"/>
            </w:rPr>
            <w:t xml:space="preserve">Milo, R., Shen-Orr, S., </w:t>
          </w:r>
          <w:proofErr w:type="spellStart"/>
          <w:r w:rsidRPr="00F30358">
            <w:rPr>
              <w:rFonts w:ascii="Arial" w:eastAsia="Times New Roman" w:hAnsi="Arial" w:cs="Arial"/>
              <w:sz w:val="20"/>
              <w:szCs w:val="20"/>
            </w:rPr>
            <w:t>Itzkovitz</w:t>
          </w:r>
          <w:proofErr w:type="spellEnd"/>
          <w:r w:rsidRPr="00F30358">
            <w:rPr>
              <w:rFonts w:ascii="Arial" w:eastAsia="Times New Roman" w:hAnsi="Arial" w:cs="Arial"/>
              <w:sz w:val="20"/>
              <w:szCs w:val="20"/>
            </w:rPr>
            <w:t xml:space="preserve">, S., </w:t>
          </w:r>
          <w:proofErr w:type="spellStart"/>
          <w:r w:rsidRPr="00F30358">
            <w:rPr>
              <w:rFonts w:ascii="Arial" w:eastAsia="Times New Roman" w:hAnsi="Arial" w:cs="Arial"/>
              <w:sz w:val="20"/>
              <w:szCs w:val="20"/>
            </w:rPr>
            <w:t>Kashtan</w:t>
          </w:r>
          <w:proofErr w:type="spellEnd"/>
          <w:r w:rsidRPr="00F30358">
            <w:rPr>
              <w:rFonts w:ascii="Arial" w:eastAsia="Times New Roman" w:hAnsi="Arial" w:cs="Arial"/>
              <w:sz w:val="20"/>
              <w:szCs w:val="20"/>
            </w:rPr>
            <w:t xml:space="preserve">, N., </w:t>
          </w:r>
          <w:proofErr w:type="spellStart"/>
          <w:r w:rsidRPr="00F30358">
            <w:rPr>
              <w:rFonts w:ascii="Arial" w:eastAsia="Times New Roman" w:hAnsi="Arial" w:cs="Arial"/>
              <w:sz w:val="20"/>
              <w:szCs w:val="20"/>
            </w:rPr>
            <w:t>Chklovskii</w:t>
          </w:r>
          <w:proofErr w:type="spellEnd"/>
          <w:r w:rsidRPr="00F30358">
            <w:rPr>
              <w:rFonts w:ascii="Arial" w:eastAsia="Times New Roman" w:hAnsi="Arial" w:cs="Arial"/>
              <w:sz w:val="20"/>
              <w:szCs w:val="20"/>
            </w:rPr>
            <w:t xml:space="preserve">, D., &amp; Alon, U. (2002). Network motifs: Simple building blocks of complex networks. </w:t>
          </w:r>
          <w:r w:rsidRPr="00F30358">
            <w:rPr>
              <w:rFonts w:ascii="Arial" w:eastAsia="Times New Roman" w:hAnsi="Arial" w:cs="Arial"/>
              <w:i/>
              <w:iCs/>
              <w:sz w:val="20"/>
              <w:szCs w:val="20"/>
            </w:rPr>
            <w:t>Science</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298</w:t>
          </w:r>
          <w:r w:rsidRPr="00F30358">
            <w:rPr>
              <w:rFonts w:ascii="Arial" w:eastAsia="Times New Roman" w:hAnsi="Arial" w:cs="Arial"/>
              <w:sz w:val="20"/>
              <w:szCs w:val="20"/>
            </w:rPr>
            <w:t>(5594), 824–827. https://doi.org/10.1126/science.298.5594.824</w:t>
          </w:r>
        </w:p>
        <w:p w14:paraId="77F22166" w14:textId="77777777" w:rsidR="00F30358" w:rsidRPr="00F30358" w:rsidRDefault="00F30358" w:rsidP="005413E0">
          <w:pPr>
            <w:widowControl w:val="0"/>
            <w:autoSpaceDE w:val="0"/>
            <w:autoSpaceDN w:val="0"/>
            <w:ind w:hanging="480"/>
            <w:divId w:val="145712231"/>
            <w:rPr>
              <w:rFonts w:ascii="Arial" w:eastAsia="Times New Roman" w:hAnsi="Arial" w:cs="Arial"/>
              <w:sz w:val="20"/>
              <w:szCs w:val="20"/>
            </w:rPr>
          </w:pPr>
          <w:proofErr w:type="spellStart"/>
          <w:r w:rsidRPr="00F30358">
            <w:rPr>
              <w:rFonts w:ascii="Arial" w:eastAsia="Times New Roman" w:hAnsi="Arial" w:cs="Arial"/>
              <w:sz w:val="20"/>
              <w:szCs w:val="20"/>
            </w:rPr>
            <w:t>Ohgushi</w:t>
          </w:r>
          <w:proofErr w:type="spellEnd"/>
          <w:r w:rsidRPr="00F30358">
            <w:rPr>
              <w:rFonts w:ascii="Arial" w:eastAsia="Times New Roman" w:hAnsi="Arial" w:cs="Arial"/>
              <w:sz w:val="20"/>
              <w:szCs w:val="20"/>
            </w:rPr>
            <w:t xml:space="preserve">, T., Schmitz, O., &amp; Holt, R. D. (2012). </w:t>
          </w:r>
          <w:r w:rsidRPr="00F30358">
            <w:rPr>
              <w:rFonts w:ascii="Arial" w:eastAsia="Times New Roman" w:hAnsi="Arial" w:cs="Arial"/>
              <w:i/>
              <w:iCs/>
              <w:sz w:val="20"/>
              <w:szCs w:val="20"/>
            </w:rPr>
            <w:t>Trait-Mediated Indirect Interactions: Ecological and Evolutionary Perspectives</w:t>
          </w:r>
          <w:r w:rsidRPr="00F30358">
            <w:rPr>
              <w:rFonts w:ascii="Arial" w:eastAsia="Times New Roman" w:hAnsi="Arial" w:cs="Arial"/>
              <w:sz w:val="20"/>
              <w:szCs w:val="20"/>
            </w:rPr>
            <w:t>. Cambridge University Press. https://books.google.com/books?id=eKyb-m_Wym8C</w:t>
          </w:r>
        </w:p>
        <w:p w14:paraId="1EF847C2" w14:textId="77777777" w:rsidR="00F30358" w:rsidRPr="00F30358" w:rsidRDefault="00F30358" w:rsidP="005413E0">
          <w:pPr>
            <w:widowControl w:val="0"/>
            <w:autoSpaceDE w:val="0"/>
            <w:autoSpaceDN w:val="0"/>
            <w:ind w:hanging="480"/>
            <w:divId w:val="1970353916"/>
            <w:rPr>
              <w:rFonts w:ascii="Arial" w:eastAsia="Times New Roman" w:hAnsi="Arial" w:cs="Arial"/>
              <w:sz w:val="20"/>
              <w:szCs w:val="20"/>
            </w:rPr>
          </w:pPr>
          <w:r w:rsidRPr="00F30358">
            <w:rPr>
              <w:rFonts w:ascii="Arial" w:eastAsia="Times New Roman" w:hAnsi="Arial" w:cs="Arial"/>
              <w:sz w:val="20"/>
              <w:szCs w:val="20"/>
            </w:rPr>
            <w:t xml:space="preserve">Onoda, Y., Wright, I. J., Evans, J. R., </w:t>
          </w:r>
          <w:proofErr w:type="spellStart"/>
          <w:r w:rsidRPr="00F30358">
            <w:rPr>
              <w:rFonts w:ascii="Arial" w:eastAsia="Times New Roman" w:hAnsi="Arial" w:cs="Arial"/>
              <w:sz w:val="20"/>
              <w:szCs w:val="20"/>
            </w:rPr>
            <w:t>Hikosaka</w:t>
          </w:r>
          <w:proofErr w:type="spellEnd"/>
          <w:r w:rsidRPr="00F30358">
            <w:rPr>
              <w:rFonts w:ascii="Arial" w:eastAsia="Times New Roman" w:hAnsi="Arial" w:cs="Arial"/>
              <w:sz w:val="20"/>
              <w:szCs w:val="20"/>
            </w:rPr>
            <w:t xml:space="preserve">, K., Kitajima, K., </w:t>
          </w:r>
          <w:proofErr w:type="spellStart"/>
          <w:r w:rsidRPr="00F30358">
            <w:rPr>
              <w:rFonts w:ascii="Arial" w:eastAsia="Times New Roman" w:hAnsi="Arial" w:cs="Arial"/>
              <w:sz w:val="20"/>
              <w:szCs w:val="20"/>
            </w:rPr>
            <w:t>Niinemets</w:t>
          </w:r>
          <w:proofErr w:type="spellEnd"/>
          <w:r w:rsidRPr="00F30358">
            <w:rPr>
              <w:rFonts w:ascii="Arial" w:eastAsia="Times New Roman" w:hAnsi="Arial" w:cs="Arial"/>
              <w:sz w:val="20"/>
              <w:szCs w:val="20"/>
            </w:rPr>
            <w:t xml:space="preserve">, Ü., </w:t>
          </w:r>
          <w:proofErr w:type="spellStart"/>
          <w:r w:rsidRPr="00F30358">
            <w:rPr>
              <w:rFonts w:ascii="Arial" w:eastAsia="Times New Roman" w:hAnsi="Arial" w:cs="Arial"/>
              <w:sz w:val="20"/>
              <w:szCs w:val="20"/>
            </w:rPr>
            <w:t>Poorter</w:t>
          </w:r>
          <w:proofErr w:type="spellEnd"/>
          <w:r w:rsidRPr="00F30358">
            <w:rPr>
              <w:rFonts w:ascii="Arial" w:eastAsia="Times New Roman" w:hAnsi="Arial" w:cs="Arial"/>
              <w:sz w:val="20"/>
              <w:szCs w:val="20"/>
            </w:rPr>
            <w:t xml:space="preserve">, H., </w:t>
          </w:r>
          <w:proofErr w:type="spellStart"/>
          <w:r w:rsidRPr="00F30358">
            <w:rPr>
              <w:rFonts w:ascii="Arial" w:eastAsia="Times New Roman" w:hAnsi="Arial" w:cs="Arial"/>
              <w:sz w:val="20"/>
              <w:szCs w:val="20"/>
            </w:rPr>
            <w:t>Tosens</w:t>
          </w:r>
          <w:proofErr w:type="spellEnd"/>
          <w:r w:rsidRPr="00F30358">
            <w:rPr>
              <w:rFonts w:ascii="Arial" w:eastAsia="Times New Roman" w:hAnsi="Arial" w:cs="Arial"/>
              <w:sz w:val="20"/>
              <w:szCs w:val="20"/>
            </w:rPr>
            <w:t xml:space="preserve">, T., &amp; Westoby, M. (2017). Physiological and structural tradeoffs underlying the leaf economics spectrum. </w:t>
          </w:r>
          <w:r w:rsidRPr="00F30358">
            <w:rPr>
              <w:rFonts w:ascii="Arial" w:eastAsia="Times New Roman" w:hAnsi="Arial" w:cs="Arial"/>
              <w:i/>
              <w:iCs/>
              <w:sz w:val="20"/>
              <w:szCs w:val="20"/>
            </w:rPr>
            <w:t>New Phytologist</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214</w:t>
          </w:r>
          <w:r w:rsidRPr="00F30358">
            <w:rPr>
              <w:rFonts w:ascii="Arial" w:eastAsia="Times New Roman" w:hAnsi="Arial" w:cs="Arial"/>
              <w:sz w:val="20"/>
              <w:szCs w:val="20"/>
            </w:rPr>
            <w:t>(4), 1447–1463. https://doi.org/https://doi.org/10.1111/nph.14496</w:t>
          </w:r>
        </w:p>
        <w:p w14:paraId="35E5A123" w14:textId="77777777" w:rsidR="00F30358" w:rsidRPr="00F30358" w:rsidRDefault="00F30358" w:rsidP="005413E0">
          <w:pPr>
            <w:widowControl w:val="0"/>
            <w:autoSpaceDE w:val="0"/>
            <w:autoSpaceDN w:val="0"/>
            <w:ind w:hanging="480"/>
            <w:divId w:val="1807240401"/>
            <w:rPr>
              <w:rFonts w:ascii="Arial" w:eastAsia="Times New Roman" w:hAnsi="Arial" w:cs="Arial"/>
              <w:sz w:val="20"/>
              <w:szCs w:val="20"/>
            </w:rPr>
          </w:pPr>
          <w:proofErr w:type="spellStart"/>
          <w:r w:rsidRPr="00F30358">
            <w:rPr>
              <w:rFonts w:ascii="Arial" w:eastAsia="Times New Roman" w:hAnsi="Arial" w:cs="Arial"/>
              <w:sz w:val="20"/>
              <w:szCs w:val="20"/>
            </w:rPr>
            <w:t>Osnas</w:t>
          </w:r>
          <w:proofErr w:type="spellEnd"/>
          <w:r w:rsidRPr="00F30358">
            <w:rPr>
              <w:rFonts w:ascii="Arial" w:eastAsia="Times New Roman" w:hAnsi="Arial" w:cs="Arial"/>
              <w:sz w:val="20"/>
              <w:szCs w:val="20"/>
            </w:rPr>
            <w:t xml:space="preserve">, J. L. D., </w:t>
          </w:r>
          <w:proofErr w:type="spellStart"/>
          <w:r w:rsidRPr="00F30358">
            <w:rPr>
              <w:rFonts w:ascii="Arial" w:eastAsia="Times New Roman" w:hAnsi="Arial" w:cs="Arial"/>
              <w:sz w:val="20"/>
              <w:szCs w:val="20"/>
            </w:rPr>
            <w:t>Lichstein</w:t>
          </w:r>
          <w:proofErr w:type="spellEnd"/>
          <w:r w:rsidRPr="00F30358">
            <w:rPr>
              <w:rFonts w:ascii="Arial" w:eastAsia="Times New Roman" w:hAnsi="Arial" w:cs="Arial"/>
              <w:sz w:val="20"/>
              <w:szCs w:val="20"/>
            </w:rPr>
            <w:t xml:space="preserve">, J. W., Reich, P. B., &amp; </w:t>
          </w:r>
          <w:proofErr w:type="spellStart"/>
          <w:r w:rsidRPr="00F30358">
            <w:rPr>
              <w:rFonts w:ascii="Arial" w:eastAsia="Times New Roman" w:hAnsi="Arial" w:cs="Arial"/>
              <w:sz w:val="20"/>
              <w:szCs w:val="20"/>
            </w:rPr>
            <w:t>Pacala</w:t>
          </w:r>
          <w:proofErr w:type="spellEnd"/>
          <w:r w:rsidRPr="00F30358">
            <w:rPr>
              <w:rFonts w:ascii="Arial" w:eastAsia="Times New Roman" w:hAnsi="Arial" w:cs="Arial"/>
              <w:sz w:val="20"/>
              <w:szCs w:val="20"/>
            </w:rPr>
            <w:t xml:space="preserve">, S. W. (2013). Global leaf trait relationships: Mass, area, and the leaf economics spectrum. </w:t>
          </w:r>
          <w:r w:rsidRPr="00F30358">
            <w:rPr>
              <w:rFonts w:ascii="Arial" w:eastAsia="Times New Roman" w:hAnsi="Arial" w:cs="Arial"/>
              <w:i/>
              <w:iCs/>
              <w:sz w:val="20"/>
              <w:szCs w:val="20"/>
            </w:rPr>
            <w:t>Science</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340</w:t>
          </w:r>
          <w:r w:rsidRPr="00F30358">
            <w:rPr>
              <w:rFonts w:ascii="Arial" w:eastAsia="Times New Roman" w:hAnsi="Arial" w:cs="Arial"/>
              <w:sz w:val="20"/>
              <w:szCs w:val="20"/>
            </w:rPr>
            <w:t>(6133), 741 LP – 744. https://doi.org/10.1126/science.1231574</w:t>
          </w:r>
        </w:p>
        <w:p w14:paraId="45639661" w14:textId="77777777" w:rsidR="00F30358" w:rsidRPr="00F30358" w:rsidRDefault="00F30358" w:rsidP="005413E0">
          <w:pPr>
            <w:widowControl w:val="0"/>
            <w:autoSpaceDE w:val="0"/>
            <w:autoSpaceDN w:val="0"/>
            <w:ind w:hanging="480"/>
            <w:divId w:val="2145345816"/>
            <w:rPr>
              <w:rFonts w:ascii="Arial" w:eastAsia="Times New Roman" w:hAnsi="Arial" w:cs="Arial"/>
              <w:sz w:val="20"/>
              <w:szCs w:val="20"/>
            </w:rPr>
          </w:pPr>
          <w:proofErr w:type="spellStart"/>
          <w:r w:rsidRPr="00F30358">
            <w:rPr>
              <w:rFonts w:ascii="Arial" w:eastAsia="Times New Roman" w:hAnsi="Arial" w:cs="Arial"/>
              <w:sz w:val="20"/>
              <w:szCs w:val="20"/>
            </w:rPr>
            <w:t>Osone</w:t>
          </w:r>
          <w:proofErr w:type="spellEnd"/>
          <w:r w:rsidRPr="00F30358">
            <w:rPr>
              <w:rFonts w:ascii="Arial" w:eastAsia="Times New Roman" w:hAnsi="Arial" w:cs="Arial"/>
              <w:sz w:val="20"/>
              <w:szCs w:val="20"/>
            </w:rPr>
            <w:t xml:space="preserve">, Y., Ishida, A., &amp; Tateno, M. (2008). Correlation between relative growth rate and specific leaf area requires associations of specific leaf area with nitrogen absorption rate of roots. </w:t>
          </w:r>
          <w:r w:rsidRPr="00F30358">
            <w:rPr>
              <w:rFonts w:ascii="Arial" w:eastAsia="Times New Roman" w:hAnsi="Arial" w:cs="Arial"/>
              <w:i/>
              <w:iCs/>
              <w:sz w:val="20"/>
              <w:szCs w:val="20"/>
            </w:rPr>
            <w:t>New Phytologist</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179</w:t>
          </w:r>
          <w:r w:rsidRPr="00F30358">
            <w:rPr>
              <w:rFonts w:ascii="Arial" w:eastAsia="Times New Roman" w:hAnsi="Arial" w:cs="Arial"/>
              <w:sz w:val="20"/>
              <w:szCs w:val="20"/>
            </w:rPr>
            <w:t>(2), 417–427. https://doi.org/https://doi.org/10.1111/j.1469-8137.2008.02476.x</w:t>
          </w:r>
        </w:p>
        <w:p w14:paraId="188CD8D7" w14:textId="77777777" w:rsidR="00F30358" w:rsidRPr="00F30358" w:rsidRDefault="00F30358" w:rsidP="005413E0">
          <w:pPr>
            <w:widowControl w:val="0"/>
            <w:autoSpaceDE w:val="0"/>
            <w:autoSpaceDN w:val="0"/>
            <w:ind w:hanging="480"/>
            <w:divId w:val="1819224468"/>
            <w:rPr>
              <w:rFonts w:ascii="Arial" w:eastAsia="Times New Roman" w:hAnsi="Arial" w:cs="Arial"/>
              <w:sz w:val="20"/>
              <w:szCs w:val="20"/>
            </w:rPr>
          </w:pPr>
          <w:r w:rsidRPr="00F30358">
            <w:rPr>
              <w:rFonts w:ascii="Arial" w:eastAsia="Times New Roman" w:hAnsi="Arial" w:cs="Arial"/>
              <w:sz w:val="20"/>
              <w:szCs w:val="20"/>
            </w:rPr>
            <w:t xml:space="preserve">Pan, Y., </w:t>
          </w:r>
          <w:proofErr w:type="spellStart"/>
          <w:r w:rsidRPr="00F30358">
            <w:rPr>
              <w:rFonts w:ascii="Arial" w:eastAsia="Times New Roman" w:hAnsi="Arial" w:cs="Arial"/>
              <w:sz w:val="20"/>
              <w:szCs w:val="20"/>
            </w:rPr>
            <w:t>Cieraad</w:t>
          </w:r>
          <w:proofErr w:type="spellEnd"/>
          <w:r w:rsidRPr="00F30358">
            <w:rPr>
              <w:rFonts w:ascii="Arial" w:eastAsia="Times New Roman" w:hAnsi="Arial" w:cs="Arial"/>
              <w:sz w:val="20"/>
              <w:szCs w:val="20"/>
            </w:rPr>
            <w:t xml:space="preserve">, E., Armstrong, J., Armstrong, W., Clarkson, B. R., </w:t>
          </w:r>
          <w:proofErr w:type="spellStart"/>
          <w:r w:rsidRPr="00F30358">
            <w:rPr>
              <w:rFonts w:ascii="Arial" w:eastAsia="Times New Roman" w:hAnsi="Arial" w:cs="Arial"/>
              <w:sz w:val="20"/>
              <w:szCs w:val="20"/>
            </w:rPr>
            <w:t>Colmer</w:t>
          </w:r>
          <w:proofErr w:type="spellEnd"/>
          <w:r w:rsidRPr="00F30358">
            <w:rPr>
              <w:rFonts w:ascii="Arial" w:eastAsia="Times New Roman" w:hAnsi="Arial" w:cs="Arial"/>
              <w:sz w:val="20"/>
              <w:szCs w:val="20"/>
            </w:rPr>
            <w:t xml:space="preserve">, T. D., Pedersen, O., Visser, E. J. W., </w:t>
          </w:r>
          <w:proofErr w:type="spellStart"/>
          <w:r w:rsidRPr="00F30358">
            <w:rPr>
              <w:rFonts w:ascii="Arial" w:eastAsia="Times New Roman" w:hAnsi="Arial" w:cs="Arial"/>
              <w:sz w:val="20"/>
              <w:szCs w:val="20"/>
            </w:rPr>
            <w:t>Voesenek</w:t>
          </w:r>
          <w:proofErr w:type="spellEnd"/>
          <w:r w:rsidRPr="00F30358">
            <w:rPr>
              <w:rFonts w:ascii="Arial" w:eastAsia="Times New Roman" w:hAnsi="Arial" w:cs="Arial"/>
              <w:sz w:val="20"/>
              <w:szCs w:val="20"/>
            </w:rPr>
            <w:t xml:space="preserve">, L. A. C. J., &amp; van </w:t>
          </w:r>
          <w:proofErr w:type="spellStart"/>
          <w:r w:rsidRPr="00F30358">
            <w:rPr>
              <w:rFonts w:ascii="Arial" w:eastAsia="Times New Roman" w:hAnsi="Arial" w:cs="Arial"/>
              <w:sz w:val="20"/>
              <w:szCs w:val="20"/>
            </w:rPr>
            <w:t>Bodegom</w:t>
          </w:r>
          <w:proofErr w:type="spellEnd"/>
          <w:r w:rsidRPr="00F30358">
            <w:rPr>
              <w:rFonts w:ascii="Arial" w:eastAsia="Times New Roman" w:hAnsi="Arial" w:cs="Arial"/>
              <w:sz w:val="20"/>
              <w:szCs w:val="20"/>
            </w:rPr>
            <w:t xml:space="preserve">, P. M. (2020). Global patterns of the leaf economics spectrum in wetlands. </w:t>
          </w:r>
          <w:r w:rsidRPr="00F30358">
            <w:rPr>
              <w:rFonts w:ascii="Arial" w:eastAsia="Times New Roman" w:hAnsi="Arial" w:cs="Arial"/>
              <w:i/>
              <w:iCs/>
              <w:sz w:val="20"/>
              <w:szCs w:val="20"/>
            </w:rPr>
            <w:t>Nature Communications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11</w:t>
          </w:r>
          <w:r w:rsidRPr="00F30358">
            <w:rPr>
              <w:rFonts w:ascii="Arial" w:eastAsia="Times New Roman" w:hAnsi="Arial" w:cs="Arial"/>
              <w:sz w:val="20"/>
              <w:szCs w:val="20"/>
            </w:rPr>
            <w:t>(1), 4519. https://doi.org/10.1038/s41467-020-18354-3</w:t>
          </w:r>
        </w:p>
        <w:p w14:paraId="6E675C29" w14:textId="77777777" w:rsidR="00F30358" w:rsidRPr="00F30358" w:rsidRDefault="00F30358" w:rsidP="005413E0">
          <w:pPr>
            <w:widowControl w:val="0"/>
            <w:autoSpaceDE w:val="0"/>
            <w:autoSpaceDN w:val="0"/>
            <w:ind w:hanging="480"/>
            <w:divId w:val="961035848"/>
            <w:rPr>
              <w:rFonts w:ascii="Arial" w:eastAsia="Times New Roman" w:hAnsi="Arial" w:cs="Arial"/>
              <w:sz w:val="20"/>
              <w:szCs w:val="20"/>
            </w:rPr>
          </w:pPr>
          <w:proofErr w:type="spellStart"/>
          <w:r w:rsidRPr="00F30358">
            <w:rPr>
              <w:rFonts w:ascii="Arial" w:eastAsia="Times New Roman" w:hAnsi="Arial" w:cs="Arial"/>
              <w:sz w:val="20"/>
              <w:szCs w:val="20"/>
            </w:rPr>
            <w:t>Paolacci</w:t>
          </w:r>
          <w:proofErr w:type="spellEnd"/>
          <w:r w:rsidRPr="00F30358">
            <w:rPr>
              <w:rFonts w:ascii="Arial" w:eastAsia="Times New Roman" w:hAnsi="Arial" w:cs="Arial"/>
              <w:sz w:val="20"/>
              <w:szCs w:val="20"/>
            </w:rPr>
            <w:t xml:space="preserve">, S., Harrison, S., &amp; Jansen, M. A. K. (2018). The invasive duckweed </w:t>
          </w:r>
          <w:proofErr w:type="spellStart"/>
          <w:r w:rsidRPr="00F30358">
            <w:rPr>
              <w:rFonts w:ascii="Arial" w:eastAsia="Times New Roman" w:hAnsi="Arial" w:cs="Arial"/>
              <w:sz w:val="20"/>
              <w:szCs w:val="20"/>
            </w:rPr>
            <w:t>Lemna</w:t>
          </w:r>
          <w:proofErr w:type="spellEnd"/>
          <w:r w:rsidRPr="00F30358">
            <w:rPr>
              <w:rFonts w:ascii="Arial" w:eastAsia="Times New Roman" w:hAnsi="Arial" w:cs="Arial"/>
              <w:sz w:val="20"/>
              <w:szCs w:val="20"/>
            </w:rPr>
            <w:t xml:space="preserve"> </w:t>
          </w:r>
          <w:proofErr w:type="spellStart"/>
          <w:r w:rsidRPr="00F30358">
            <w:rPr>
              <w:rFonts w:ascii="Arial" w:eastAsia="Times New Roman" w:hAnsi="Arial" w:cs="Arial"/>
              <w:sz w:val="20"/>
              <w:szCs w:val="20"/>
            </w:rPr>
            <w:t>minuta</w:t>
          </w:r>
          <w:proofErr w:type="spellEnd"/>
          <w:r w:rsidRPr="00F30358">
            <w:rPr>
              <w:rFonts w:ascii="Arial" w:eastAsia="Times New Roman" w:hAnsi="Arial" w:cs="Arial"/>
              <w:sz w:val="20"/>
              <w:szCs w:val="20"/>
            </w:rPr>
            <w:t xml:space="preserve"> </w:t>
          </w:r>
          <w:proofErr w:type="spellStart"/>
          <w:r w:rsidRPr="00F30358">
            <w:rPr>
              <w:rFonts w:ascii="Arial" w:eastAsia="Times New Roman" w:hAnsi="Arial" w:cs="Arial"/>
              <w:sz w:val="20"/>
              <w:szCs w:val="20"/>
            </w:rPr>
            <w:t>Kunth</w:t>
          </w:r>
          <w:proofErr w:type="spellEnd"/>
          <w:r w:rsidRPr="00F30358">
            <w:rPr>
              <w:rFonts w:ascii="Arial" w:eastAsia="Times New Roman" w:hAnsi="Arial" w:cs="Arial"/>
              <w:sz w:val="20"/>
              <w:szCs w:val="20"/>
            </w:rPr>
            <w:t xml:space="preserve"> displays a different light </w:t>
          </w:r>
          <w:proofErr w:type="spellStart"/>
          <w:r w:rsidRPr="00F30358">
            <w:rPr>
              <w:rFonts w:ascii="Arial" w:eastAsia="Times New Roman" w:hAnsi="Arial" w:cs="Arial"/>
              <w:sz w:val="20"/>
              <w:szCs w:val="20"/>
            </w:rPr>
            <w:t>utilisation</w:t>
          </w:r>
          <w:proofErr w:type="spellEnd"/>
          <w:r w:rsidRPr="00F30358">
            <w:rPr>
              <w:rFonts w:ascii="Arial" w:eastAsia="Times New Roman" w:hAnsi="Arial" w:cs="Arial"/>
              <w:sz w:val="20"/>
              <w:szCs w:val="20"/>
            </w:rPr>
            <w:t xml:space="preserve"> strategy than native </w:t>
          </w:r>
          <w:proofErr w:type="spellStart"/>
          <w:r w:rsidRPr="00F30358">
            <w:rPr>
              <w:rFonts w:ascii="Arial" w:eastAsia="Times New Roman" w:hAnsi="Arial" w:cs="Arial"/>
              <w:sz w:val="20"/>
              <w:szCs w:val="20"/>
            </w:rPr>
            <w:t>Lemna</w:t>
          </w:r>
          <w:proofErr w:type="spellEnd"/>
          <w:r w:rsidRPr="00F30358">
            <w:rPr>
              <w:rFonts w:ascii="Arial" w:eastAsia="Times New Roman" w:hAnsi="Arial" w:cs="Arial"/>
              <w:sz w:val="20"/>
              <w:szCs w:val="20"/>
            </w:rPr>
            <w:t xml:space="preserve"> minor Linnaeus. </w:t>
          </w:r>
          <w:r w:rsidRPr="00F30358">
            <w:rPr>
              <w:rFonts w:ascii="Arial" w:eastAsia="Times New Roman" w:hAnsi="Arial" w:cs="Arial"/>
              <w:i/>
              <w:iCs/>
              <w:sz w:val="20"/>
              <w:szCs w:val="20"/>
            </w:rPr>
            <w:t>Aquatic Botany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146</w:t>
          </w:r>
          <w:r w:rsidRPr="00F30358">
            <w:rPr>
              <w:rFonts w:ascii="Arial" w:eastAsia="Times New Roman" w:hAnsi="Arial" w:cs="Arial"/>
              <w:sz w:val="20"/>
              <w:szCs w:val="20"/>
            </w:rPr>
            <w:t>, 8–14. https://doi.org/https://doi.org/10.1016/j.aquabot.2018.01.002</w:t>
          </w:r>
        </w:p>
        <w:p w14:paraId="0E47899B" w14:textId="77777777" w:rsidR="00F30358" w:rsidRPr="00F30358" w:rsidRDefault="00F30358" w:rsidP="005413E0">
          <w:pPr>
            <w:widowControl w:val="0"/>
            <w:autoSpaceDE w:val="0"/>
            <w:autoSpaceDN w:val="0"/>
            <w:ind w:hanging="480"/>
            <w:divId w:val="1601379082"/>
            <w:rPr>
              <w:rFonts w:ascii="Arial" w:eastAsia="Times New Roman" w:hAnsi="Arial" w:cs="Arial"/>
              <w:sz w:val="20"/>
              <w:szCs w:val="20"/>
            </w:rPr>
          </w:pPr>
          <w:proofErr w:type="spellStart"/>
          <w:r w:rsidRPr="00F30358">
            <w:rPr>
              <w:rFonts w:ascii="Arial" w:eastAsia="Times New Roman" w:hAnsi="Arial" w:cs="Arial"/>
              <w:sz w:val="20"/>
              <w:szCs w:val="20"/>
            </w:rPr>
            <w:t>Pleska</w:t>
          </w:r>
          <w:proofErr w:type="spellEnd"/>
          <w:r w:rsidRPr="00F30358">
            <w:rPr>
              <w:rFonts w:ascii="Arial" w:eastAsia="Times New Roman" w:hAnsi="Arial" w:cs="Arial"/>
              <w:sz w:val="20"/>
              <w:szCs w:val="20"/>
            </w:rPr>
            <w:t xml:space="preserve">, M., Jordan, D., </w:t>
          </w:r>
          <w:proofErr w:type="spellStart"/>
          <w:r w:rsidRPr="00F30358">
            <w:rPr>
              <w:rFonts w:ascii="Arial" w:eastAsia="Times New Roman" w:hAnsi="Arial" w:cs="Arial"/>
              <w:sz w:val="20"/>
              <w:szCs w:val="20"/>
            </w:rPr>
            <w:t>Frentz</w:t>
          </w:r>
          <w:proofErr w:type="spellEnd"/>
          <w:r w:rsidRPr="00F30358">
            <w:rPr>
              <w:rFonts w:ascii="Arial" w:eastAsia="Times New Roman" w:hAnsi="Arial" w:cs="Arial"/>
              <w:sz w:val="20"/>
              <w:szCs w:val="20"/>
            </w:rPr>
            <w:t xml:space="preserve">, Z., Xue, B., &amp; </w:t>
          </w:r>
          <w:proofErr w:type="spellStart"/>
          <w:r w:rsidRPr="00F30358">
            <w:rPr>
              <w:rFonts w:ascii="Arial" w:eastAsia="Times New Roman" w:hAnsi="Arial" w:cs="Arial"/>
              <w:sz w:val="20"/>
              <w:szCs w:val="20"/>
            </w:rPr>
            <w:t>Leibler</w:t>
          </w:r>
          <w:proofErr w:type="spellEnd"/>
          <w:r w:rsidRPr="00F30358">
            <w:rPr>
              <w:rFonts w:ascii="Arial" w:eastAsia="Times New Roman" w:hAnsi="Arial" w:cs="Arial"/>
              <w:sz w:val="20"/>
              <w:szCs w:val="20"/>
            </w:rPr>
            <w:t xml:space="preserve">, S. (2021). Nongenetic individuality, changeability, and inheritance in bacterial behavior. </w:t>
          </w:r>
          <w:r w:rsidRPr="00F30358">
            <w:rPr>
              <w:rFonts w:ascii="Arial" w:eastAsia="Times New Roman" w:hAnsi="Arial" w:cs="Arial"/>
              <w:i/>
              <w:iCs/>
              <w:sz w:val="20"/>
              <w:szCs w:val="20"/>
            </w:rPr>
            <w:t>Proceedings of the National Academy of Sciences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118</w:t>
          </w:r>
          <w:r w:rsidRPr="00F30358">
            <w:rPr>
              <w:rFonts w:ascii="Arial" w:eastAsia="Times New Roman" w:hAnsi="Arial" w:cs="Arial"/>
              <w:sz w:val="20"/>
              <w:szCs w:val="20"/>
            </w:rPr>
            <w:t>(13), e2023322118. https://doi.org/10.1073/pnas.2023322118</w:t>
          </w:r>
        </w:p>
        <w:p w14:paraId="6976CAC2" w14:textId="77777777" w:rsidR="00F30358" w:rsidRPr="00F30358" w:rsidRDefault="00F30358" w:rsidP="005413E0">
          <w:pPr>
            <w:widowControl w:val="0"/>
            <w:autoSpaceDE w:val="0"/>
            <w:autoSpaceDN w:val="0"/>
            <w:ind w:hanging="480"/>
            <w:divId w:val="1885558656"/>
            <w:rPr>
              <w:rFonts w:ascii="Arial" w:eastAsia="Times New Roman" w:hAnsi="Arial" w:cs="Arial"/>
              <w:sz w:val="20"/>
              <w:szCs w:val="20"/>
            </w:rPr>
          </w:pPr>
          <w:proofErr w:type="spellStart"/>
          <w:r w:rsidRPr="00F30358">
            <w:rPr>
              <w:rFonts w:ascii="Arial" w:eastAsia="Times New Roman" w:hAnsi="Arial" w:cs="Arial"/>
              <w:sz w:val="20"/>
              <w:szCs w:val="20"/>
            </w:rPr>
            <w:t>Poorter</w:t>
          </w:r>
          <w:proofErr w:type="spellEnd"/>
          <w:r w:rsidRPr="00F30358">
            <w:rPr>
              <w:rFonts w:ascii="Arial" w:eastAsia="Times New Roman" w:hAnsi="Arial" w:cs="Arial"/>
              <w:sz w:val="20"/>
              <w:szCs w:val="20"/>
            </w:rPr>
            <w:t xml:space="preserve">, H., &amp; </w:t>
          </w:r>
          <w:proofErr w:type="spellStart"/>
          <w:r w:rsidRPr="00F30358">
            <w:rPr>
              <w:rFonts w:ascii="Arial" w:eastAsia="Times New Roman" w:hAnsi="Arial" w:cs="Arial"/>
              <w:sz w:val="20"/>
              <w:szCs w:val="20"/>
            </w:rPr>
            <w:t>Remkes</w:t>
          </w:r>
          <w:proofErr w:type="spellEnd"/>
          <w:r w:rsidRPr="00F30358">
            <w:rPr>
              <w:rFonts w:ascii="Arial" w:eastAsia="Times New Roman" w:hAnsi="Arial" w:cs="Arial"/>
              <w:sz w:val="20"/>
              <w:szCs w:val="20"/>
            </w:rPr>
            <w:t xml:space="preserve">, C. (1990). Leaf area ratio and net assimilation rate of 24 wild species differing in relative growth rate. </w:t>
          </w:r>
          <w:proofErr w:type="spellStart"/>
          <w:r w:rsidRPr="00F30358">
            <w:rPr>
              <w:rFonts w:ascii="Arial" w:eastAsia="Times New Roman" w:hAnsi="Arial" w:cs="Arial"/>
              <w:i/>
              <w:iCs/>
              <w:sz w:val="20"/>
              <w:szCs w:val="20"/>
            </w:rPr>
            <w:t>Oecologia</w:t>
          </w:r>
          <w:proofErr w:type="spellEnd"/>
          <w:r w:rsidRPr="00F30358">
            <w:rPr>
              <w:rFonts w:ascii="Arial" w:eastAsia="Times New Roman" w:hAnsi="Arial" w:cs="Arial"/>
              <w:sz w:val="20"/>
              <w:szCs w:val="20"/>
            </w:rPr>
            <w:t xml:space="preserve">, </w:t>
          </w:r>
          <w:r w:rsidRPr="00F30358">
            <w:rPr>
              <w:rFonts w:ascii="Arial" w:eastAsia="Times New Roman" w:hAnsi="Arial" w:cs="Arial"/>
              <w:i/>
              <w:iCs/>
              <w:sz w:val="20"/>
              <w:szCs w:val="20"/>
            </w:rPr>
            <w:t>83</w:t>
          </w:r>
          <w:r w:rsidRPr="00F30358">
            <w:rPr>
              <w:rFonts w:ascii="Arial" w:eastAsia="Times New Roman" w:hAnsi="Arial" w:cs="Arial"/>
              <w:sz w:val="20"/>
              <w:szCs w:val="20"/>
            </w:rPr>
            <w:t>(4), 553–559. https://doi.org/10.1007/BF00317209</w:t>
          </w:r>
        </w:p>
        <w:p w14:paraId="0D4D714F" w14:textId="77777777" w:rsidR="00F30358" w:rsidRPr="00F30358" w:rsidRDefault="00F30358" w:rsidP="005413E0">
          <w:pPr>
            <w:widowControl w:val="0"/>
            <w:autoSpaceDE w:val="0"/>
            <w:autoSpaceDN w:val="0"/>
            <w:ind w:hanging="480"/>
            <w:divId w:val="1914465965"/>
            <w:rPr>
              <w:rFonts w:ascii="Arial" w:eastAsia="Times New Roman" w:hAnsi="Arial" w:cs="Arial"/>
              <w:sz w:val="20"/>
              <w:szCs w:val="20"/>
            </w:rPr>
          </w:pPr>
          <w:r w:rsidRPr="00F30358">
            <w:rPr>
              <w:rFonts w:ascii="Arial" w:eastAsia="Times New Roman" w:hAnsi="Arial" w:cs="Arial"/>
              <w:sz w:val="20"/>
              <w:szCs w:val="20"/>
            </w:rPr>
            <w:t xml:space="preserve">Room, P. M. (1983). `Falling apart’ as a lifestyle: The rhizome architecture and population growth of Salvinia </w:t>
          </w:r>
          <w:proofErr w:type="spellStart"/>
          <w:r w:rsidRPr="00F30358">
            <w:rPr>
              <w:rFonts w:ascii="Arial" w:eastAsia="Times New Roman" w:hAnsi="Arial" w:cs="Arial"/>
              <w:sz w:val="20"/>
              <w:szCs w:val="20"/>
            </w:rPr>
            <w:t>molesta</w:t>
          </w:r>
          <w:proofErr w:type="spellEnd"/>
          <w:r w:rsidRPr="00F30358">
            <w:rPr>
              <w:rFonts w:ascii="Arial" w:eastAsia="Times New Roman" w:hAnsi="Arial" w:cs="Arial"/>
              <w:sz w:val="20"/>
              <w:szCs w:val="20"/>
            </w:rPr>
            <w:t xml:space="preserve">. </w:t>
          </w:r>
          <w:r w:rsidRPr="00F30358">
            <w:rPr>
              <w:rFonts w:ascii="Arial" w:eastAsia="Times New Roman" w:hAnsi="Arial" w:cs="Arial"/>
              <w:i/>
              <w:iCs/>
              <w:sz w:val="20"/>
              <w:szCs w:val="20"/>
            </w:rPr>
            <w:t>The Journal of 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71</w:t>
          </w:r>
          <w:r w:rsidRPr="00F30358">
            <w:rPr>
              <w:rFonts w:ascii="Arial" w:eastAsia="Times New Roman" w:hAnsi="Arial" w:cs="Arial"/>
              <w:sz w:val="20"/>
              <w:szCs w:val="20"/>
            </w:rPr>
            <w:t>(2), 349. https://doi.org/10.2307/2259719</w:t>
          </w:r>
        </w:p>
        <w:p w14:paraId="6F00AEB3" w14:textId="77777777" w:rsidR="00F30358" w:rsidRPr="00F30358" w:rsidRDefault="00F30358" w:rsidP="005413E0">
          <w:pPr>
            <w:widowControl w:val="0"/>
            <w:autoSpaceDE w:val="0"/>
            <w:autoSpaceDN w:val="0"/>
            <w:ind w:hanging="480"/>
            <w:divId w:val="407651068"/>
            <w:rPr>
              <w:rFonts w:ascii="Arial" w:eastAsia="Times New Roman" w:hAnsi="Arial" w:cs="Arial"/>
              <w:sz w:val="20"/>
              <w:szCs w:val="20"/>
            </w:rPr>
          </w:pPr>
          <w:r w:rsidRPr="00F30358">
            <w:rPr>
              <w:rFonts w:ascii="Arial" w:eastAsia="Times New Roman" w:hAnsi="Arial" w:cs="Arial"/>
              <w:sz w:val="20"/>
              <w:szCs w:val="20"/>
            </w:rPr>
            <w:t xml:space="preserve">Room, P. M. (1988). Effects of temperature, </w:t>
          </w:r>
          <w:proofErr w:type="gramStart"/>
          <w:r w:rsidRPr="00F30358">
            <w:rPr>
              <w:rFonts w:ascii="Arial" w:eastAsia="Times New Roman" w:hAnsi="Arial" w:cs="Arial"/>
              <w:sz w:val="20"/>
              <w:szCs w:val="20"/>
            </w:rPr>
            <w:t>nutrients</w:t>
          </w:r>
          <w:proofErr w:type="gramEnd"/>
          <w:r w:rsidRPr="00F30358">
            <w:rPr>
              <w:rFonts w:ascii="Arial" w:eastAsia="Times New Roman" w:hAnsi="Arial" w:cs="Arial"/>
              <w:sz w:val="20"/>
              <w:szCs w:val="20"/>
            </w:rPr>
            <w:t xml:space="preserve"> and a beetle on branch architecture of the floating weed Salvinia </w:t>
          </w:r>
          <w:proofErr w:type="spellStart"/>
          <w:r w:rsidRPr="00F30358">
            <w:rPr>
              <w:rFonts w:ascii="Arial" w:eastAsia="Times New Roman" w:hAnsi="Arial" w:cs="Arial"/>
              <w:sz w:val="20"/>
              <w:szCs w:val="20"/>
            </w:rPr>
            <w:t>molesta</w:t>
          </w:r>
          <w:proofErr w:type="spellEnd"/>
          <w:r w:rsidRPr="00F30358">
            <w:rPr>
              <w:rFonts w:ascii="Arial" w:eastAsia="Times New Roman" w:hAnsi="Arial" w:cs="Arial"/>
              <w:sz w:val="20"/>
              <w:szCs w:val="20"/>
            </w:rPr>
            <w:t xml:space="preserve"> and simulations of biological control. </w:t>
          </w:r>
          <w:r w:rsidRPr="00F30358">
            <w:rPr>
              <w:rFonts w:ascii="Arial" w:eastAsia="Times New Roman" w:hAnsi="Arial" w:cs="Arial"/>
              <w:i/>
              <w:iCs/>
              <w:sz w:val="20"/>
              <w:szCs w:val="20"/>
            </w:rPr>
            <w:t>Journal of 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76</w:t>
          </w:r>
          <w:r w:rsidRPr="00F30358">
            <w:rPr>
              <w:rFonts w:ascii="Arial" w:eastAsia="Times New Roman" w:hAnsi="Arial" w:cs="Arial"/>
              <w:sz w:val="20"/>
              <w:szCs w:val="20"/>
            </w:rPr>
            <w:t>(3), 826–848. https://doi.org/10.2307/2260576</w:t>
          </w:r>
        </w:p>
        <w:p w14:paraId="083B026A" w14:textId="77777777" w:rsidR="00F30358" w:rsidRPr="00F30358" w:rsidRDefault="00F30358" w:rsidP="005413E0">
          <w:pPr>
            <w:widowControl w:val="0"/>
            <w:autoSpaceDE w:val="0"/>
            <w:autoSpaceDN w:val="0"/>
            <w:ind w:hanging="480"/>
            <w:divId w:val="1346322758"/>
            <w:rPr>
              <w:rFonts w:ascii="Arial" w:eastAsia="Times New Roman" w:hAnsi="Arial" w:cs="Arial"/>
              <w:sz w:val="20"/>
              <w:szCs w:val="20"/>
            </w:rPr>
          </w:pPr>
          <w:proofErr w:type="spellStart"/>
          <w:r w:rsidRPr="00F30358">
            <w:rPr>
              <w:rFonts w:ascii="Arial" w:eastAsia="Times New Roman" w:hAnsi="Arial" w:cs="Arial"/>
              <w:sz w:val="20"/>
              <w:szCs w:val="20"/>
            </w:rPr>
            <w:t>Rossberg</w:t>
          </w:r>
          <w:proofErr w:type="spellEnd"/>
          <w:r w:rsidRPr="00F30358">
            <w:rPr>
              <w:rFonts w:ascii="Arial" w:eastAsia="Times New Roman" w:hAnsi="Arial" w:cs="Arial"/>
              <w:sz w:val="20"/>
              <w:szCs w:val="20"/>
            </w:rPr>
            <w:t xml:space="preserve">, A. G. (2013). </w:t>
          </w:r>
          <w:r w:rsidRPr="00F30358">
            <w:rPr>
              <w:rFonts w:ascii="Arial" w:eastAsia="Times New Roman" w:hAnsi="Arial" w:cs="Arial"/>
              <w:i/>
              <w:iCs/>
              <w:sz w:val="20"/>
              <w:szCs w:val="20"/>
            </w:rPr>
            <w:t>Food Webs and Biodiversity: Foundations, Models, Data</w:t>
          </w:r>
          <w:r w:rsidRPr="00F30358">
            <w:rPr>
              <w:rFonts w:ascii="Arial" w:eastAsia="Times New Roman" w:hAnsi="Arial" w:cs="Arial"/>
              <w:sz w:val="20"/>
              <w:szCs w:val="20"/>
            </w:rPr>
            <w:t>. Wiley. https://books.google.com/books?id=M19q4whwT9IC</w:t>
          </w:r>
        </w:p>
        <w:p w14:paraId="5AD859DF" w14:textId="77777777" w:rsidR="00F30358" w:rsidRPr="00F30358" w:rsidRDefault="00F30358" w:rsidP="005413E0">
          <w:pPr>
            <w:widowControl w:val="0"/>
            <w:autoSpaceDE w:val="0"/>
            <w:autoSpaceDN w:val="0"/>
            <w:ind w:hanging="480"/>
            <w:divId w:val="1049114590"/>
            <w:rPr>
              <w:rFonts w:ascii="Arial" w:eastAsia="Times New Roman" w:hAnsi="Arial" w:cs="Arial"/>
              <w:sz w:val="20"/>
              <w:szCs w:val="20"/>
            </w:rPr>
          </w:pPr>
          <w:r w:rsidRPr="00F30358">
            <w:rPr>
              <w:rFonts w:ascii="Arial" w:eastAsia="Times New Roman" w:hAnsi="Arial" w:cs="Arial"/>
              <w:sz w:val="20"/>
              <w:szCs w:val="20"/>
            </w:rPr>
            <w:lastRenderedPageBreak/>
            <w:t xml:space="preserve">Saavedra, S., Rohr, R. P., </w:t>
          </w:r>
          <w:proofErr w:type="spellStart"/>
          <w:r w:rsidRPr="00F30358">
            <w:rPr>
              <w:rFonts w:ascii="Arial" w:eastAsia="Times New Roman" w:hAnsi="Arial" w:cs="Arial"/>
              <w:sz w:val="20"/>
              <w:szCs w:val="20"/>
            </w:rPr>
            <w:t>Bascompte</w:t>
          </w:r>
          <w:proofErr w:type="spellEnd"/>
          <w:r w:rsidRPr="00F30358">
            <w:rPr>
              <w:rFonts w:ascii="Arial" w:eastAsia="Times New Roman" w:hAnsi="Arial" w:cs="Arial"/>
              <w:sz w:val="20"/>
              <w:szCs w:val="20"/>
            </w:rPr>
            <w:t xml:space="preserve">, J., Godoy, O., Kraft, N. J. B., &amp; Levine, J. M. (2017). A structural approach for understanding multispecies coexistence. </w:t>
          </w:r>
          <w:r w:rsidRPr="00F30358">
            <w:rPr>
              <w:rFonts w:ascii="Arial" w:eastAsia="Times New Roman" w:hAnsi="Arial" w:cs="Arial"/>
              <w:i/>
              <w:iCs/>
              <w:sz w:val="20"/>
              <w:szCs w:val="20"/>
            </w:rPr>
            <w:t>Ecological Monographs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87</w:t>
          </w:r>
          <w:r w:rsidRPr="00F30358">
            <w:rPr>
              <w:rFonts w:ascii="Arial" w:eastAsia="Times New Roman" w:hAnsi="Arial" w:cs="Arial"/>
              <w:sz w:val="20"/>
              <w:szCs w:val="20"/>
            </w:rPr>
            <w:t>(3), 470–486. https://doi.org/10.1002/ecm.1263</w:t>
          </w:r>
        </w:p>
        <w:p w14:paraId="38FCB726" w14:textId="77777777" w:rsidR="00F30358" w:rsidRPr="00F30358" w:rsidRDefault="00F30358" w:rsidP="005413E0">
          <w:pPr>
            <w:widowControl w:val="0"/>
            <w:autoSpaceDE w:val="0"/>
            <w:autoSpaceDN w:val="0"/>
            <w:ind w:hanging="480"/>
            <w:divId w:val="1491868989"/>
            <w:rPr>
              <w:rFonts w:ascii="Arial" w:eastAsia="Times New Roman" w:hAnsi="Arial" w:cs="Arial"/>
              <w:sz w:val="20"/>
              <w:szCs w:val="20"/>
            </w:rPr>
          </w:pPr>
          <w:proofErr w:type="spellStart"/>
          <w:r w:rsidRPr="00F30358">
            <w:rPr>
              <w:rFonts w:ascii="Arial" w:eastAsia="Times New Roman" w:hAnsi="Arial" w:cs="Arial"/>
              <w:sz w:val="20"/>
              <w:szCs w:val="20"/>
            </w:rPr>
            <w:t>Scheiner</w:t>
          </w:r>
          <w:proofErr w:type="spellEnd"/>
          <w:r w:rsidRPr="00F30358">
            <w:rPr>
              <w:rFonts w:ascii="Arial" w:eastAsia="Times New Roman" w:hAnsi="Arial" w:cs="Arial"/>
              <w:sz w:val="20"/>
              <w:szCs w:val="20"/>
            </w:rPr>
            <w:t xml:space="preserve">, S. M. (1993). Genetics and evolution of phenotypic plasticity. </w:t>
          </w:r>
          <w:r w:rsidRPr="00F30358">
            <w:rPr>
              <w:rFonts w:ascii="Arial" w:eastAsia="Times New Roman" w:hAnsi="Arial" w:cs="Arial"/>
              <w:i/>
              <w:iCs/>
              <w:sz w:val="20"/>
              <w:szCs w:val="20"/>
            </w:rPr>
            <w:t>Annual Review of Ecology and Systematics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24</w:t>
          </w:r>
          <w:r w:rsidRPr="00F30358">
            <w:rPr>
              <w:rFonts w:ascii="Arial" w:eastAsia="Times New Roman" w:hAnsi="Arial" w:cs="Arial"/>
              <w:sz w:val="20"/>
              <w:szCs w:val="20"/>
            </w:rPr>
            <w:t>(1), 35–68. https://doi.org/10.1146/annurev.es.24.110193.000343</w:t>
          </w:r>
        </w:p>
        <w:p w14:paraId="520AFF4D" w14:textId="77777777" w:rsidR="00F30358" w:rsidRPr="00F30358" w:rsidRDefault="00F30358" w:rsidP="005413E0">
          <w:pPr>
            <w:widowControl w:val="0"/>
            <w:autoSpaceDE w:val="0"/>
            <w:autoSpaceDN w:val="0"/>
            <w:ind w:hanging="480"/>
            <w:divId w:val="932014231"/>
            <w:rPr>
              <w:rFonts w:ascii="Arial" w:eastAsia="Times New Roman" w:hAnsi="Arial" w:cs="Arial"/>
              <w:sz w:val="20"/>
              <w:szCs w:val="20"/>
            </w:rPr>
          </w:pPr>
          <w:proofErr w:type="spellStart"/>
          <w:r w:rsidRPr="00F30358">
            <w:rPr>
              <w:rFonts w:ascii="Arial" w:eastAsia="Times New Roman" w:hAnsi="Arial" w:cs="Arial"/>
              <w:sz w:val="20"/>
              <w:szCs w:val="20"/>
            </w:rPr>
            <w:t>Scheiner</w:t>
          </w:r>
          <w:proofErr w:type="spellEnd"/>
          <w:r w:rsidRPr="00F30358">
            <w:rPr>
              <w:rFonts w:ascii="Arial" w:eastAsia="Times New Roman" w:hAnsi="Arial" w:cs="Arial"/>
              <w:sz w:val="20"/>
              <w:szCs w:val="20"/>
            </w:rPr>
            <w:t xml:space="preserve">, S. M., Barfield, M., &amp; Holt, R. D. (2020). The genetics of phenotypic plasticity. XVII. Response to climate change. </w:t>
          </w:r>
          <w:r w:rsidRPr="00F30358">
            <w:rPr>
              <w:rFonts w:ascii="Arial" w:eastAsia="Times New Roman" w:hAnsi="Arial" w:cs="Arial"/>
              <w:i/>
              <w:iCs/>
              <w:sz w:val="20"/>
              <w:szCs w:val="20"/>
            </w:rPr>
            <w:t>Evolutionary Applications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13</w:t>
          </w:r>
          <w:r w:rsidRPr="00F30358">
            <w:rPr>
              <w:rFonts w:ascii="Arial" w:eastAsia="Times New Roman" w:hAnsi="Arial" w:cs="Arial"/>
              <w:sz w:val="20"/>
              <w:szCs w:val="20"/>
            </w:rPr>
            <w:t>(2), 388–399. https://doi.org/https://doi.org/10.1111/eva.12876</w:t>
          </w:r>
        </w:p>
        <w:p w14:paraId="0AF1064A" w14:textId="77777777" w:rsidR="00F30358" w:rsidRPr="00F30358" w:rsidRDefault="00F30358" w:rsidP="005413E0">
          <w:pPr>
            <w:widowControl w:val="0"/>
            <w:autoSpaceDE w:val="0"/>
            <w:autoSpaceDN w:val="0"/>
            <w:ind w:hanging="480"/>
            <w:divId w:val="155070862"/>
            <w:rPr>
              <w:rFonts w:ascii="Arial" w:eastAsia="Times New Roman" w:hAnsi="Arial" w:cs="Arial"/>
              <w:sz w:val="20"/>
              <w:szCs w:val="20"/>
            </w:rPr>
          </w:pPr>
          <w:proofErr w:type="spellStart"/>
          <w:r w:rsidRPr="00F30358">
            <w:rPr>
              <w:rFonts w:ascii="Arial" w:eastAsia="Times New Roman" w:hAnsi="Arial" w:cs="Arial"/>
              <w:sz w:val="20"/>
              <w:szCs w:val="20"/>
            </w:rPr>
            <w:t>Scheiner</w:t>
          </w:r>
          <w:proofErr w:type="spellEnd"/>
          <w:r w:rsidRPr="00F30358">
            <w:rPr>
              <w:rFonts w:ascii="Arial" w:eastAsia="Times New Roman" w:hAnsi="Arial" w:cs="Arial"/>
              <w:sz w:val="20"/>
              <w:szCs w:val="20"/>
            </w:rPr>
            <w:t xml:space="preserve">, S. M., </w:t>
          </w:r>
          <w:proofErr w:type="spellStart"/>
          <w:r w:rsidRPr="00F30358">
            <w:rPr>
              <w:rFonts w:ascii="Arial" w:eastAsia="Times New Roman" w:hAnsi="Arial" w:cs="Arial"/>
              <w:sz w:val="20"/>
              <w:szCs w:val="20"/>
            </w:rPr>
            <w:t>Gomulkiewicz</w:t>
          </w:r>
          <w:proofErr w:type="spellEnd"/>
          <w:r w:rsidRPr="00F30358">
            <w:rPr>
              <w:rFonts w:ascii="Arial" w:eastAsia="Times New Roman" w:hAnsi="Arial" w:cs="Arial"/>
              <w:sz w:val="20"/>
              <w:szCs w:val="20"/>
            </w:rPr>
            <w:t xml:space="preserve">, R., &amp; Holt, R. D. (2015). The Genetics of phenotypic plasticity. XIV. Coevolution. </w:t>
          </w:r>
          <w:r w:rsidRPr="00F30358">
            <w:rPr>
              <w:rFonts w:ascii="Arial" w:eastAsia="Times New Roman" w:hAnsi="Arial" w:cs="Arial"/>
              <w:i/>
              <w:iCs/>
              <w:sz w:val="20"/>
              <w:szCs w:val="20"/>
            </w:rPr>
            <w:t>The American Naturalist</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185</w:t>
          </w:r>
          <w:r w:rsidRPr="00F30358">
            <w:rPr>
              <w:rFonts w:ascii="Arial" w:eastAsia="Times New Roman" w:hAnsi="Arial" w:cs="Arial"/>
              <w:sz w:val="20"/>
              <w:szCs w:val="20"/>
            </w:rPr>
            <w:t>(5), 594–609. https://doi.org/10.1086/680552</w:t>
          </w:r>
        </w:p>
        <w:p w14:paraId="5B8B0C23" w14:textId="77777777" w:rsidR="00F30358" w:rsidRPr="00F30358" w:rsidRDefault="00F30358" w:rsidP="005413E0">
          <w:pPr>
            <w:widowControl w:val="0"/>
            <w:autoSpaceDE w:val="0"/>
            <w:autoSpaceDN w:val="0"/>
            <w:ind w:hanging="480"/>
            <w:divId w:val="615259134"/>
            <w:rPr>
              <w:rFonts w:ascii="Arial" w:eastAsia="Times New Roman" w:hAnsi="Arial" w:cs="Arial"/>
              <w:sz w:val="20"/>
              <w:szCs w:val="20"/>
            </w:rPr>
          </w:pPr>
          <w:r w:rsidRPr="00F30358">
            <w:rPr>
              <w:rFonts w:ascii="Arial" w:eastAsia="Times New Roman" w:hAnsi="Arial" w:cs="Arial"/>
              <w:sz w:val="20"/>
              <w:szCs w:val="20"/>
            </w:rPr>
            <w:t xml:space="preserve">Schmidt, K. A., Dall, S. R. X., &amp; van Gils, J. A. (2010). The ecology of information: An overview on the ecological significance of making informed decisions. </w:t>
          </w:r>
          <w:r w:rsidRPr="00F30358">
            <w:rPr>
              <w:rFonts w:ascii="Arial" w:eastAsia="Times New Roman" w:hAnsi="Arial" w:cs="Arial"/>
              <w:i/>
              <w:iCs/>
              <w:sz w:val="20"/>
              <w:szCs w:val="20"/>
            </w:rPr>
            <w:t>Oikos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119</w:t>
          </w:r>
          <w:r w:rsidRPr="00F30358">
            <w:rPr>
              <w:rFonts w:ascii="Arial" w:eastAsia="Times New Roman" w:hAnsi="Arial" w:cs="Arial"/>
              <w:sz w:val="20"/>
              <w:szCs w:val="20"/>
            </w:rPr>
            <w:t>(2), 304–316. https://doi.org/https://doi.org/10.1111/j.1600-0706.2009.17573.x</w:t>
          </w:r>
        </w:p>
        <w:p w14:paraId="005D90F5" w14:textId="32B6AC64" w:rsidR="00F30358" w:rsidRPr="00F30358" w:rsidRDefault="00F30358" w:rsidP="005413E0">
          <w:pPr>
            <w:widowControl w:val="0"/>
            <w:autoSpaceDE w:val="0"/>
            <w:autoSpaceDN w:val="0"/>
            <w:ind w:hanging="480"/>
            <w:divId w:val="1811828906"/>
            <w:rPr>
              <w:rFonts w:ascii="Arial" w:eastAsia="Times New Roman" w:hAnsi="Arial" w:cs="Arial"/>
              <w:sz w:val="20"/>
              <w:szCs w:val="20"/>
            </w:rPr>
          </w:pPr>
          <w:proofErr w:type="spellStart"/>
          <w:r w:rsidRPr="00F30358">
            <w:rPr>
              <w:rFonts w:ascii="Arial" w:eastAsia="Times New Roman" w:hAnsi="Arial" w:cs="Arial"/>
              <w:sz w:val="20"/>
              <w:szCs w:val="20"/>
            </w:rPr>
            <w:t>Schoener</w:t>
          </w:r>
          <w:proofErr w:type="spellEnd"/>
          <w:r w:rsidRPr="00F30358">
            <w:rPr>
              <w:rFonts w:ascii="Arial" w:eastAsia="Times New Roman" w:hAnsi="Arial" w:cs="Arial"/>
              <w:sz w:val="20"/>
              <w:szCs w:val="20"/>
            </w:rPr>
            <w:t xml:space="preserve">, T. W., &amp; Spiller, D. A. (2012). Perspective: kinds of trait-mediated indirect effects in ecological communities. A synthesis. In </w:t>
          </w:r>
          <w:r w:rsidRPr="00F30358">
            <w:rPr>
              <w:rFonts w:ascii="Arial" w:eastAsia="Times New Roman" w:hAnsi="Arial" w:cs="Arial"/>
              <w:i/>
              <w:iCs/>
              <w:sz w:val="20"/>
              <w:szCs w:val="20"/>
            </w:rPr>
            <w:t>Trait-mediated indirect interactions: ecological and evolutionary perspectives</w:t>
          </w:r>
          <w:r w:rsidRPr="00F30358">
            <w:rPr>
              <w:rFonts w:ascii="Arial" w:eastAsia="Times New Roman" w:hAnsi="Arial" w:cs="Arial"/>
              <w:sz w:val="20"/>
              <w:szCs w:val="20"/>
            </w:rPr>
            <w:t>. Cambridge University Press Cambridge.</w:t>
          </w:r>
        </w:p>
        <w:p w14:paraId="208EAC3F" w14:textId="77777777" w:rsidR="00F30358" w:rsidRPr="00F30358" w:rsidRDefault="00F30358" w:rsidP="005413E0">
          <w:pPr>
            <w:widowControl w:val="0"/>
            <w:autoSpaceDE w:val="0"/>
            <w:autoSpaceDN w:val="0"/>
            <w:ind w:hanging="480"/>
            <w:divId w:val="456682742"/>
            <w:rPr>
              <w:rFonts w:ascii="Arial" w:eastAsia="Times New Roman" w:hAnsi="Arial" w:cs="Arial"/>
              <w:sz w:val="20"/>
              <w:szCs w:val="20"/>
            </w:rPr>
          </w:pPr>
          <w:proofErr w:type="spellStart"/>
          <w:r w:rsidRPr="00F30358">
            <w:rPr>
              <w:rFonts w:ascii="Arial" w:eastAsia="Times New Roman" w:hAnsi="Arial" w:cs="Arial"/>
              <w:sz w:val="20"/>
              <w:szCs w:val="20"/>
            </w:rPr>
            <w:t>Servan</w:t>
          </w:r>
          <w:proofErr w:type="spellEnd"/>
          <w:r w:rsidRPr="00F30358">
            <w:rPr>
              <w:rFonts w:ascii="Arial" w:eastAsia="Times New Roman" w:hAnsi="Arial" w:cs="Arial"/>
              <w:sz w:val="20"/>
              <w:szCs w:val="20"/>
            </w:rPr>
            <w:t xml:space="preserve">, C. A., Capitan, J. A., </w:t>
          </w:r>
          <w:proofErr w:type="spellStart"/>
          <w:r w:rsidRPr="00F30358">
            <w:rPr>
              <w:rFonts w:ascii="Arial" w:eastAsia="Times New Roman" w:hAnsi="Arial" w:cs="Arial"/>
              <w:sz w:val="20"/>
              <w:szCs w:val="20"/>
            </w:rPr>
            <w:t>Grilli</w:t>
          </w:r>
          <w:proofErr w:type="spellEnd"/>
          <w:r w:rsidRPr="00F30358">
            <w:rPr>
              <w:rFonts w:ascii="Arial" w:eastAsia="Times New Roman" w:hAnsi="Arial" w:cs="Arial"/>
              <w:sz w:val="20"/>
              <w:szCs w:val="20"/>
            </w:rPr>
            <w:t xml:space="preserve">, J., Morrison, K. E., &amp; </w:t>
          </w:r>
          <w:proofErr w:type="spellStart"/>
          <w:r w:rsidRPr="00F30358">
            <w:rPr>
              <w:rFonts w:ascii="Arial" w:eastAsia="Times New Roman" w:hAnsi="Arial" w:cs="Arial"/>
              <w:sz w:val="20"/>
              <w:szCs w:val="20"/>
            </w:rPr>
            <w:t>Allesina</w:t>
          </w:r>
          <w:proofErr w:type="spellEnd"/>
          <w:r w:rsidRPr="00F30358">
            <w:rPr>
              <w:rFonts w:ascii="Arial" w:eastAsia="Times New Roman" w:hAnsi="Arial" w:cs="Arial"/>
              <w:sz w:val="20"/>
              <w:szCs w:val="20"/>
            </w:rPr>
            <w:t xml:space="preserve">, S. (2018). Coexistence of many species in random ecosystems. </w:t>
          </w:r>
          <w:r w:rsidRPr="00F30358">
            <w:rPr>
              <w:rFonts w:ascii="Arial" w:eastAsia="Times New Roman" w:hAnsi="Arial" w:cs="Arial"/>
              <w:i/>
              <w:iCs/>
              <w:sz w:val="20"/>
              <w:szCs w:val="20"/>
            </w:rPr>
            <w:t>Nature Ecology and Evolution</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w:t>
          </w:r>
          <w:r w:rsidRPr="00F30358">
            <w:rPr>
              <w:rFonts w:ascii="Arial" w:eastAsia="Times New Roman" w:hAnsi="Arial" w:cs="Arial"/>
              <w:sz w:val="20"/>
              <w:szCs w:val="20"/>
            </w:rPr>
            <w:t>(8), 1237–1242. https://doi.org/10.1038/s41559-018-0603-6</w:t>
          </w:r>
        </w:p>
        <w:p w14:paraId="1C72AAEE" w14:textId="77777777" w:rsidR="00F30358" w:rsidRPr="00F30358" w:rsidRDefault="00F30358" w:rsidP="005413E0">
          <w:pPr>
            <w:widowControl w:val="0"/>
            <w:autoSpaceDE w:val="0"/>
            <w:autoSpaceDN w:val="0"/>
            <w:ind w:hanging="480"/>
            <w:divId w:val="1398166192"/>
            <w:rPr>
              <w:rFonts w:ascii="Arial" w:eastAsia="Times New Roman" w:hAnsi="Arial" w:cs="Arial"/>
              <w:sz w:val="20"/>
              <w:szCs w:val="20"/>
            </w:rPr>
          </w:pPr>
          <w:r w:rsidRPr="00F30358">
            <w:rPr>
              <w:rFonts w:ascii="Arial" w:eastAsia="Times New Roman" w:hAnsi="Arial" w:cs="Arial"/>
              <w:sz w:val="20"/>
              <w:szCs w:val="20"/>
            </w:rPr>
            <w:t xml:space="preserve">Shipley, B. (2002). Trade-offs between net assimilation rate and specific leaf area in determining relative growth rate: relationship with daily irradiance. </w:t>
          </w:r>
          <w:r w:rsidRPr="00F30358">
            <w:rPr>
              <w:rFonts w:ascii="Arial" w:eastAsia="Times New Roman" w:hAnsi="Arial" w:cs="Arial"/>
              <w:i/>
              <w:iCs/>
              <w:sz w:val="20"/>
              <w:szCs w:val="20"/>
            </w:rPr>
            <w:t>Functional 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16</w:t>
          </w:r>
          <w:r w:rsidRPr="00F30358">
            <w:rPr>
              <w:rFonts w:ascii="Arial" w:eastAsia="Times New Roman" w:hAnsi="Arial" w:cs="Arial"/>
              <w:sz w:val="20"/>
              <w:szCs w:val="20"/>
            </w:rPr>
            <w:t>(5), 682–689. https://doi.org/https://doi.org/10.1046/j.1365-2435.2002.00672.x</w:t>
          </w:r>
        </w:p>
        <w:p w14:paraId="76143D9B" w14:textId="431A996C" w:rsidR="00F30358" w:rsidRPr="00F30358" w:rsidRDefault="00F30358" w:rsidP="005413E0">
          <w:pPr>
            <w:widowControl w:val="0"/>
            <w:autoSpaceDE w:val="0"/>
            <w:autoSpaceDN w:val="0"/>
            <w:ind w:hanging="480"/>
            <w:divId w:val="1361971816"/>
            <w:rPr>
              <w:rFonts w:ascii="Arial" w:eastAsia="Times New Roman" w:hAnsi="Arial" w:cs="Arial"/>
              <w:sz w:val="20"/>
              <w:szCs w:val="20"/>
            </w:rPr>
          </w:pPr>
          <w:r w:rsidRPr="00F30358">
            <w:rPr>
              <w:rFonts w:ascii="Arial" w:eastAsia="Times New Roman" w:hAnsi="Arial" w:cs="Arial"/>
              <w:sz w:val="20"/>
              <w:szCs w:val="20"/>
            </w:rPr>
            <w:t>Shipley, B</w:t>
          </w:r>
          <w:r w:rsidR="00955C6A">
            <w:rPr>
              <w:rFonts w:ascii="Arial" w:eastAsia="Times New Roman" w:hAnsi="Arial" w:cs="Arial"/>
              <w:sz w:val="20"/>
              <w:szCs w:val="20"/>
            </w:rPr>
            <w:t>.</w:t>
          </w:r>
          <w:r w:rsidRPr="00F30358">
            <w:rPr>
              <w:rFonts w:ascii="Arial" w:eastAsia="Times New Roman" w:hAnsi="Arial" w:cs="Arial"/>
              <w:sz w:val="20"/>
              <w:szCs w:val="20"/>
            </w:rPr>
            <w:t xml:space="preserve">, </w:t>
          </w:r>
          <w:proofErr w:type="spellStart"/>
          <w:r w:rsidRPr="00F30358">
            <w:rPr>
              <w:rFonts w:ascii="Arial" w:eastAsia="Times New Roman" w:hAnsi="Arial" w:cs="Arial"/>
              <w:sz w:val="20"/>
              <w:szCs w:val="20"/>
            </w:rPr>
            <w:t>Lechowicz</w:t>
          </w:r>
          <w:proofErr w:type="spellEnd"/>
          <w:r w:rsidRPr="00F30358">
            <w:rPr>
              <w:rFonts w:ascii="Arial" w:eastAsia="Times New Roman" w:hAnsi="Arial" w:cs="Arial"/>
              <w:sz w:val="20"/>
              <w:szCs w:val="20"/>
            </w:rPr>
            <w:t xml:space="preserve">, M. J., Wright, I., &amp; Reich, P. B. (2006). Fundamental trade-offs generating the worldwide leaf economics spectrum. </w:t>
          </w:r>
          <w:r w:rsidRPr="00F30358">
            <w:rPr>
              <w:rFonts w:ascii="Arial" w:eastAsia="Times New Roman" w:hAnsi="Arial" w:cs="Arial"/>
              <w:i/>
              <w:iCs/>
              <w:sz w:val="20"/>
              <w:szCs w:val="20"/>
            </w:rPr>
            <w:t>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87</w:t>
          </w:r>
          <w:r w:rsidRPr="00F30358">
            <w:rPr>
              <w:rFonts w:ascii="Arial" w:eastAsia="Times New Roman" w:hAnsi="Arial" w:cs="Arial"/>
              <w:sz w:val="20"/>
              <w:szCs w:val="20"/>
            </w:rPr>
            <w:t>(3), 535–541. https://doi.org/10.1890/05-1051</w:t>
          </w:r>
        </w:p>
        <w:p w14:paraId="018C58A7" w14:textId="77777777" w:rsidR="00F30358" w:rsidRPr="00F30358" w:rsidRDefault="00F30358" w:rsidP="005413E0">
          <w:pPr>
            <w:widowControl w:val="0"/>
            <w:autoSpaceDE w:val="0"/>
            <w:autoSpaceDN w:val="0"/>
            <w:ind w:hanging="480"/>
            <w:divId w:val="1114712908"/>
            <w:rPr>
              <w:rFonts w:ascii="Arial" w:eastAsia="Times New Roman" w:hAnsi="Arial" w:cs="Arial"/>
              <w:sz w:val="20"/>
              <w:szCs w:val="20"/>
            </w:rPr>
          </w:pPr>
          <w:r w:rsidRPr="00F30358">
            <w:rPr>
              <w:rFonts w:ascii="Arial" w:eastAsia="Times New Roman" w:hAnsi="Arial" w:cs="Arial"/>
              <w:sz w:val="20"/>
              <w:szCs w:val="20"/>
            </w:rPr>
            <w:t xml:space="preserve">Simons, A. M. (2011). Modes of response to environmental change and the elusive empirical evidence for bet hedging. </w:t>
          </w:r>
          <w:r w:rsidRPr="00F30358">
            <w:rPr>
              <w:rFonts w:ascii="Arial" w:eastAsia="Times New Roman" w:hAnsi="Arial" w:cs="Arial"/>
              <w:i/>
              <w:iCs/>
              <w:sz w:val="20"/>
              <w:szCs w:val="20"/>
            </w:rPr>
            <w:t>Proceedings of the Royal Society B</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278</w:t>
          </w:r>
          <w:r w:rsidRPr="00F30358">
            <w:rPr>
              <w:rFonts w:ascii="Arial" w:eastAsia="Times New Roman" w:hAnsi="Arial" w:cs="Arial"/>
              <w:sz w:val="20"/>
              <w:szCs w:val="20"/>
            </w:rPr>
            <w:t>(1712), 1601–1609. https://doi.org/10.1098/rspb.2011.0176</w:t>
          </w:r>
        </w:p>
        <w:p w14:paraId="00319D2B" w14:textId="77777777" w:rsidR="00F30358" w:rsidRPr="00F30358" w:rsidRDefault="00F30358" w:rsidP="005413E0">
          <w:pPr>
            <w:widowControl w:val="0"/>
            <w:autoSpaceDE w:val="0"/>
            <w:autoSpaceDN w:val="0"/>
            <w:ind w:hanging="480"/>
            <w:divId w:val="498084192"/>
            <w:rPr>
              <w:rFonts w:ascii="Arial" w:eastAsia="Times New Roman" w:hAnsi="Arial" w:cs="Arial"/>
              <w:sz w:val="20"/>
              <w:szCs w:val="20"/>
            </w:rPr>
          </w:pPr>
          <w:proofErr w:type="spellStart"/>
          <w:r w:rsidRPr="00F30358">
            <w:rPr>
              <w:rFonts w:ascii="Arial" w:eastAsia="Times New Roman" w:hAnsi="Arial" w:cs="Arial"/>
              <w:sz w:val="20"/>
              <w:szCs w:val="20"/>
            </w:rPr>
            <w:t>Solangaarachchi</w:t>
          </w:r>
          <w:proofErr w:type="spellEnd"/>
          <w:r w:rsidRPr="00F30358">
            <w:rPr>
              <w:rFonts w:ascii="Arial" w:eastAsia="Times New Roman" w:hAnsi="Arial" w:cs="Arial"/>
              <w:sz w:val="20"/>
              <w:szCs w:val="20"/>
            </w:rPr>
            <w:t xml:space="preserve">, S., &amp; </w:t>
          </w:r>
          <w:proofErr w:type="spellStart"/>
          <w:r w:rsidRPr="00F30358">
            <w:rPr>
              <w:rFonts w:ascii="Arial" w:eastAsia="Times New Roman" w:hAnsi="Arial" w:cs="Arial"/>
              <w:sz w:val="20"/>
              <w:szCs w:val="20"/>
            </w:rPr>
            <w:t>Hapuarachchi</w:t>
          </w:r>
          <w:proofErr w:type="spellEnd"/>
          <w:r w:rsidRPr="00F30358">
            <w:rPr>
              <w:rFonts w:ascii="Arial" w:eastAsia="Times New Roman" w:hAnsi="Arial" w:cs="Arial"/>
              <w:sz w:val="20"/>
              <w:szCs w:val="20"/>
            </w:rPr>
            <w:t xml:space="preserve">, H. (1995). Intraspecific </w:t>
          </w:r>
          <w:proofErr w:type="spellStart"/>
          <w:r w:rsidRPr="00F30358">
            <w:rPr>
              <w:rFonts w:ascii="Arial" w:eastAsia="Times New Roman" w:hAnsi="Arial" w:cs="Arial"/>
              <w:sz w:val="20"/>
              <w:szCs w:val="20"/>
            </w:rPr>
            <w:t>neighbour</w:t>
          </w:r>
          <w:proofErr w:type="spellEnd"/>
          <w:r w:rsidRPr="00F30358">
            <w:rPr>
              <w:rFonts w:ascii="Arial" w:eastAsia="Times New Roman" w:hAnsi="Arial" w:cs="Arial"/>
              <w:sz w:val="20"/>
              <w:szCs w:val="20"/>
            </w:rPr>
            <w:t xml:space="preserve"> effects on the growth and morphological plasticity of Salvinia </w:t>
          </w:r>
          <w:proofErr w:type="spellStart"/>
          <w:r w:rsidRPr="00F30358">
            <w:rPr>
              <w:rFonts w:ascii="Arial" w:eastAsia="Times New Roman" w:hAnsi="Arial" w:cs="Arial"/>
              <w:sz w:val="20"/>
              <w:szCs w:val="20"/>
            </w:rPr>
            <w:t>molesta</w:t>
          </w:r>
          <w:proofErr w:type="spellEnd"/>
          <w:r w:rsidRPr="00F30358">
            <w:rPr>
              <w:rFonts w:ascii="Arial" w:eastAsia="Times New Roman" w:hAnsi="Arial" w:cs="Arial"/>
              <w:sz w:val="20"/>
              <w:szCs w:val="20"/>
            </w:rPr>
            <w:t xml:space="preserve">. </w:t>
          </w:r>
          <w:r w:rsidRPr="00F30358">
            <w:rPr>
              <w:rFonts w:ascii="Arial" w:eastAsia="Times New Roman" w:hAnsi="Arial" w:cs="Arial"/>
              <w:i/>
              <w:iCs/>
              <w:sz w:val="20"/>
              <w:szCs w:val="20"/>
            </w:rPr>
            <w:t>Journal of the National Science Foundation of Sri Lanka</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23</w:t>
          </w:r>
          <w:r w:rsidRPr="00F30358">
            <w:rPr>
              <w:rFonts w:ascii="Arial" w:eastAsia="Times New Roman" w:hAnsi="Arial" w:cs="Arial"/>
              <w:sz w:val="20"/>
              <w:szCs w:val="20"/>
            </w:rPr>
            <w:t>(1), 31. https://doi.org/10.4038/jnsfsr.v23i1.5569</w:t>
          </w:r>
        </w:p>
        <w:p w14:paraId="0A672B54" w14:textId="77777777" w:rsidR="00F30358" w:rsidRPr="00F30358" w:rsidRDefault="00F30358" w:rsidP="005413E0">
          <w:pPr>
            <w:widowControl w:val="0"/>
            <w:autoSpaceDE w:val="0"/>
            <w:autoSpaceDN w:val="0"/>
            <w:ind w:hanging="480"/>
            <w:divId w:val="1321076634"/>
            <w:rPr>
              <w:rFonts w:ascii="Arial" w:eastAsia="Times New Roman" w:hAnsi="Arial" w:cs="Arial"/>
              <w:sz w:val="20"/>
              <w:szCs w:val="20"/>
            </w:rPr>
          </w:pPr>
          <w:r w:rsidRPr="00F30358">
            <w:rPr>
              <w:rFonts w:ascii="Arial" w:eastAsia="Times New Roman" w:hAnsi="Arial" w:cs="Arial"/>
              <w:sz w:val="20"/>
              <w:szCs w:val="20"/>
            </w:rPr>
            <w:t xml:space="preserve">Steinmetz, B., </w:t>
          </w:r>
          <w:proofErr w:type="spellStart"/>
          <w:r w:rsidRPr="00F30358">
            <w:rPr>
              <w:rFonts w:ascii="Arial" w:eastAsia="Times New Roman" w:hAnsi="Arial" w:cs="Arial"/>
              <w:sz w:val="20"/>
              <w:szCs w:val="20"/>
            </w:rPr>
            <w:t>Kalyuzhny</w:t>
          </w:r>
          <w:proofErr w:type="spellEnd"/>
          <w:r w:rsidRPr="00F30358">
            <w:rPr>
              <w:rFonts w:ascii="Arial" w:eastAsia="Times New Roman" w:hAnsi="Arial" w:cs="Arial"/>
              <w:sz w:val="20"/>
              <w:szCs w:val="20"/>
            </w:rPr>
            <w:t xml:space="preserve">, M., &amp; </w:t>
          </w:r>
          <w:proofErr w:type="spellStart"/>
          <w:r w:rsidRPr="00F30358">
            <w:rPr>
              <w:rFonts w:ascii="Arial" w:eastAsia="Times New Roman" w:hAnsi="Arial" w:cs="Arial"/>
              <w:sz w:val="20"/>
              <w:szCs w:val="20"/>
            </w:rPr>
            <w:t>Shnerb</w:t>
          </w:r>
          <w:proofErr w:type="spellEnd"/>
          <w:r w:rsidRPr="00F30358">
            <w:rPr>
              <w:rFonts w:ascii="Arial" w:eastAsia="Times New Roman" w:hAnsi="Arial" w:cs="Arial"/>
              <w:sz w:val="20"/>
              <w:szCs w:val="20"/>
            </w:rPr>
            <w:t xml:space="preserve">, N. M. (2020). Intraspecific variability in fluctuating environments: mechanisms of impact on species diversity. </w:t>
          </w:r>
          <w:r w:rsidRPr="00F30358">
            <w:rPr>
              <w:rFonts w:ascii="Arial" w:eastAsia="Times New Roman" w:hAnsi="Arial" w:cs="Arial"/>
              <w:i/>
              <w:iCs/>
              <w:sz w:val="20"/>
              <w:szCs w:val="20"/>
            </w:rPr>
            <w:t>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101</w:t>
          </w:r>
          <w:r w:rsidRPr="00F30358">
            <w:rPr>
              <w:rFonts w:ascii="Arial" w:eastAsia="Times New Roman" w:hAnsi="Arial" w:cs="Arial"/>
              <w:sz w:val="20"/>
              <w:szCs w:val="20"/>
            </w:rPr>
            <w:t>(12), e03174. https://doi.org/https://doi.org/10.1002/ecy.3174</w:t>
          </w:r>
        </w:p>
        <w:p w14:paraId="32F5F70A" w14:textId="77777777" w:rsidR="00F30358" w:rsidRPr="00F30358" w:rsidRDefault="00F30358" w:rsidP="005413E0">
          <w:pPr>
            <w:widowControl w:val="0"/>
            <w:autoSpaceDE w:val="0"/>
            <w:autoSpaceDN w:val="0"/>
            <w:ind w:hanging="480"/>
            <w:divId w:val="894001345"/>
            <w:rPr>
              <w:rFonts w:ascii="Arial" w:eastAsia="Times New Roman" w:hAnsi="Arial" w:cs="Arial"/>
              <w:sz w:val="20"/>
              <w:szCs w:val="20"/>
            </w:rPr>
          </w:pPr>
          <w:r w:rsidRPr="00F30358">
            <w:rPr>
              <w:rFonts w:ascii="Arial" w:eastAsia="Times New Roman" w:hAnsi="Arial" w:cs="Arial"/>
              <w:sz w:val="20"/>
              <w:szCs w:val="20"/>
            </w:rPr>
            <w:t xml:space="preserve">Terry, J. C. D., Bonsall, M. B., &amp; Morris, R. J. (2020). Identifying important interaction modifications in ecological systems. </w:t>
          </w:r>
          <w:r w:rsidRPr="00F30358">
            <w:rPr>
              <w:rFonts w:ascii="Arial" w:eastAsia="Times New Roman" w:hAnsi="Arial" w:cs="Arial"/>
              <w:i/>
              <w:iCs/>
              <w:sz w:val="20"/>
              <w:szCs w:val="20"/>
            </w:rPr>
            <w:t>Oikos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129</w:t>
          </w:r>
          <w:r w:rsidRPr="00F30358">
            <w:rPr>
              <w:rFonts w:ascii="Arial" w:eastAsia="Times New Roman" w:hAnsi="Arial" w:cs="Arial"/>
              <w:sz w:val="20"/>
              <w:szCs w:val="20"/>
            </w:rPr>
            <w:t>(2), 147–157. https://doi.org/https://doi.org/10.1111/oik.06353</w:t>
          </w:r>
        </w:p>
        <w:p w14:paraId="21130D95" w14:textId="77777777" w:rsidR="00F30358" w:rsidRPr="00F30358" w:rsidRDefault="00F30358" w:rsidP="005413E0">
          <w:pPr>
            <w:widowControl w:val="0"/>
            <w:autoSpaceDE w:val="0"/>
            <w:autoSpaceDN w:val="0"/>
            <w:ind w:hanging="480"/>
            <w:divId w:val="1975401220"/>
            <w:rPr>
              <w:rFonts w:ascii="Arial" w:eastAsia="Times New Roman" w:hAnsi="Arial" w:cs="Arial"/>
              <w:sz w:val="20"/>
              <w:szCs w:val="20"/>
            </w:rPr>
          </w:pPr>
          <w:r w:rsidRPr="00F30358">
            <w:rPr>
              <w:rFonts w:ascii="Arial" w:eastAsia="Times New Roman" w:hAnsi="Arial" w:cs="Arial"/>
              <w:sz w:val="20"/>
              <w:szCs w:val="20"/>
            </w:rPr>
            <w:t xml:space="preserve">Terry, J. C. D., Morris, R. J., &amp; Bonsall, M. B. (2017). Trophic interaction modifications: An empirical and theoretical framework. </w:t>
          </w:r>
          <w:r w:rsidRPr="00F30358">
            <w:rPr>
              <w:rFonts w:ascii="Arial" w:eastAsia="Times New Roman" w:hAnsi="Arial" w:cs="Arial"/>
              <w:i/>
              <w:iCs/>
              <w:sz w:val="20"/>
              <w:szCs w:val="20"/>
            </w:rPr>
            <w:t>Ecology Letters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20</w:t>
          </w:r>
          <w:r w:rsidRPr="00F30358">
            <w:rPr>
              <w:rFonts w:ascii="Arial" w:eastAsia="Times New Roman" w:hAnsi="Arial" w:cs="Arial"/>
              <w:sz w:val="20"/>
              <w:szCs w:val="20"/>
            </w:rPr>
            <w:t>(10), 1219–1230. https://doi.org/https://doi.org/10.1111/ele.12824</w:t>
          </w:r>
        </w:p>
        <w:p w14:paraId="72FCC386" w14:textId="77777777" w:rsidR="00F30358" w:rsidRPr="00F30358" w:rsidRDefault="00F30358" w:rsidP="005413E0">
          <w:pPr>
            <w:widowControl w:val="0"/>
            <w:autoSpaceDE w:val="0"/>
            <w:autoSpaceDN w:val="0"/>
            <w:ind w:hanging="480"/>
            <w:divId w:val="831405706"/>
            <w:rPr>
              <w:rFonts w:ascii="Arial" w:eastAsia="Times New Roman" w:hAnsi="Arial" w:cs="Arial"/>
              <w:sz w:val="20"/>
              <w:szCs w:val="20"/>
            </w:rPr>
          </w:pPr>
          <w:r w:rsidRPr="00F30358">
            <w:rPr>
              <w:rFonts w:ascii="Arial" w:eastAsia="Times New Roman" w:hAnsi="Arial" w:cs="Arial"/>
              <w:sz w:val="20"/>
              <w:szCs w:val="20"/>
            </w:rPr>
            <w:t xml:space="preserve">Turcotte, M. M., &amp; Levine, J. M. (2016). Phenotypic plasticity and species coexistence. </w:t>
          </w:r>
          <w:r w:rsidRPr="00F30358">
            <w:rPr>
              <w:rFonts w:ascii="Arial" w:eastAsia="Times New Roman" w:hAnsi="Arial" w:cs="Arial"/>
              <w:i/>
              <w:iCs/>
              <w:sz w:val="20"/>
              <w:szCs w:val="20"/>
            </w:rPr>
            <w:t>Trends in Ecology &amp; Evolution</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31</w:t>
          </w:r>
          <w:r w:rsidRPr="00F30358">
            <w:rPr>
              <w:rFonts w:ascii="Arial" w:eastAsia="Times New Roman" w:hAnsi="Arial" w:cs="Arial"/>
              <w:sz w:val="20"/>
              <w:szCs w:val="20"/>
            </w:rPr>
            <w:t>(10), 803–813. https://doi.org/https://doi.org/10.1016/j.tree.2016.07.013</w:t>
          </w:r>
        </w:p>
        <w:p w14:paraId="65E5E6EF" w14:textId="77777777" w:rsidR="00F30358" w:rsidRPr="00F30358" w:rsidRDefault="00F30358" w:rsidP="005413E0">
          <w:pPr>
            <w:widowControl w:val="0"/>
            <w:autoSpaceDE w:val="0"/>
            <w:autoSpaceDN w:val="0"/>
            <w:ind w:hanging="480"/>
            <w:divId w:val="1352413732"/>
            <w:rPr>
              <w:rFonts w:ascii="Arial" w:eastAsia="Times New Roman" w:hAnsi="Arial" w:cs="Arial"/>
              <w:sz w:val="20"/>
              <w:szCs w:val="20"/>
            </w:rPr>
          </w:pPr>
          <w:proofErr w:type="spellStart"/>
          <w:r w:rsidRPr="00F30358">
            <w:rPr>
              <w:rFonts w:ascii="Arial" w:eastAsia="Times New Roman" w:hAnsi="Arial" w:cs="Arial"/>
              <w:sz w:val="20"/>
              <w:szCs w:val="20"/>
            </w:rPr>
            <w:t>Vasseur</w:t>
          </w:r>
          <w:proofErr w:type="spellEnd"/>
          <w:r w:rsidRPr="00F30358">
            <w:rPr>
              <w:rFonts w:ascii="Arial" w:eastAsia="Times New Roman" w:hAnsi="Arial" w:cs="Arial"/>
              <w:sz w:val="20"/>
              <w:szCs w:val="20"/>
            </w:rPr>
            <w:t xml:space="preserve">, L., &amp; </w:t>
          </w:r>
          <w:proofErr w:type="spellStart"/>
          <w:r w:rsidRPr="00F30358">
            <w:rPr>
              <w:rFonts w:ascii="Arial" w:eastAsia="Times New Roman" w:hAnsi="Arial" w:cs="Arial"/>
              <w:sz w:val="20"/>
              <w:szCs w:val="20"/>
            </w:rPr>
            <w:t>Aarssen</w:t>
          </w:r>
          <w:proofErr w:type="spellEnd"/>
          <w:r w:rsidRPr="00F30358">
            <w:rPr>
              <w:rFonts w:ascii="Arial" w:eastAsia="Times New Roman" w:hAnsi="Arial" w:cs="Arial"/>
              <w:sz w:val="20"/>
              <w:szCs w:val="20"/>
            </w:rPr>
            <w:t xml:space="preserve">, L. W. (1992). Phenotypic plasticity in </w:t>
          </w:r>
          <w:proofErr w:type="spellStart"/>
          <w:r w:rsidRPr="00F30358">
            <w:rPr>
              <w:rFonts w:ascii="Arial" w:eastAsia="Times New Roman" w:hAnsi="Arial" w:cs="Arial"/>
              <w:sz w:val="20"/>
              <w:szCs w:val="20"/>
            </w:rPr>
            <w:t>Lemna</w:t>
          </w:r>
          <w:proofErr w:type="spellEnd"/>
          <w:r w:rsidRPr="00F30358">
            <w:rPr>
              <w:rFonts w:ascii="Arial" w:eastAsia="Times New Roman" w:hAnsi="Arial" w:cs="Arial"/>
              <w:sz w:val="20"/>
              <w:szCs w:val="20"/>
            </w:rPr>
            <w:t xml:space="preserve"> minor (Lemnaceae). </w:t>
          </w:r>
          <w:r w:rsidRPr="00F30358">
            <w:rPr>
              <w:rFonts w:ascii="Arial" w:eastAsia="Times New Roman" w:hAnsi="Arial" w:cs="Arial"/>
              <w:i/>
              <w:iCs/>
              <w:sz w:val="20"/>
              <w:szCs w:val="20"/>
            </w:rPr>
            <w:t>Plant Systematics and Evolution</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180</w:t>
          </w:r>
          <w:r w:rsidRPr="00F30358">
            <w:rPr>
              <w:rFonts w:ascii="Arial" w:eastAsia="Times New Roman" w:hAnsi="Arial" w:cs="Arial"/>
              <w:sz w:val="20"/>
              <w:szCs w:val="20"/>
            </w:rPr>
            <w:t>(3), 205–219. https://doi.org/10.1007/BF00941151</w:t>
          </w:r>
        </w:p>
        <w:p w14:paraId="3FD95762" w14:textId="77777777" w:rsidR="00F30358" w:rsidRPr="00F30358" w:rsidRDefault="00F30358" w:rsidP="005413E0">
          <w:pPr>
            <w:widowControl w:val="0"/>
            <w:autoSpaceDE w:val="0"/>
            <w:autoSpaceDN w:val="0"/>
            <w:ind w:hanging="480"/>
            <w:divId w:val="800808217"/>
            <w:rPr>
              <w:rFonts w:ascii="Arial" w:eastAsia="Times New Roman" w:hAnsi="Arial" w:cs="Arial"/>
              <w:sz w:val="20"/>
              <w:szCs w:val="20"/>
            </w:rPr>
          </w:pPr>
          <w:proofErr w:type="spellStart"/>
          <w:r w:rsidRPr="00F30358">
            <w:rPr>
              <w:rFonts w:ascii="Arial" w:eastAsia="Times New Roman" w:hAnsi="Arial" w:cs="Arial"/>
              <w:sz w:val="20"/>
              <w:szCs w:val="20"/>
            </w:rPr>
            <w:lastRenderedPageBreak/>
            <w:t>Vasseur</w:t>
          </w:r>
          <w:proofErr w:type="spellEnd"/>
          <w:r w:rsidRPr="00F30358">
            <w:rPr>
              <w:rFonts w:ascii="Arial" w:eastAsia="Times New Roman" w:hAnsi="Arial" w:cs="Arial"/>
              <w:sz w:val="20"/>
              <w:szCs w:val="20"/>
            </w:rPr>
            <w:t xml:space="preserve">, L., Irwin, D. L., &amp; </w:t>
          </w:r>
          <w:proofErr w:type="spellStart"/>
          <w:r w:rsidRPr="00F30358">
            <w:rPr>
              <w:rFonts w:ascii="Arial" w:eastAsia="Times New Roman" w:hAnsi="Arial" w:cs="Arial"/>
              <w:sz w:val="20"/>
              <w:szCs w:val="20"/>
            </w:rPr>
            <w:t>Aarssen</w:t>
          </w:r>
          <w:proofErr w:type="spellEnd"/>
          <w:r w:rsidRPr="00F30358">
            <w:rPr>
              <w:rFonts w:ascii="Arial" w:eastAsia="Times New Roman" w:hAnsi="Arial" w:cs="Arial"/>
              <w:sz w:val="20"/>
              <w:szCs w:val="20"/>
            </w:rPr>
            <w:t xml:space="preserve">, L. W. (1995). Size versus number of offspring as predictors of success under competition in </w:t>
          </w:r>
          <w:proofErr w:type="spellStart"/>
          <w:r w:rsidRPr="00F30358">
            <w:rPr>
              <w:rFonts w:ascii="Arial" w:eastAsia="Times New Roman" w:hAnsi="Arial" w:cs="Arial"/>
              <w:sz w:val="20"/>
              <w:szCs w:val="20"/>
            </w:rPr>
            <w:t>Lemna</w:t>
          </w:r>
          <w:proofErr w:type="spellEnd"/>
          <w:r w:rsidRPr="00F30358">
            <w:rPr>
              <w:rFonts w:ascii="Arial" w:eastAsia="Times New Roman" w:hAnsi="Arial" w:cs="Arial"/>
              <w:sz w:val="20"/>
              <w:szCs w:val="20"/>
            </w:rPr>
            <w:t xml:space="preserve"> minor (Lemnaceae). </w:t>
          </w:r>
          <w:r w:rsidRPr="00F30358">
            <w:rPr>
              <w:rFonts w:ascii="Arial" w:eastAsia="Times New Roman" w:hAnsi="Arial" w:cs="Arial"/>
              <w:i/>
              <w:iCs/>
              <w:sz w:val="20"/>
              <w:szCs w:val="20"/>
            </w:rPr>
            <w:t xml:space="preserve">Annales </w:t>
          </w:r>
          <w:proofErr w:type="spellStart"/>
          <w:r w:rsidRPr="00F30358">
            <w:rPr>
              <w:rFonts w:ascii="Arial" w:eastAsia="Times New Roman" w:hAnsi="Arial" w:cs="Arial"/>
              <w:i/>
              <w:iCs/>
              <w:sz w:val="20"/>
              <w:szCs w:val="20"/>
            </w:rPr>
            <w:t>Botanici</w:t>
          </w:r>
          <w:proofErr w:type="spellEnd"/>
          <w:r w:rsidRPr="00F30358">
            <w:rPr>
              <w:rFonts w:ascii="Arial" w:eastAsia="Times New Roman" w:hAnsi="Arial" w:cs="Arial"/>
              <w:i/>
              <w:iCs/>
              <w:sz w:val="20"/>
              <w:szCs w:val="20"/>
            </w:rPr>
            <w:t xml:space="preserve"> </w:t>
          </w:r>
          <w:proofErr w:type="spellStart"/>
          <w:r w:rsidRPr="00F30358">
            <w:rPr>
              <w:rFonts w:ascii="Arial" w:eastAsia="Times New Roman" w:hAnsi="Arial" w:cs="Arial"/>
              <w:i/>
              <w:iCs/>
              <w:sz w:val="20"/>
              <w:szCs w:val="20"/>
            </w:rPr>
            <w:t>Fennici</w:t>
          </w:r>
          <w:proofErr w:type="spellEnd"/>
          <w:r w:rsidRPr="00F30358">
            <w:rPr>
              <w:rFonts w:ascii="Arial" w:eastAsia="Times New Roman" w:hAnsi="Arial" w:cs="Arial"/>
              <w:sz w:val="20"/>
              <w:szCs w:val="20"/>
            </w:rPr>
            <w:t xml:space="preserve">, </w:t>
          </w:r>
          <w:r w:rsidRPr="00F30358">
            <w:rPr>
              <w:rFonts w:ascii="Arial" w:eastAsia="Times New Roman" w:hAnsi="Arial" w:cs="Arial"/>
              <w:i/>
              <w:iCs/>
              <w:sz w:val="20"/>
              <w:szCs w:val="20"/>
            </w:rPr>
            <w:t>32</w:t>
          </w:r>
          <w:r w:rsidRPr="00F30358">
            <w:rPr>
              <w:rFonts w:ascii="Arial" w:eastAsia="Times New Roman" w:hAnsi="Arial" w:cs="Arial"/>
              <w:sz w:val="20"/>
              <w:szCs w:val="20"/>
            </w:rPr>
            <w:t>(3), 169–178. http://www.jstor.org/stable/23726318</w:t>
          </w:r>
        </w:p>
        <w:p w14:paraId="0FFA2E69" w14:textId="77777777" w:rsidR="00F30358" w:rsidRPr="00F30358" w:rsidRDefault="00F30358" w:rsidP="005413E0">
          <w:pPr>
            <w:widowControl w:val="0"/>
            <w:autoSpaceDE w:val="0"/>
            <w:autoSpaceDN w:val="0"/>
            <w:ind w:hanging="480"/>
            <w:divId w:val="1030762834"/>
            <w:rPr>
              <w:rFonts w:ascii="Arial" w:eastAsia="Times New Roman" w:hAnsi="Arial" w:cs="Arial"/>
              <w:sz w:val="20"/>
              <w:szCs w:val="20"/>
            </w:rPr>
          </w:pPr>
          <w:r w:rsidRPr="00F30358">
            <w:rPr>
              <w:rFonts w:ascii="Arial" w:eastAsia="Times New Roman" w:hAnsi="Arial" w:cs="Arial"/>
              <w:sz w:val="20"/>
              <w:szCs w:val="20"/>
            </w:rPr>
            <w:t xml:space="preserve">Wilson, W. G., Lundberg, P., Vázquez, D. P., </w:t>
          </w:r>
          <w:proofErr w:type="spellStart"/>
          <w:r w:rsidRPr="00F30358">
            <w:rPr>
              <w:rFonts w:ascii="Arial" w:eastAsia="Times New Roman" w:hAnsi="Arial" w:cs="Arial"/>
              <w:sz w:val="20"/>
              <w:szCs w:val="20"/>
            </w:rPr>
            <w:t>Shurin</w:t>
          </w:r>
          <w:proofErr w:type="spellEnd"/>
          <w:r w:rsidRPr="00F30358">
            <w:rPr>
              <w:rFonts w:ascii="Arial" w:eastAsia="Times New Roman" w:hAnsi="Arial" w:cs="Arial"/>
              <w:sz w:val="20"/>
              <w:szCs w:val="20"/>
            </w:rPr>
            <w:t xml:space="preserve">, J. B., Smith, M. D., Langford, W., Gross, K. L., &amp; </w:t>
          </w:r>
          <w:proofErr w:type="spellStart"/>
          <w:r w:rsidRPr="00F30358">
            <w:rPr>
              <w:rFonts w:ascii="Arial" w:eastAsia="Times New Roman" w:hAnsi="Arial" w:cs="Arial"/>
              <w:sz w:val="20"/>
              <w:szCs w:val="20"/>
            </w:rPr>
            <w:t>Mittelbach</w:t>
          </w:r>
          <w:proofErr w:type="spellEnd"/>
          <w:r w:rsidRPr="00F30358">
            <w:rPr>
              <w:rFonts w:ascii="Arial" w:eastAsia="Times New Roman" w:hAnsi="Arial" w:cs="Arial"/>
              <w:sz w:val="20"/>
              <w:szCs w:val="20"/>
            </w:rPr>
            <w:t xml:space="preserve">, G. G. (2003). Biodiversity and species interactions: extending </w:t>
          </w:r>
          <w:proofErr w:type="spellStart"/>
          <w:r w:rsidRPr="00F30358">
            <w:rPr>
              <w:rFonts w:ascii="Arial" w:eastAsia="Times New Roman" w:hAnsi="Arial" w:cs="Arial"/>
              <w:sz w:val="20"/>
              <w:szCs w:val="20"/>
            </w:rPr>
            <w:t>Lotka</w:t>
          </w:r>
          <w:proofErr w:type="spellEnd"/>
          <w:r w:rsidRPr="00F30358">
            <w:rPr>
              <w:rFonts w:ascii="Arial" w:eastAsia="Times New Roman" w:hAnsi="Arial" w:cs="Arial"/>
              <w:sz w:val="20"/>
              <w:szCs w:val="20"/>
            </w:rPr>
            <w:t xml:space="preserve">–Volterra community theory. </w:t>
          </w:r>
          <w:r w:rsidRPr="00F30358">
            <w:rPr>
              <w:rFonts w:ascii="Arial" w:eastAsia="Times New Roman" w:hAnsi="Arial" w:cs="Arial"/>
              <w:i/>
              <w:iCs/>
              <w:sz w:val="20"/>
              <w:szCs w:val="20"/>
            </w:rPr>
            <w:t>Ecology Letters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6</w:t>
          </w:r>
          <w:r w:rsidRPr="00F30358">
            <w:rPr>
              <w:rFonts w:ascii="Arial" w:eastAsia="Times New Roman" w:hAnsi="Arial" w:cs="Arial"/>
              <w:sz w:val="20"/>
              <w:szCs w:val="20"/>
            </w:rPr>
            <w:t>(10), 944–952. https://doi.org/https://doi.org/10.1046/j.1461-0248.2003.00521.x</w:t>
          </w:r>
        </w:p>
        <w:p w14:paraId="0BD32387" w14:textId="77777777" w:rsidR="00F30358" w:rsidRPr="00F30358" w:rsidRDefault="00F30358" w:rsidP="005413E0">
          <w:pPr>
            <w:widowControl w:val="0"/>
            <w:autoSpaceDE w:val="0"/>
            <w:autoSpaceDN w:val="0"/>
            <w:ind w:hanging="480"/>
            <w:divId w:val="748968847"/>
            <w:rPr>
              <w:rFonts w:ascii="Arial" w:eastAsia="Times New Roman" w:hAnsi="Arial" w:cs="Arial"/>
              <w:sz w:val="20"/>
              <w:szCs w:val="20"/>
            </w:rPr>
          </w:pPr>
          <w:r w:rsidRPr="00F30358">
            <w:rPr>
              <w:rFonts w:ascii="Arial" w:eastAsia="Times New Roman" w:hAnsi="Arial" w:cs="Arial"/>
              <w:sz w:val="20"/>
              <w:szCs w:val="20"/>
            </w:rPr>
            <w:t xml:space="preserve">Wright, I J, &amp; Westoby, M. (2000). Cross-species relationships between seedling relative growth rate, nitrogen productivity and root vs leaf function in 28 Australian woody species. </w:t>
          </w:r>
          <w:r w:rsidRPr="00F30358">
            <w:rPr>
              <w:rFonts w:ascii="Arial" w:eastAsia="Times New Roman" w:hAnsi="Arial" w:cs="Arial"/>
              <w:i/>
              <w:iCs/>
              <w:sz w:val="20"/>
              <w:szCs w:val="20"/>
            </w:rPr>
            <w:t>Functional Ecology</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14</w:t>
          </w:r>
          <w:r w:rsidRPr="00F30358">
            <w:rPr>
              <w:rFonts w:ascii="Arial" w:eastAsia="Times New Roman" w:hAnsi="Arial" w:cs="Arial"/>
              <w:sz w:val="20"/>
              <w:szCs w:val="20"/>
            </w:rPr>
            <w:t>(1), 97–107. https://doi.org/https://doi.org/10.1046/j.1365-2435.2000.00393.x</w:t>
          </w:r>
        </w:p>
        <w:p w14:paraId="3E069A0E" w14:textId="77777777" w:rsidR="00F30358" w:rsidRPr="00F30358" w:rsidRDefault="00F30358" w:rsidP="005413E0">
          <w:pPr>
            <w:widowControl w:val="0"/>
            <w:autoSpaceDE w:val="0"/>
            <w:autoSpaceDN w:val="0"/>
            <w:ind w:hanging="480"/>
            <w:divId w:val="538588627"/>
            <w:rPr>
              <w:rFonts w:ascii="Arial" w:eastAsia="Times New Roman" w:hAnsi="Arial" w:cs="Arial"/>
              <w:sz w:val="20"/>
              <w:szCs w:val="20"/>
            </w:rPr>
          </w:pPr>
          <w:r w:rsidRPr="00F30358">
            <w:rPr>
              <w:rFonts w:ascii="Arial" w:eastAsia="Times New Roman" w:hAnsi="Arial" w:cs="Arial"/>
              <w:sz w:val="20"/>
              <w:szCs w:val="20"/>
            </w:rPr>
            <w:t xml:space="preserve">Wright, Ian J, Reich, P. B., Cornelissen, J. H. C., Falster, D. S., Garnier, E., </w:t>
          </w:r>
          <w:proofErr w:type="spellStart"/>
          <w:r w:rsidRPr="00F30358">
            <w:rPr>
              <w:rFonts w:ascii="Arial" w:eastAsia="Times New Roman" w:hAnsi="Arial" w:cs="Arial"/>
              <w:sz w:val="20"/>
              <w:szCs w:val="20"/>
            </w:rPr>
            <w:t>Hikosaka</w:t>
          </w:r>
          <w:proofErr w:type="spellEnd"/>
          <w:r w:rsidRPr="00F30358">
            <w:rPr>
              <w:rFonts w:ascii="Arial" w:eastAsia="Times New Roman" w:hAnsi="Arial" w:cs="Arial"/>
              <w:sz w:val="20"/>
              <w:szCs w:val="20"/>
            </w:rPr>
            <w:t xml:space="preserve">, K., Lamont, B. B., Lee, W., </w:t>
          </w:r>
          <w:proofErr w:type="spellStart"/>
          <w:r w:rsidRPr="00F30358">
            <w:rPr>
              <w:rFonts w:ascii="Arial" w:eastAsia="Times New Roman" w:hAnsi="Arial" w:cs="Arial"/>
              <w:sz w:val="20"/>
              <w:szCs w:val="20"/>
            </w:rPr>
            <w:t>Oleksyn</w:t>
          </w:r>
          <w:proofErr w:type="spellEnd"/>
          <w:r w:rsidRPr="00F30358">
            <w:rPr>
              <w:rFonts w:ascii="Arial" w:eastAsia="Times New Roman" w:hAnsi="Arial" w:cs="Arial"/>
              <w:sz w:val="20"/>
              <w:szCs w:val="20"/>
            </w:rPr>
            <w:t xml:space="preserve">, J., </w:t>
          </w:r>
          <w:proofErr w:type="spellStart"/>
          <w:r w:rsidRPr="00F30358">
            <w:rPr>
              <w:rFonts w:ascii="Arial" w:eastAsia="Times New Roman" w:hAnsi="Arial" w:cs="Arial"/>
              <w:sz w:val="20"/>
              <w:szCs w:val="20"/>
            </w:rPr>
            <w:t>Osada</w:t>
          </w:r>
          <w:proofErr w:type="spellEnd"/>
          <w:r w:rsidRPr="00F30358">
            <w:rPr>
              <w:rFonts w:ascii="Arial" w:eastAsia="Times New Roman" w:hAnsi="Arial" w:cs="Arial"/>
              <w:sz w:val="20"/>
              <w:szCs w:val="20"/>
            </w:rPr>
            <w:t xml:space="preserve">, N., </w:t>
          </w:r>
          <w:proofErr w:type="spellStart"/>
          <w:r w:rsidRPr="00F30358">
            <w:rPr>
              <w:rFonts w:ascii="Arial" w:eastAsia="Times New Roman" w:hAnsi="Arial" w:cs="Arial"/>
              <w:sz w:val="20"/>
              <w:szCs w:val="20"/>
            </w:rPr>
            <w:t>Poorter</w:t>
          </w:r>
          <w:proofErr w:type="spellEnd"/>
          <w:r w:rsidRPr="00F30358">
            <w:rPr>
              <w:rFonts w:ascii="Arial" w:eastAsia="Times New Roman" w:hAnsi="Arial" w:cs="Arial"/>
              <w:sz w:val="20"/>
              <w:szCs w:val="20"/>
            </w:rPr>
            <w:t xml:space="preserve">, H., Villar, R., Warton, D. I., &amp; Westoby, M. (2005). Assessing the generality of global leaf trait relationships. </w:t>
          </w:r>
          <w:r w:rsidRPr="00F30358">
            <w:rPr>
              <w:rFonts w:ascii="Arial" w:eastAsia="Times New Roman" w:hAnsi="Arial" w:cs="Arial"/>
              <w:i/>
              <w:iCs/>
              <w:sz w:val="20"/>
              <w:szCs w:val="20"/>
            </w:rPr>
            <w:t>New Phytologist</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166</w:t>
          </w:r>
          <w:r w:rsidRPr="00F30358">
            <w:rPr>
              <w:rFonts w:ascii="Arial" w:eastAsia="Times New Roman" w:hAnsi="Arial" w:cs="Arial"/>
              <w:sz w:val="20"/>
              <w:szCs w:val="20"/>
            </w:rPr>
            <w:t>(2), 485–496. https://doi.org/https://doi.org/10.1111/j.1469-8137.2005.01349.x</w:t>
          </w:r>
        </w:p>
        <w:p w14:paraId="1E50E4C7" w14:textId="27F40E0C" w:rsidR="00F30358" w:rsidRPr="00F30358" w:rsidRDefault="00F30358" w:rsidP="005413E0">
          <w:pPr>
            <w:widowControl w:val="0"/>
            <w:autoSpaceDE w:val="0"/>
            <w:autoSpaceDN w:val="0"/>
            <w:ind w:hanging="480"/>
            <w:divId w:val="32772457"/>
            <w:rPr>
              <w:rFonts w:ascii="Arial" w:eastAsia="Times New Roman" w:hAnsi="Arial" w:cs="Arial"/>
              <w:sz w:val="20"/>
              <w:szCs w:val="20"/>
            </w:rPr>
          </w:pPr>
          <w:r w:rsidRPr="00F30358">
            <w:rPr>
              <w:rFonts w:ascii="Arial" w:eastAsia="Times New Roman" w:hAnsi="Arial" w:cs="Arial"/>
              <w:sz w:val="20"/>
              <w:szCs w:val="20"/>
            </w:rPr>
            <w:t xml:space="preserve">Wright, Ian J, Reich, P. B., Westoby, M., </w:t>
          </w:r>
          <w:proofErr w:type="spellStart"/>
          <w:r w:rsidRPr="00F30358">
            <w:rPr>
              <w:rFonts w:ascii="Arial" w:eastAsia="Times New Roman" w:hAnsi="Arial" w:cs="Arial"/>
              <w:sz w:val="20"/>
              <w:szCs w:val="20"/>
            </w:rPr>
            <w:t>Ackerly</w:t>
          </w:r>
          <w:proofErr w:type="spellEnd"/>
          <w:r w:rsidRPr="00F30358">
            <w:rPr>
              <w:rFonts w:ascii="Arial" w:eastAsia="Times New Roman" w:hAnsi="Arial" w:cs="Arial"/>
              <w:sz w:val="20"/>
              <w:szCs w:val="20"/>
            </w:rPr>
            <w:t xml:space="preserve">, D. D., Baruch, Z., </w:t>
          </w:r>
          <w:proofErr w:type="spellStart"/>
          <w:r w:rsidRPr="00F30358">
            <w:rPr>
              <w:rFonts w:ascii="Arial" w:eastAsia="Times New Roman" w:hAnsi="Arial" w:cs="Arial"/>
              <w:sz w:val="20"/>
              <w:szCs w:val="20"/>
            </w:rPr>
            <w:t>Bongers</w:t>
          </w:r>
          <w:proofErr w:type="spellEnd"/>
          <w:r w:rsidRPr="00F30358">
            <w:rPr>
              <w:rFonts w:ascii="Arial" w:eastAsia="Times New Roman" w:hAnsi="Arial" w:cs="Arial"/>
              <w:sz w:val="20"/>
              <w:szCs w:val="20"/>
            </w:rPr>
            <w:t xml:space="preserve">, F., Cavender-Bares, J., Chapin, T., Cornelissen, J. H. C., Diemer, M., </w:t>
          </w:r>
          <w:proofErr w:type="spellStart"/>
          <w:r w:rsidRPr="00F30358">
            <w:rPr>
              <w:rFonts w:ascii="Arial" w:eastAsia="Times New Roman" w:hAnsi="Arial" w:cs="Arial"/>
              <w:sz w:val="20"/>
              <w:szCs w:val="20"/>
            </w:rPr>
            <w:t>Flexas</w:t>
          </w:r>
          <w:proofErr w:type="spellEnd"/>
          <w:r w:rsidRPr="00F30358">
            <w:rPr>
              <w:rFonts w:ascii="Arial" w:eastAsia="Times New Roman" w:hAnsi="Arial" w:cs="Arial"/>
              <w:sz w:val="20"/>
              <w:szCs w:val="20"/>
            </w:rPr>
            <w:t xml:space="preserve">, J., Garnier, E., Groom, P. K., </w:t>
          </w:r>
          <w:proofErr w:type="spellStart"/>
          <w:r w:rsidRPr="00F30358">
            <w:rPr>
              <w:rFonts w:ascii="Arial" w:eastAsia="Times New Roman" w:hAnsi="Arial" w:cs="Arial"/>
              <w:sz w:val="20"/>
              <w:szCs w:val="20"/>
            </w:rPr>
            <w:t>Gulias</w:t>
          </w:r>
          <w:proofErr w:type="spellEnd"/>
          <w:r w:rsidRPr="00F30358">
            <w:rPr>
              <w:rFonts w:ascii="Arial" w:eastAsia="Times New Roman" w:hAnsi="Arial" w:cs="Arial"/>
              <w:sz w:val="20"/>
              <w:szCs w:val="20"/>
            </w:rPr>
            <w:t xml:space="preserve">, J., </w:t>
          </w:r>
          <w:proofErr w:type="spellStart"/>
          <w:r w:rsidRPr="00F30358">
            <w:rPr>
              <w:rFonts w:ascii="Arial" w:eastAsia="Times New Roman" w:hAnsi="Arial" w:cs="Arial"/>
              <w:sz w:val="20"/>
              <w:szCs w:val="20"/>
            </w:rPr>
            <w:t>Hikosaka</w:t>
          </w:r>
          <w:proofErr w:type="spellEnd"/>
          <w:r w:rsidRPr="00F30358">
            <w:rPr>
              <w:rFonts w:ascii="Arial" w:eastAsia="Times New Roman" w:hAnsi="Arial" w:cs="Arial"/>
              <w:sz w:val="20"/>
              <w:szCs w:val="20"/>
            </w:rPr>
            <w:t xml:space="preserve">, K., Lamont, B. B., Lee, T., Lee, W., Lusk, C., </w:t>
          </w:r>
          <w:r w:rsidR="00382B28" w:rsidRPr="00382B28">
            <w:rPr>
              <w:rFonts w:ascii="Arial" w:eastAsia="Times New Roman" w:hAnsi="Arial" w:cs="Arial"/>
              <w:sz w:val="20"/>
              <w:szCs w:val="20"/>
            </w:rPr>
            <w:t>Midgley, J</w:t>
          </w:r>
          <w:r w:rsidR="00382B28">
            <w:rPr>
              <w:rFonts w:ascii="Arial" w:eastAsia="Times New Roman" w:hAnsi="Arial" w:cs="Arial"/>
              <w:sz w:val="20"/>
              <w:szCs w:val="20"/>
            </w:rPr>
            <w:t>.</w:t>
          </w:r>
          <w:r w:rsidR="00382B28" w:rsidRPr="00382B28">
            <w:rPr>
              <w:rFonts w:ascii="Arial" w:eastAsia="Times New Roman" w:hAnsi="Arial" w:cs="Arial"/>
              <w:sz w:val="20"/>
              <w:szCs w:val="20"/>
            </w:rPr>
            <w:t xml:space="preserve"> J</w:t>
          </w:r>
          <w:r w:rsidR="00382B28">
            <w:rPr>
              <w:rFonts w:ascii="Arial" w:eastAsia="Times New Roman" w:hAnsi="Arial" w:cs="Arial"/>
              <w:sz w:val="20"/>
              <w:szCs w:val="20"/>
            </w:rPr>
            <w:t xml:space="preserve">., </w:t>
          </w:r>
          <w:proofErr w:type="spellStart"/>
          <w:r w:rsidR="00382B28" w:rsidRPr="00382B28">
            <w:rPr>
              <w:rFonts w:ascii="Arial" w:eastAsia="Times New Roman" w:hAnsi="Arial" w:cs="Arial"/>
              <w:sz w:val="20"/>
              <w:szCs w:val="20"/>
            </w:rPr>
            <w:t>Navas</w:t>
          </w:r>
          <w:proofErr w:type="spellEnd"/>
          <w:r w:rsidR="00382B28" w:rsidRPr="00382B28">
            <w:rPr>
              <w:rFonts w:ascii="Arial" w:eastAsia="Times New Roman" w:hAnsi="Arial" w:cs="Arial"/>
              <w:sz w:val="20"/>
              <w:szCs w:val="20"/>
            </w:rPr>
            <w:t>, M</w:t>
          </w:r>
          <w:r w:rsidR="00382B28">
            <w:rPr>
              <w:rFonts w:ascii="Arial" w:eastAsia="Times New Roman" w:hAnsi="Arial" w:cs="Arial"/>
              <w:sz w:val="20"/>
              <w:szCs w:val="20"/>
            </w:rPr>
            <w:t>.</w:t>
          </w:r>
          <w:r w:rsidR="00382B28" w:rsidRPr="00382B28">
            <w:rPr>
              <w:rFonts w:ascii="Arial" w:eastAsia="Times New Roman" w:hAnsi="Arial" w:cs="Arial"/>
              <w:sz w:val="20"/>
              <w:szCs w:val="20"/>
            </w:rPr>
            <w:t>-L</w:t>
          </w:r>
          <w:r w:rsidR="00382B28">
            <w:rPr>
              <w:rFonts w:ascii="Arial" w:eastAsia="Times New Roman" w:hAnsi="Arial" w:cs="Arial"/>
              <w:sz w:val="20"/>
              <w:szCs w:val="20"/>
            </w:rPr>
            <w:t xml:space="preserve">., </w:t>
          </w:r>
          <w:proofErr w:type="spellStart"/>
          <w:r w:rsidR="00382B28" w:rsidRPr="00382B28">
            <w:rPr>
              <w:rFonts w:ascii="Arial" w:eastAsia="Times New Roman" w:hAnsi="Arial" w:cs="Arial"/>
              <w:sz w:val="20"/>
              <w:szCs w:val="20"/>
            </w:rPr>
            <w:t>Niinemets</w:t>
          </w:r>
          <w:proofErr w:type="spellEnd"/>
          <w:r w:rsidR="00382B28" w:rsidRPr="00382B28">
            <w:rPr>
              <w:rFonts w:ascii="Arial" w:eastAsia="Times New Roman" w:hAnsi="Arial" w:cs="Arial"/>
              <w:sz w:val="20"/>
              <w:szCs w:val="20"/>
            </w:rPr>
            <w:t>, Ü</w:t>
          </w:r>
          <w:r w:rsidR="00382B28">
            <w:rPr>
              <w:rFonts w:ascii="Arial" w:eastAsia="Times New Roman" w:hAnsi="Arial" w:cs="Arial"/>
              <w:sz w:val="20"/>
              <w:szCs w:val="20"/>
            </w:rPr>
            <w:t xml:space="preserve">., </w:t>
          </w:r>
          <w:proofErr w:type="spellStart"/>
          <w:r w:rsidR="00382B28" w:rsidRPr="00382B28">
            <w:rPr>
              <w:rFonts w:ascii="Arial" w:eastAsia="Times New Roman" w:hAnsi="Arial" w:cs="Arial"/>
              <w:sz w:val="20"/>
              <w:szCs w:val="20"/>
            </w:rPr>
            <w:t>Oleksyn</w:t>
          </w:r>
          <w:proofErr w:type="spellEnd"/>
          <w:r w:rsidR="00382B28" w:rsidRPr="00382B28">
            <w:rPr>
              <w:rFonts w:ascii="Arial" w:eastAsia="Times New Roman" w:hAnsi="Arial" w:cs="Arial"/>
              <w:sz w:val="20"/>
              <w:szCs w:val="20"/>
            </w:rPr>
            <w:t>, J</w:t>
          </w:r>
          <w:r w:rsidR="00382B28">
            <w:rPr>
              <w:rFonts w:ascii="Arial" w:eastAsia="Times New Roman" w:hAnsi="Arial" w:cs="Arial"/>
              <w:sz w:val="20"/>
              <w:szCs w:val="20"/>
            </w:rPr>
            <w:t xml:space="preserve">., </w:t>
          </w:r>
          <w:proofErr w:type="spellStart"/>
          <w:r w:rsidR="00382B28" w:rsidRPr="00382B28">
            <w:rPr>
              <w:rFonts w:ascii="Arial" w:eastAsia="Times New Roman" w:hAnsi="Arial" w:cs="Arial"/>
              <w:sz w:val="20"/>
              <w:szCs w:val="20"/>
            </w:rPr>
            <w:t>Osada</w:t>
          </w:r>
          <w:proofErr w:type="spellEnd"/>
          <w:r w:rsidR="00382B28" w:rsidRPr="00382B28">
            <w:rPr>
              <w:rFonts w:ascii="Arial" w:eastAsia="Times New Roman" w:hAnsi="Arial" w:cs="Arial"/>
              <w:sz w:val="20"/>
              <w:szCs w:val="20"/>
            </w:rPr>
            <w:t>, N</w:t>
          </w:r>
          <w:r w:rsidR="00382B28">
            <w:rPr>
              <w:rFonts w:ascii="Arial" w:eastAsia="Times New Roman" w:hAnsi="Arial" w:cs="Arial"/>
              <w:sz w:val="20"/>
              <w:szCs w:val="20"/>
            </w:rPr>
            <w:t xml:space="preserve">., </w:t>
          </w:r>
          <w:proofErr w:type="spellStart"/>
          <w:r w:rsidR="00382B28" w:rsidRPr="00382B28">
            <w:rPr>
              <w:rFonts w:ascii="Arial" w:eastAsia="Times New Roman" w:hAnsi="Arial" w:cs="Arial"/>
              <w:sz w:val="20"/>
              <w:szCs w:val="20"/>
            </w:rPr>
            <w:t>Poorter</w:t>
          </w:r>
          <w:proofErr w:type="spellEnd"/>
          <w:r w:rsidR="00382B28" w:rsidRPr="00382B28">
            <w:rPr>
              <w:rFonts w:ascii="Arial" w:eastAsia="Times New Roman" w:hAnsi="Arial" w:cs="Arial"/>
              <w:sz w:val="20"/>
              <w:szCs w:val="20"/>
            </w:rPr>
            <w:t>, H</w:t>
          </w:r>
          <w:r w:rsidR="00382B28">
            <w:rPr>
              <w:rFonts w:ascii="Arial" w:eastAsia="Times New Roman" w:hAnsi="Arial" w:cs="Arial"/>
              <w:sz w:val="20"/>
              <w:szCs w:val="20"/>
            </w:rPr>
            <w:t xml:space="preserve">., </w:t>
          </w:r>
          <w:r w:rsidR="00382B28" w:rsidRPr="00382B28">
            <w:rPr>
              <w:rFonts w:ascii="Arial" w:eastAsia="Times New Roman" w:hAnsi="Arial" w:cs="Arial"/>
              <w:sz w:val="20"/>
              <w:szCs w:val="20"/>
            </w:rPr>
            <w:t>Poot, P</w:t>
          </w:r>
          <w:r w:rsidR="00382B28">
            <w:rPr>
              <w:rFonts w:ascii="Arial" w:eastAsia="Times New Roman" w:hAnsi="Arial" w:cs="Arial"/>
              <w:sz w:val="20"/>
              <w:szCs w:val="20"/>
            </w:rPr>
            <w:t xml:space="preserve">., </w:t>
          </w:r>
          <w:r w:rsidR="00382B28" w:rsidRPr="00382B28">
            <w:rPr>
              <w:rFonts w:ascii="Arial" w:eastAsia="Times New Roman" w:hAnsi="Arial" w:cs="Arial"/>
              <w:sz w:val="20"/>
              <w:szCs w:val="20"/>
            </w:rPr>
            <w:t>Prior, L</w:t>
          </w:r>
          <w:r w:rsidR="00382B28">
            <w:rPr>
              <w:rFonts w:ascii="Arial" w:eastAsia="Times New Roman" w:hAnsi="Arial" w:cs="Arial"/>
              <w:sz w:val="20"/>
              <w:szCs w:val="20"/>
            </w:rPr>
            <w:t xml:space="preserve">., </w:t>
          </w:r>
          <w:proofErr w:type="spellStart"/>
          <w:r w:rsidR="00382B28" w:rsidRPr="00382B28">
            <w:rPr>
              <w:rFonts w:ascii="Arial" w:eastAsia="Times New Roman" w:hAnsi="Arial" w:cs="Arial"/>
              <w:sz w:val="20"/>
              <w:szCs w:val="20"/>
            </w:rPr>
            <w:t>Pyankov</w:t>
          </w:r>
          <w:proofErr w:type="spellEnd"/>
          <w:r w:rsidR="00382B28" w:rsidRPr="00382B28">
            <w:rPr>
              <w:rFonts w:ascii="Arial" w:eastAsia="Times New Roman" w:hAnsi="Arial" w:cs="Arial"/>
              <w:sz w:val="20"/>
              <w:szCs w:val="20"/>
            </w:rPr>
            <w:t>, V</w:t>
          </w:r>
          <w:r w:rsidR="00382B28">
            <w:rPr>
              <w:rFonts w:ascii="Arial" w:eastAsia="Times New Roman" w:hAnsi="Arial" w:cs="Arial"/>
              <w:sz w:val="20"/>
              <w:szCs w:val="20"/>
            </w:rPr>
            <w:t>.</w:t>
          </w:r>
          <w:r w:rsidR="00382B28" w:rsidRPr="00382B28">
            <w:rPr>
              <w:rFonts w:ascii="Arial" w:eastAsia="Times New Roman" w:hAnsi="Arial" w:cs="Arial"/>
              <w:sz w:val="20"/>
              <w:szCs w:val="20"/>
            </w:rPr>
            <w:t xml:space="preserve"> I</w:t>
          </w:r>
          <w:r w:rsidR="00382B28">
            <w:rPr>
              <w:rFonts w:ascii="Arial" w:eastAsia="Times New Roman" w:hAnsi="Arial" w:cs="Arial"/>
              <w:sz w:val="20"/>
              <w:szCs w:val="20"/>
            </w:rPr>
            <w:t xml:space="preserve">., </w:t>
          </w:r>
          <w:proofErr w:type="spellStart"/>
          <w:r w:rsidR="00382B28" w:rsidRPr="00382B28">
            <w:rPr>
              <w:rFonts w:ascii="Arial" w:eastAsia="Times New Roman" w:hAnsi="Arial" w:cs="Arial"/>
              <w:sz w:val="20"/>
              <w:szCs w:val="20"/>
            </w:rPr>
            <w:t>Roumet</w:t>
          </w:r>
          <w:proofErr w:type="spellEnd"/>
          <w:r w:rsidR="00382B28" w:rsidRPr="00382B28">
            <w:rPr>
              <w:rFonts w:ascii="Arial" w:eastAsia="Times New Roman" w:hAnsi="Arial" w:cs="Arial"/>
              <w:sz w:val="20"/>
              <w:szCs w:val="20"/>
            </w:rPr>
            <w:t>, C</w:t>
          </w:r>
          <w:r w:rsidR="00382B28">
            <w:rPr>
              <w:rFonts w:ascii="Arial" w:eastAsia="Times New Roman" w:hAnsi="Arial" w:cs="Arial"/>
              <w:sz w:val="20"/>
              <w:szCs w:val="20"/>
            </w:rPr>
            <w:t xml:space="preserve">., </w:t>
          </w:r>
          <w:r w:rsidR="00382B28" w:rsidRPr="00382B28">
            <w:rPr>
              <w:rFonts w:ascii="Arial" w:eastAsia="Times New Roman" w:hAnsi="Arial" w:cs="Arial"/>
              <w:sz w:val="20"/>
              <w:szCs w:val="20"/>
            </w:rPr>
            <w:t>Thomas, S</w:t>
          </w:r>
          <w:r w:rsidR="00382B28">
            <w:rPr>
              <w:rFonts w:ascii="Arial" w:eastAsia="Times New Roman" w:hAnsi="Arial" w:cs="Arial"/>
              <w:sz w:val="20"/>
              <w:szCs w:val="20"/>
            </w:rPr>
            <w:t>.</w:t>
          </w:r>
          <w:r w:rsidR="00382B28" w:rsidRPr="00382B28">
            <w:rPr>
              <w:rFonts w:ascii="Arial" w:eastAsia="Times New Roman" w:hAnsi="Arial" w:cs="Arial"/>
              <w:sz w:val="20"/>
              <w:szCs w:val="20"/>
            </w:rPr>
            <w:t xml:space="preserve"> C</w:t>
          </w:r>
          <w:r w:rsidR="00382B28">
            <w:rPr>
              <w:rFonts w:ascii="Arial" w:eastAsia="Times New Roman" w:hAnsi="Arial" w:cs="Arial"/>
              <w:sz w:val="20"/>
              <w:szCs w:val="20"/>
            </w:rPr>
            <w:t xml:space="preserve">., </w:t>
          </w:r>
          <w:proofErr w:type="spellStart"/>
          <w:r w:rsidR="00382B28" w:rsidRPr="00382B28">
            <w:rPr>
              <w:rFonts w:ascii="Arial" w:eastAsia="Times New Roman" w:hAnsi="Arial" w:cs="Arial"/>
              <w:sz w:val="20"/>
              <w:szCs w:val="20"/>
            </w:rPr>
            <w:t>Tjoelker</w:t>
          </w:r>
          <w:proofErr w:type="spellEnd"/>
          <w:r w:rsidR="00382B28" w:rsidRPr="00382B28">
            <w:rPr>
              <w:rFonts w:ascii="Arial" w:eastAsia="Times New Roman" w:hAnsi="Arial" w:cs="Arial"/>
              <w:sz w:val="20"/>
              <w:szCs w:val="20"/>
            </w:rPr>
            <w:t>, M</w:t>
          </w:r>
          <w:r w:rsidR="00382B28">
            <w:rPr>
              <w:rFonts w:ascii="Arial" w:eastAsia="Times New Roman" w:hAnsi="Arial" w:cs="Arial"/>
              <w:sz w:val="20"/>
              <w:szCs w:val="20"/>
            </w:rPr>
            <w:t>.</w:t>
          </w:r>
          <w:r w:rsidR="00382B28" w:rsidRPr="00382B28">
            <w:rPr>
              <w:rFonts w:ascii="Arial" w:eastAsia="Times New Roman" w:hAnsi="Arial" w:cs="Arial"/>
              <w:sz w:val="20"/>
              <w:szCs w:val="20"/>
            </w:rPr>
            <w:t xml:space="preserve"> G</w:t>
          </w:r>
          <w:r w:rsidR="00382B28">
            <w:rPr>
              <w:rFonts w:ascii="Arial" w:eastAsia="Times New Roman" w:hAnsi="Arial" w:cs="Arial"/>
              <w:sz w:val="20"/>
              <w:szCs w:val="20"/>
            </w:rPr>
            <w:t xml:space="preserve">., </w:t>
          </w:r>
          <w:proofErr w:type="spellStart"/>
          <w:r w:rsidR="00382B28" w:rsidRPr="00382B28">
            <w:rPr>
              <w:rFonts w:ascii="Arial" w:eastAsia="Times New Roman" w:hAnsi="Arial" w:cs="Arial"/>
              <w:sz w:val="20"/>
              <w:szCs w:val="20"/>
            </w:rPr>
            <w:t>Veneklaas</w:t>
          </w:r>
          <w:proofErr w:type="spellEnd"/>
          <w:r w:rsidR="00382B28" w:rsidRPr="00382B28">
            <w:rPr>
              <w:rFonts w:ascii="Arial" w:eastAsia="Times New Roman" w:hAnsi="Arial" w:cs="Arial"/>
              <w:sz w:val="20"/>
              <w:szCs w:val="20"/>
            </w:rPr>
            <w:t>, E</w:t>
          </w:r>
          <w:r w:rsidR="00382B28">
            <w:rPr>
              <w:rFonts w:ascii="Arial" w:eastAsia="Times New Roman" w:hAnsi="Arial" w:cs="Arial"/>
              <w:sz w:val="20"/>
              <w:szCs w:val="20"/>
            </w:rPr>
            <w:t>.</w:t>
          </w:r>
          <w:r w:rsidR="00382B28" w:rsidRPr="00382B28">
            <w:rPr>
              <w:rFonts w:ascii="Arial" w:eastAsia="Times New Roman" w:hAnsi="Arial" w:cs="Arial"/>
              <w:sz w:val="20"/>
              <w:szCs w:val="20"/>
            </w:rPr>
            <w:t xml:space="preserve"> J</w:t>
          </w:r>
          <w:r w:rsidR="00382B28">
            <w:rPr>
              <w:rFonts w:ascii="Arial" w:eastAsia="Times New Roman" w:hAnsi="Arial" w:cs="Arial"/>
              <w:sz w:val="20"/>
              <w:szCs w:val="20"/>
            </w:rPr>
            <w:t>.,</w:t>
          </w:r>
          <w:r w:rsidRPr="00F30358">
            <w:rPr>
              <w:rFonts w:ascii="Arial" w:eastAsia="Times New Roman" w:hAnsi="Arial" w:cs="Arial"/>
              <w:sz w:val="20"/>
              <w:szCs w:val="20"/>
            </w:rPr>
            <w:t xml:space="preserve"> Villar, R. (2004). The worldwide leaf economics spectrum. </w:t>
          </w:r>
          <w:r w:rsidRPr="00F30358">
            <w:rPr>
              <w:rFonts w:ascii="Arial" w:eastAsia="Times New Roman" w:hAnsi="Arial" w:cs="Arial"/>
              <w:i/>
              <w:iCs/>
              <w:sz w:val="20"/>
              <w:szCs w:val="20"/>
            </w:rPr>
            <w:t>Nature</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428</w:t>
          </w:r>
          <w:r w:rsidRPr="00F30358">
            <w:rPr>
              <w:rFonts w:ascii="Arial" w:eastAsia="Times New Roman" w:hAnsi="Arial" w:cs="Arial"/>
              <w:sz w:val="20"/>
              <w:szCs w:val="20"/>
            </w:rPr>
            <w:t>(6985), 821–827. https://doi.org/10.1038/nature02403</w:t>
          </w:r>
        </w:p>
        <w:p w14:paraId="20656A08" w14:textId="77777777" w:rsidR="00F30358" w:rsidRPr="00F30358" w:rsidRDefault="00F30358" w:rsidP="005413E0">
          <w:pPr>
            <w:widowControl w:val="0"/>
            <w:autoSpaceDE w:val="0"/>
            <w:autoSpaceDN w:val="0"/>
            <w:ind w:hanging="480"/>
            <w:divId w:val="2071920772"/>
            <w:rPr>
              <w:rFonts w:ascii="Arial" w:eastAsia="Times New Roman" w:hAnsi="Arial" w:cs="Arial"/>
              <w:sz w:val="20"/>
              <w:szCs w:val="20"/>
            </w:rPr>
          </w:pPr>
          <w:r w:rsidRPr="00F30358">
            <w:rPr>
              <w:rFonts w:ascii="Arial" w:eastAsia="Times New Roman" w:hAnsi="Arial" w:cs="Arial"/>
              <w:sz w:val="20"/>
              <w:szCs w:val="20"/>
            </w:rPr>
            <w:t xml:space="preserve">Xue, B., &amp; </w:t>
          </w:r>
          <w:proofErr w:type="spellStart"/>
          <w:r w:rsidRPr="00F30358">
            <w:rPr>
              <w:rFonts w:ascii="Arial" w:eastAsia="Times New Roman" w:hAnsi="Arial" w:cs="Arial"/>
              <w:sz w:val="20"/>
              <w:szCs w:val="20"/>
            </w:rPr>
            <w:t>Leibler</w:t>
          </w:r>
          <w:proofErr w:type="spellEnd"/>
          <w:r w:rsidRPr="00F30358">
            <w:rPr>
              <w:rFonts w:ascii="Arial" w:eastAsia="Times New Roman" w:hAnsi="Arial" w:cs="Arial"/>
              <w:sz w:val="20"/>
              <w:szCs w:val="20"/>
            </w:rPr>
            <w:t xml:space="preserve">, S. (2018). Benefits of phenotypic plasticity for population growth in varying environments. </w:t>
          </w:r>
          <w:r w:rsidRPr="00F30358">
            <w:rPr>
              <w:rFonts w:ascii="Arial" w:eastAsia="Times New Roman" w:hAnsi="Arial" w:cs="Arial"/>
              <w:i/>
              <w:iCs/>
              <w:sz w:val="20"/>
              <w:szCs w:val="20"/>
            </w:rPr>
            <w:t>Proceedings of the National Academy of Sciences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115</w:t>
          </w:r>
          <w:r w:rsidRPr="00F30358">
            <w:rPr>
              <w:rFonts w:ascii="Arial" w:eastAsia="Times New Roman" w:hAnsi="Arial" w:cs="Arial"/>
              <w:sz w:val="20"/>
              <w:szCs w:val="20"/>
            </w:rPr>
            <w:t>(50), 12745–12750. https://doi.org/10.1073/pnas.1813447115</w:t>
          </w:r>
        </w:p>
        <w:p w14:paraId="6DA1702C" w14:textId="77777777" w:rsidR="00F30358" w:rsidRPr="00F30358" w:rsidRDefault="00F30358" w:rsidP="005413E0">
          <w:pPr>
            <w:widowControl w:val="0"/>
            <w:autoSpaceDE w:val="0"/>
            <w:autoSpaceDN w:val="0"/>
            <w:ind w:hanging="480"/>
            <w:divId w:val="1120414413"/>
            <w:rPr>
              <w:rFonts w:ascii="Arial" w:eastAsia="Times New Roman" w:hAnsi="Arial" w:cs="Arial"/>
              <w:sz w:val="20"/>
              <w:szCs w:val="20"/>
            </w:rPr>
          </w:pPr>
          <w:r w:rsidRPr="00F30358">
            <w:rPr>
              <w:rFonts w:ascii="Arial" w:eastAsia="Times New Roman" w:hAnsi="Arial" w:cs="Arial"/>
              <w:sz w:val="20"/>
              <w:szCs w:val="20"/>
            </w:rPr>
            <w:t xml:space="preserve">Xue, B., Sartori, P., &amp; </w:t>
          </w:r>
          <w:proofErr w:type="spellStart"/>
          <w:r w:rsidRPr="00F30358">
            <w:rPr>
              <w:rFonts w:ascii="Arial" w:eastAsia="Times New Roman" w:hAnsi="Arial" w:cs="Arial"/>
              <w:sz w:val="20"/>
              <w:szCs w:val="20"/>
            </w:rPr>
            <w:t>Leibler</w:t>
          </w:r>
          <w:proofErr w:type="spellEnd"/>
          <w:r w:rsidRPr="00F30358">
            <w:rPr>
              <w:rFonts w:ascii="Arial" w:eastAsia="Times New Roman" w:hAnsi="Arial" w:cs="Arial"/>
              <w:sz w:val="20"/>
              <w:szCs w:val="20"/>
            </w:rPr>
            <w:t xml:space="preserve">, S. (2019). Environment-to-phenotype mapping and adaptation strategies in varying environments. </w:t>
          </w:r>
          <w:r w:rsidRPr="00F30358">
            <w:rPr>
              <w:rFonts w:ascii="Arial" w:eastAsia="Times New Roman" w:hAnsi="Arial" w:cs="Arial"/>
              <w:i/>
              <w:iCs/>
              <w:sz w:val="20"/>
              <w:szCs w:val="20"/>
            </w:rPr>
            <w:t>Proceedings of the National Academy of Sciences</w:t>
          </w:r>
          <w:r w:rsidRPr="00F30358">
            <w:rPr>
              <w:rFonts w:ascii="Arial" w:eastAsia="Times New Roman" w:hAnsi="Arial" w:cs="Arial"/>
              <w:sz w:val="20"/>
              <w:szCs w:val="20"/>
            </w:rPr>
            <w:t xml:space="preserve">, </w:t>
          </w:r>
          <w:r w:rsidRPr="00F30358">
            <w:rPr>
              <w:rFonts w:ascii="Arial" w:eastAsia="Times New Roman" w:hAnsi="Arial" w:cs="Arial"/>
              <w:i/>
              <w:iCs/>
              <w:sz w:val="20"/>
              <w:szCs w:val="20"/>
            </w:rPr>
            <w:t>116</w:t>
          </w:r>
          <w:r w:rsidRPr="00F30358">
            <w:rPr>
              <w:rFonts w:ascii="Arial" w:eastAsia="Times New Roman" w:hAnsi="Arial" w:cs="Arial"/>
              <w:sz w:val="20"/>
              <w:szCs w:val="20"/>
            </w:rPr>
            <w:t>(28), 13847–13855. https://doi.org/10.1073/pnas.1903232116</w:t>
          </w:r>
        </w:p>
        <w:p w14:paraId="0D00F7D7" w14:textId="65593BD2" w:rsidR="00247E90" w:rsidRPr="00F30358" w:rsidRDefault="00F30358" w:rsidP="005413E0">
          <w:pPr>
            <w:widowControl w:val="0"/>
            <w:spacing w:after="120"/>
            <w:rPr>
              <w:rFonts w:ascii="Arial" w:hAnsi="Arial" w:cs="Arial"/>
              <w:sz w:val="20"/>
              <w:szCs w:val="20"/>
            </w:rPr>
          </w:pPr>
          <w:r w:rsidRPr="00F30358">
            <w:rPr>
              <w:rFonts w:ascii="Arial" w:eastAsia="Times New Roman" w:hAnsi="Arial" w:cs="Arial"/>
              <w:sz w:val="20"/>
              <w:szCs w:val="20"/>
            </w:rPr>
            <w:t> </w:t>
          </w:r>
        </w:p>
      </w:sdtContent>
    </w:sdt>
    <w:sectPr w:rsidR="00247E90" w:rsidRPr="00F303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6" w:author="M Leibold" w:date="2023-01-20T13:44:00Z" w:initials="ML">
    <w:p w14:paraId="4081A7DB" w14:textId="77777777" w:rsidR="005D5979" w:rsidRDefault="005D5979" w:rsidP="003F0DD1">
      <w:r>
        <w:rPr>
          <w:rStyle w:val="CommentReference"/>
        </w:rPr>
        <w:annotationRef/>
      </w:r>
      <w:r>
        <w:rPr>
          <w:sz w:val="20"/>
          <w:szCs w:val="20"/>
        </w:rPr>
        <w:t>If we want, we might cite Levins 1968.</w:t>
      </w:r>
    </w:p>
    <w:p w14:paraId="4911410B" w14:textId="77777777" w:rsidR="005D5979" w:rsidRDefault="005D5979" w:rsidP="003F0DD1"/>
    <w:p w14:paraId="5DE07F14" w14:textId="77777777" w:rsidR="005D5979" w:rsidRDefault="005D5979" w:rsidP="003F0DD1">
      <w:r>
        <w:rPr>
          <w:sz w:val="20"/>
          <w:szCs w:val="20"/>
        </w:rPr>
        <w:t>Richard, Levins. "Evolution in changing environments: some theoretical explorations." (1968).</w:t>
      </w:r>
    </w:p>
  </w:comment>
  <w:comment w:id="107" w:author="M Leibold" w:date="2023-01-20T13:47:00Z" w:initials="ML">
    <w:p w14:paraId="1F52F0DE" w14:textId="77777777" w:rsidR="005D5979" w:rsidRDefault="005D5979" w:rsidP="001B3FD3">
      <w:r>
        <w:rPr>
          <w:rStyle w:val="CommentReference"/>
        </w:rPr>
        <w:annotationRef/>
      </w:r>
      <w:r>
        <w:rPr>
          <w:sz w:val="20"/>
          <w:szCs w:val="20"/>
        </w:rPr>
        <w:t>I think you’ve got these citations switched (assembly for Barbier, large pool for Servan and Barbier I guess).</w:t>
      </w:r>
    </w:p>
  </w:comment>
  <w:comment w:id="110" w:author="M Leibold" w:date="2022-12-20T15:33:00Z" w:initials="ML">
    <w:p w14:paraId="68E6AE2F" w14:textId="580ABA14" w:rsidR="00B85565" w:rsidRDefault="00B85565" w:rsidP="00B85565">
      <w:r>
        <w:rPr>
          <w:rStyle w:val="CommentReference"/>
        </w:rPr>
        <w:annotationRef/>
      </w:r>
      <w:r>
        <w:rPr>
          <w:sz w:val="20"/>
          <w:szCs w:val="20"/>
        </w:rPr>
        <w:t>https://doi.org/10.1136/bmj.n160</w:t>
      </w:r>
    </w:p>
  </w:comment>
  <w:comment w:id="111" w:author="M Leibold" w:date="2022-12-20T15:37:00Z" w:initials="ML">
    <w:p w14:paraId="74B534E9" w14:textId="77777777" w:rsidR="00B85565" w:rsidRDefault="00B85565" w:rsidP="00B85565">
      <w:r>
        <w:rPr>
          <w:rStyle w:val="CommentReference"/>
        </w:rPr>
        <w:annotationRef/>
      </w:r>
      <w:r>
        <w:rPr>
          <w:sz w:val="20"/>
          <w:szCs w:val="20"/>
        </w:rPr>
        <w:t>https://doi.org/10.1186/s13643-021-01700-x</w:t>
      </w:r>
    </w:p>
  </w:comment>
  <w:comment w:id="112" w:author="Xue,BingKan" w:date="2023-01-12T01:23:00Z" w:initials="X">
    <w:p w14:paraId="6AFF6103" w14:textId="77777777" w:rsidR="00243FAE" w:rsidRDefault="00243FAE" w:rsidP="0009054B">
      <w:pPr>
        <w:pStyle w:val="CommentText"/>
      </w:pPr>
      <w:r>
        <w:rPr>
          <w:rStyle w:val="CommentReference"/>
        </w:rPr>
        <w:annotationRef/>
      </w:r>
      <w:r>
        <w:t>What criteria??</w:t>
      </w:r>
    </w:p>
  </w:comment>
  <w:comment w:id="118" w:author="M Leibold" w:date="2022-12-20T15:46:00Z" w:initials="ML">
    <w:p w14:paraId="66BBC7CD" w14:textId="42C3149B" w:rsidR="00B85565" w:rsidRDefault="00B85565" w:rsidP="00B85565">
      <w:r>
        <w:rPr>
          <w:rStyle w:val="CommentReference"/>
        </w:rPr>
        <w:annotationRef/>
      </w:r>
      <w:r>
        <w:rPr>
          <w:sz w:val="20"/>
          <w:szCs w:val="20"/>
        </w:rPr>
        <w:t>Maybe we can do this via some sort of community-based resource (not sure what I mean here but some sort of online resource that we can advertise in the community ecology and microbial ecology community).</w:t>
      </w:r>
    </w:p>
  </w:comment>
  <w:comment w:id="124" w:author="M Leibold" w:date="2023-01-21T11:15:00Z" w:initials="ML">
    <w:p w14:paraId="1D52BF72" w14:textId="77777777" w:rsidR="003C2F19" w:rsidRDefault="003C2F19" w:rsidP="005E4582">
      <w:r>
        <w:rPr>
          <w:rStyle w:val="CommentReference"/>
        </w:rPr>
        <w:annotationRef/>
      </w:r>
      <w:hyperlink r:id="rId1" w:history="1">
        <w:r w:rsidRPr="005E4582">
          <w:rPr>
            <w:rStyle w:val="Hyperlink"/>
            <w:sz w:val="20"/>
            <w:szCs w:val="20"/>
          </w:rPr>
          <w:t>https://doi.org/10.1038/s42256-020-00287-7%C2%A0</w:t>
        </w:r>
      </w:hyperlink>
    </w:p>
    <w:p w14:paraId="0C38CD1E" w14:textId="77777777" w:rsidR="003C2F19" w:rsidRDefault="003C2F19" w:rsidP="005E4582">
      <w:r>
        <w:rPr>
          <w:sz w:val="20"/>
          <w:szCs w:val="20"/>
        </w:rPr>
        <w:t>https://doi.org/10.1186/s13643-019-1221-3</w:t>
      </w:r>
    </w:p>
  </w:comment>
  <w:comment w:id="213" w:author="M Leibold" w:date="2023-01-21T15:27:00Z" w:initials="ML">
    <w:p w14:paraId="70A6E695" w14:textId="77777777" w:rsidR="003C2F19" w:rsidRDefault="003C2F19" w:rsidP="00D436C9">
      <w:r>
        <w:rPr>
          <w:rStyle w:val="CommentReference"/>
        </w:rPr>
        <w:annotationRef/>
      </w:r>
      <w:r>
        <w:rPr>
          <w:sz w:val="20"/>
          <w:szCs w:val="20"/>
        </w:rPr>
        <w:t>We should add a couple of judicious more refs, especially considering researchers in the US who might be likely reviewers.</w:t>
      </w:r>
    </w:p>
  </w:comment>
  <w:comment w:id="224" w:author="M Leibold" w:date="2023-01-21T15:36:00Z" w:initials="ML">
    <w:p w14:paraId="3DE45626" w14:textId="77777777" w:rsidR="003C2F19" w:rsidRDefault="003C2F19" w:rsidP="0043446E">
      <w:r>
        <w:rPr>
          <w:rStyle w:val="CommentReference"/>
        </w:rPr>
        <w:annotationRef/>
      </w:r>
      <w:r>
        <w:rPr>
          <w:sz w:val="20"/>
          <w:szCs w:val="20"/>
        </w:rPr>
        <w:t>DOI: 10.1214/16-AAP1192</w:t>
      </w:r>
    </w:p>
    <w:p w14:paraId="1F690986" w14:textId="77777777" w:rsidR="003C2F19" w:rsidRDefault="003C2F19" w:rsidP="0043446E"/>
  </w:comment>
  <w:comment w:id="250" w:author="M Leibold" w:date="2023-01-21T15:58:00Z" w:initials="ML">
    <w:p w14:paraId="4A3BF705" w14:textId="77777777" w:rsidR="003C2F19" w:rsidRDefault="003C2F19" w:rsidP="0026039E">
      <w:r>
        <w:rPr>
          <w:rStyle w:val="CommentReference"/>
        </w:rPr>
        <w:annotationRef/>
      </w:r>
      <w:r>
        <w:rPr>
          <w:sz w:val="20"/>
          <w:szCs w:val="20"/>
        </w:rPr>
        <w:t>Guy Bunin. Ecological communities with lotka-volterra dynamics. Physical Review E,</w:t>
      </w:r>
    </w:p>
    <w:p w14:paraId="22F21B0E" w14:textId="77777777" w:rsidR="003C2F19" w:rsidRDefault="003C2F19" w:rsidP="0026039E">
      <w:r>
        <w:rPr>
          <w:sz w:val="20"/>
          <w:szCs w:val="20"/>
        </w:rPr>
        <w:t>95(4):042414, 2017.</w:t>
      </w:r>
    </w:p>
  </w:comment>
  <w:comment w:id="380" w:author="MacFadden,Bruce J" w:date="2022-12-27T14:49:00Z" w:initials="MJ">
    <w:p w14:paraId="2002901E" w14:textId="4D89C831" w:rsidR="008D26FF" w:rsidRDefault="008D26FF" w:rsidP="008D26FF">
      <w:pPr>
        <w:pStyle w:val="CommentText"/>
      </w:pPr>
      <w:r>
        <w:rPr>
          <w:rStyle w:val="CommentReference"/>
        </w:rPr>
        <w:annotationRef/>
      </w:r>
      <w:r>
        <w:t>Is there a hypothesis statement that is to be tested?</w:t>
      </w:r>
    </w:p>
  </w:comment>
  <w:comment w:id="381" w:author="MacFadden,Bruce J" w:date="2022-12-27T14:50:00Z" w:initials="MJ">
    <w:p w14:paraId="15D1E614" w14:textId="77777777" w:rsidR="008D26FF" w:rsidRDefault="008D26FF" w:rsidP="008D26FF">
      <w:pPr>
        <w:pStyle w:val="CommentText"/>
      </w:pPr>
      <w:r>
        <w:rPr>
          <w:rStyle w:val="CommentReference"/>
        </w:rPr>
        <w:annotationRef/>
      </w:r>
      <w:r>
        <w:t>In a journal such 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E07F14" w15:done="0"/>
  <w15:commentEx w15:paraId="1F52F0DE" w15:done="0"/>
  <w15:commentEx w15:paraId="68E6AE2F" w15:done="0"/>
  <w15:commentEx w15:paraId="74B534E9" w15:done="0"/>
  <w15:commentEx w15:paraId="6AFF6103" w15:done="0"/>
  <w15:commentEx w15:paraId="66BBC7CD" w15:done="0"/>
  <w15:commentEx w15:paraId="0C38CD1E" w15:done="0"/>
  <w15:commentEx w15:paraId="70A6E695" w15:done="0"/>
  <w15:commentEx w15:paraId="1F690986" w15:done="0"/>
  <w15:commentEx w15:paraId="22F21B0E" w15:done="0"/>
  <w15:commentEx w15:paraId="2002901E" w15:done="0"/>
  <w15:commentEx w15:paraId="15D1E6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51928" w16cex:dateUtc="2023-01-20T18:44:00Z"/>
  <w16cex:commentExtensible w16cex:durableId="277519F1" w16cex:dateUtc="2023-01-20T18:47:00Z"/>
  <w16cex:commentExtensible w16cex:durableId="274C545A" w16cex:dateUtc="2022-12-20T20:33:00Z"/>
  <w16cex:commentExtensible w16cex:durableId="274C5521" w16cex:dateUtc="2022-12-20T20:37:00Z"/>
  <w16cex:commentExtensible w16cex:durableId="2769DF9E" w16cex:dateUtc="2023-01-12T06:23:00Z"/>
  <w16cex:commentExtensible w16cex:durableId="274C575C" w16cex:dateUtc="2022-12-20T20:46:00Z"/>
  <w16cex:commentExtensible w16cex:durableId="277647CB" w16cex:dateUtc="2023-01-21T16:15:00Z"/>
  <w16cex:commentExtensible w16cex:durableId="277682C4" w16cex:dateUtc="2023-01-21T20:27:00Z"/>
  <w16cex:commentExtensible w16cex:durableId="277684F3" w16cex:dateUtc="2023-01-21T20:36:00Z"/>
  <w16cex:commentExtensible w16cex:durableId="27768A0F" w16cex:dateUtc="2023-01-21T20:58:00Z"/>
  <w16cex:commentExtensible w16cex:durableId="27558461" w16cex:dateUtc="2022-12-27T19:49:00Z"/>
  <w16cex:commentExtensible w16cex:durableId="275584BB" w16cex:dateUtc="2022-12-27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07F14" w16cid:durableId="27751928"/>
  <w16cid:commentId w16cid:paraId="1F52F0DE" w16cid:durableId="277519F1"/>
  <w16cid:commentId w16cid:paraId="68E6AE2F" w16cid:durableId="274C545A"/>
  <w16cid:commentId w16cid:paraId="74B534E9" w16cid:durableId="274C5521"/>
  <w16cid:commentId w16cid:paraId="6AFF6103" w16cid:durableId="2769DF9E"/>
  <w16cid:commentId w16cid:paraId="66BBC7CD" w16cid:durableId="274C575C"/>
  <w16cid:commentId w16cid:paraId="0C38CD1E" w16cid:durableId="277647CB"/>
  <w16cid:commentId w16cid:paraId="70A6E695" w16cid:durableId="277682C4"/>
  <w16cid:commentId w16cid:paraId="1F690986" w16cid:durableId="277684F3"/>
  <w16cid:commentId w16cid:paraId="22F21B0E" w16cid:durableId="27768A0F"/>
  <w16cid:commentId w16cid:paraId="2002901E" w16cid:durableId="27558461"/>
  <w16cid:commentId w16cid:paraId="15D1E614" w16cid:durableId="275584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768"/>
    <w:multiLevelType w:val="hybridMultilevel"/>
    <w:tmpl w:val="4F56F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5F2D"/>
    <w:multiLevelType w:val="hybridMultilevel"/>
    <w:tmpl w:val="F6A49B76"/>
    <w:lvl w:ilvl="0" w:tplc="852C5E3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92BAA"/>
    <w:multiLevelType w:val="hybridMultilevel"/>
    <w:tmpl w:val="08B085D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CE0E92"/>
    <w:multiLevelType w:val="hybridMultilevel"/>
    <w:tmpl w:val="2F72A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94F84"/>
    <w:multiLevelType w:val="hybridMultilevel"/>
    <w:tmpl w:val="C1A6A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55A44"/>
    <w:multiLevelType w:val="multilevel"/>
    <w:tmpl w:val="B97414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284637"/>
    <w:multiLevelType w:val="multilevel"/>
    <w:tmpl w:val="B97414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EDA70F6"/>
    <w:multiLevelType w:val="multilevel"/>
    <w:tmpl w:val="B97414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8F24AA"/>
    <w:multiLevelType w:val="hybridMultilevel"/>
    <w:tmpl w:val="2A10FBAC"/>
    <w:lvl w:ilvl="0" w:tplc="852C5E3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9C4A09"/>
    <w:multiLevelType w:val="hybridMultilevel"/>
    <w:tmpl w:val="55786D42"/>
    <w:lvl w:ilvl="0" w:tplc="EF506D08">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625DC4"/>
    <w:multiLevelType w:val="multilevel"/>
    <w:tmpl w:val="C024992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AFA6A59"/>
    <w:multiLevelType w:val="multilevel"/>
    <w:tmpl w:val="4C782F34"/>
    <w:lvl w:ilvl="0">
      <w:start w:val="3"/>
      <w:numFmt w:val="decimal"/>
      <w:lvlText w:val="%1"/>
      <w:lvlJc w:val="left"/>
      <w:pPr>
        <w:ind w:left="444" w:hanging="444"/>
      </w:pPr>
      <w:rPr>
        <w:rFonts w:hint="default"/>
        <w:i/>
      </w:rPr>
    </w:lvl>
    <w:lvl w:ilvl="1">
      <w:start w:val="1"/>
      <w:numFmt w:val="decimal"/>
      <w:lvlText w:val="%1.%2"/>
      <w:lvlJc w:val="left"/>
      <w:pPr>
        <w:ind w:left="624" w:hanging="444"/>
      </w:pPr>
      <w:rPr>
        <w:rFonts w:hint="default"/>
        <w:i/>
      </w:rPr>
    </w:lvl>
    <w:lvl w:ilvl="2">
      <w:start w:val="1"/>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2" w15:restartNumberingAfterBreak="0">
    <w:nsid w:val="5C185AD0"/>
    <w:multiLevelType w:val="hybridMultilevel"/>
    <w:tmpl w:val="634A7DBA"/>
    <w:lvl w:ilvl="0" w:tplc="EF506D08">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8C7C05"/>
    <w:multiLevelType w:val="multilevel"/>
    <w:tmpl w:val="CC22D1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97D084C"/>
    <w:multiLevelType w:val="multilevel"/>
    <w:tmpl w:val="B974144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34217617">
    <w:abstractNumId w:val="13"/>
  </w:num>
  <w:num w:numId="2" w16cid:durableId="114258083">
    <w:abstractNumId w:val="6"/>
  </w:num>
  <w:num w:numId="3" w16cid:durableId="887567416">
    <w:abstractNumId w:val="7"/>
  </w:num>
  <w:num w:numId="4" w16cid:durableId="1922987155">
    <w:abstractNumId w:val="5"/>
  </w:num>
  <w:num w:numId="5" w16cid:durableId="1342119907">
    <w:abstractNumId w:val="14"/>
  </w:num>
  <w:num w:numId="6" w16cid:durableId="1926185592">
    <w:abstractNumId w:val="10"/>
  </w:num>
  <w:num w:numId="7" w16cid:durableId="2052992301">
    <w:abstractNumId w:val="11"/>
  </w:num>
  <w:num w:numId="8" w16cid:durableId="1896159821">
    <w:abstractNumId w:val="0"/>
  </w:num>
  <w:num w:numId="9" w16cid:durableId="1084033308">
    <w:abstractNumId w:val="3"/>
  </w:num>
  <w:num w:numId="10" w16cid:durableId="1480003313">
    <w:abstractNumId w:val="9"/>
  </w:num>
  <w:num w:numId="11" w16cid:durableId="2066948964">
    <w:abstractNumId w:val="12"/>
  </w:num>
  <w:num w:numId="12" w16cid:durableId="958073836">
    <w:abstractNumId w:val="4"/>
  </w:num>
  <w:num w:numId="13" w16cid:durableId="381253125">
    <w:abstractNumId w:val="1"/>
  </w:num>
  <w:num w:numId="14" w16cid:durableId="2113473848">
    <w:abstractNumId w:val="8"/>
  </w:num>
  <w:num w:numId="15" w16cid:durableId="13652071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Leibold">
    <w15:presenceInfo w15:providerId="Windows Live" w15:userId="4c8824d739931ce3"/>
  </w15:person>
  <w15:person w15:author="Xue,BingKan">
    <w15:presenceInfo w15:providerId="None" w15:userId="Xue,BingKan"/>
  </w15:person>
  <w15:person w15:author="MacFadden,Bruce J">
    <w15:presenceInfo w15:providerId="AD" w15:userId="S::bmacfadd@ufl.edu::d4a003d0-e3c4-4bab-8993-433588458a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trackRevisions/>
  <w:defaultTabStop w:val="28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911"/>
    <w:rsid w:val="0000051B"/>
    <w:rsid w:val="00000E2E"/>
    <w:rsid w:val="00000E7F"/>
    <w:rsid w:val="00001466"/>
    <w:rsid w:val="0000151C"/>
    <w:rsid w:val="00001F8A"/>
    <w:rsid w:val="00002185"/>
    <w:rsid w:val="0000223E"/>
    <w:rsid w:val="0000230E"/>
    <w:rsid w:val="00002651"/>
    <w:rsid w:val="00002E19"/>
    <w:rsid w:val="000032BD"/>
    <w:rsid w:val="00003C47"/>
    <w:rsid w:val="00003D15"/>
    <w:rsid w:val="00003F2E"/>
    <w:rsid w:val="00004334"/>
    <w:rsid w:val="000066AB"/>
    <w:rsid w:val="00006BB8"/>
    <w:rsid w:val="00010BD0"/>
    <w:rsid w:val="00011E89"/>
    <w:rsid w:val="00012620"/>
    <w:rsid w:val="00013148"/>
    <w:rsid w:val="00016F60"/>
    <w:rsid w:val="000203B3"/>
    <w:rsid w:val="000214C9"/>
    <w:rsid w:val="00021EA5"/>
    <w:rsid w:val="000230CC"/>
    <w:rsid w:val="00024DA7"/>
    <w:rsid w:val="0002653B"/>
    <w:rsid w:val="000268C0"/>
    <w:rsid w:val="0003174B"/>
    <w:rsid w:val="000341DC"/>
    <w:rsid w:val="000343D0"/>
    <w:rsid w:val="0003564F"/>
    <w:rsid w:val="000362A4"/>
    <w:rsid w:val="000362FB"/>
    <w:rsid w:val="000366E5"/>
    <w:rsid w:val="0003686A"/>
    <w:rsid w:val="000375DD"/>
    <w:rsid w:val="000402E1"/>
    <w:rsid w:val="00041979"/>
    <w:rsid w:val="00041B0C"/>
    <w:rsid w:val="00041BCA"/>
    <w:rsid w:val="000426D2"/>
    <w:rsid w:val="0004343B"/>
    <w:rsid w:val="00044FF0"/>
    <w:rsid w:val="00045779"/>
    <w:rsid w:val="00045F70"/>
    <w:rsid w:val="000503D5"/>
    <w:rsid w:val="000510C4"/>
    <w:rsid w:val="00051930"/>
    <w:rsid w:val="00053456"/>
    <w:rsid w:val="00053C54"/>
    <w:rsid w:val="00054702"/>
    <w:rsid w:val="0005518E"/>
    <w:rsid w:val="00055279"/>
    <w:rsid w:val="000556EA"/>
    <w:rsid w:val="0005586F"/>
    <w:rsid w:val="00057573"/>
    <w:rsid w:val="00060FC6"/>
    <w:rsid w:val="000620F0"/>
    <w:rsid w:val="00062106"/>
    <w:rsid w:val="00062526"/>
    <w:rsid w:val="00063B5B"/>
    <w:rsid w:val="00063BAB"/>
    <w:rsid w:val="000646D8"/>
    <w:rsid w:val="00064CA2"/>
    <w:rsid w:val="000654FA"/>
    <w:rsid w:val="00065A79"/>
    <w:rsid w:val="0006633B"/>
    <w:rsid w:val="00067C7D"/>
    <w:rsid w:val="0007167E"/>
    <w:rsid w:val="0007196E"/>
    <w:rsid w:val="00072769"/>
    <w:rsid w:val="00072F38"/>
    <w:rsid w:val="000730B4"/>
    <w:rsid w:val="0007448D"/>
    <w:rsid w:val="00074F8E"/>
    <w:rsid w:val="000756C5"/>
    <w:rsid w:val="00077024"/>
    <w:rsid w:val="0008020C"/>
    <w:rsid w:val="00080A7D"/>
    <w:rsid w:val="00081312"/>
    <w:rsid w:val="000820EC"/>
    <w:rsid w:val="00083B1B"/>
    <w:rsid w:val="0008433C"/>
    <w:rsid w:val="0008488B"/>
    <w:rsid w:val="00084C48"/>
    <w:rsid w:val="0008587C"/>
    <w:rsid w:val="000863F3"/>
    <w:rsid w:val="00086CF5"/>
    <w:rsid w:val="00086EA7"/>
    <w:rsid w:val="0008723B"/>
    <w:rsid w:val="00087457"/>
    <w:rsid w:val="0008770D"/>
    <w:rsid w:val="00087CA4"/>
    <w:rsid w:val="0009028A"/>
    <w:rsid w:val="00094591"/>
    <w:rsid w:val="00094596"/>
    <w:rsid w:val="00095536"/>
    <w:rsid w:val="00095B55"/>
    <w:rsid w:val="00095E2C"/>
    <w:rsid w:val="000964DA"/>
    <w:rsid w:val="00096AF9"/>
    <w:rsid w:val="000A2905"/>
    <w:rsid w:val="000A3511"/>
    <w:rsid w:val="000A4025"/>
    <w:rsid w:val="000A4D83"/>
    <w:rsid w:val="000A4E75"/>
    <w:rsid w:val="000A73A7"/>
    <w:rsid w:val="000A7BE4"/>
    <w:rsid w:val="000A7C68"/>
    <w:rsid w:val="000B06C1"/>
    <w:rsid w:val="000B1AB7"/>
    <w:rsid w:val="000B1ACE"/>
    <w:rsid w:val="000B22F1"/>
    <w:rsid w:val="000B33B5"/>
    <w:rsid w:val="000B3CF0"/>
    <w:rsid w:val="000B4B94"/>
    <w:rsid w:val="000B4E07"/>
    <w:rsid w:val="000B4F20"/>
    <w:rsid w:val="000B5016"/>
    <w:rsid w:val="000B5CF8"/>
    <w:rsid w:val="000B5D1C"/>
    <w:rsid w:val="000B5E3E"/>
    <w:rsid w:val="000B6C2B"/>
    <w:rsid w:val="000B6C72"/>
    <w:rsid w:val="000B6F21"/>
    <w:rsid w:val="000B77AF"/>
    <w:rsid w:val="000C0C63"/>
    <w:rsid w:val="000C25A1"/>
    <w:rsid w:val="000C2FC4"/>
    <w:rsid w:val="000C3664"/>
    <w:rsid w:val="000C3F84"/>
    <w:rsid w:val="000C3FDB"/>
    <w:rsid w:val="000C4435"/>
    <w:rsid w:val="000C4C39"/>
    <w:rsid w:val="000C604C"/>
    <w:rsid w:val="000C67C1"/>
    <w:rsid w:val="000D0A28"/>
    <w:rsid w:val="000D134C"/>
    <w:rsid w:val="000D1A4F"/>
    <w:rsid w:val="000D2AAF"/>
    <w:rsid w:val="000D4238"/>
    <w:rsid w:val="000D5B66"/>
    <w:rsid w:val="000D6464"/>
    <w:rsid w:val="000D6522"/>
    <w:rsid w:val="000D693C"/>
    <w:rsid w:val="000D6AE6"/>
    <w:rsid w:val="000E04F2"/>
    <w:rsid w:val="000E05DE"/>
    <w:rsid w:val="000E06C6"/>
    <w:rsid w:val="000E0D53"/>
    <w:rsid w:val="000E283D"/>
    <w:rsid w:val="000E3699"/>
    <w:rsid w:val="000E3AB6"/>
    <w:rsid w:val="000E3C0C"/>
    <w:rsid w:val="000E426C"/>
    <w:rsid w:val="000E4A85"/>
    <w:rsid w:val="000E4C2D"/>
    <w:rsid w:val="000E588D"/>
    <w:rsid w:val="000E5BE6"/>
    <w:rsid w:val="000F0081"/>
    <w:rsid w:val="000F03B2"/>
    <w:rsid w:val="000F059F"/>
    <w:rsid w:val="000F1BF4"/>
    <w:rsid w:val="000F2093"/>
    <w:rsid w:val="000F24DA"/>
    <w:rsid w:val="000F3504"/>
    <w:rsid w:val="000F363E"/>
    <w:rsid w:val="000F44F8"/>
    <w:rsid w:val="000F48E3"/>
    <w:rsid w:val="000F4E77"/>
    <w:rsid w:val="000F55A5"/>
    <w:rsid w:val="000F55B8"/>
    <w:rsid w:val="000F5D12"/>
    <w:rsid w:val="001000EC"/>
    <w:rsid w:val="001022E2"/>
    <w:rsid w:val="00102E8D"/>
    <w:rsid w:val="00103642"/>
    <w:rsid w:val="001041AA"/>
    <w:rsid w:val="00104750"/>
    <w:rsid w:val="00104913"/>
    <w:rsid w:val="00105C11"/>
    <w:rsid w:val="00106631"/>
    <w:rsid w:val="001073AE"/>
    <w:rsid w:val="00111189"/>
    <w:rsid w:val="0011274E"/>
    <w:rsid w:val="00112EFD"/>
    <w:rsid w:val="001135FE"/>
    <w:rsid w:val="001154F9"/>
    <w:rsid w:val="001159C8"/>
    <w:rsid w:val="00115BB8"/>
    <w:rsid w:val="00115C3E"/>
    <w:rsid w:val="00116237"/>
    <w:rsid w:val="001162D7"/>
    <w:rsid w:val="001169F7"/>
    <w:rsid w:val="00117D4E"/>
    <w:rsid w:val="00120E01"/>
    <w:rsid w:val="00121352"/>
    <w:rsid w:val="001230EC"/>
    <w:rsid w:val="00123EB6"/>
    <w:rsid w:val="0012427A"/>
    <w:rsid w:val="001261F8"/>
    <w:rsid w:val="00126579"/>
    <w:rsid w:val="0012664B"/>
    <w:rsid w:val="00127F45"/>
    <w:rsid w:val="0013075C"/>
    <w:rsid w:val="001308E5"/>
    <w:rsid w:val="00130CFE"/>
    <w:rsid w:val="00131876"/>
    <w:rsid w:val="00133AD0"/>
    <w:rsid w:val="001348E5"/>
    <w:rsid w:val="00135461"/>
    <w:rsid w:val="001366A8"/>
    <w:rsid w:val="001368B3"/>
    <w:rsid w:val="00136AA2"/>
    <w:rsid w:val="001418D2"/>
    <w:rsid w:val="00143954"/>
    <w:rsid w:val="00144960"/>
    <w:rsid w:val="00144E0D"/>
    <w:rsid w:val="00145026"/>
    <w:rsid w:val="001454BA"/>
    <w:rsid w:val="00146BAE"/>
    <w:rsid w:val="00147147"/>
    <w:rsid w:val="0015025C"/>
    <w:rsid w:val="00150950"/>
    <w:rsid w:val="00150BA5"/>
    <w:rsid w:val="00150CA7"/>
    <w:rsid w:val="00150D45"/>
    <w:rsid w:val="00151F06"/>
    <w:rsid w:val="0015245F"/>
    <w:rsid w:val="001527E6"/>
    <w:rsid w:val="00154B5F"/>
    <w:rsid w:val="00156A99"/>
    <w:rsid w:val="0016206E"/>
    <w:rsid w:val="001637CB"/>
    <w:rsid w:val="0016472F"/>
    <w:rsid w:val="00166FB3"/>
    <w:rsid w:val="00167466"/>
    <w:rsid w:val="0017175F"/>
    <w:rsid w:val="00171DB3"/>
    <w:rsid w:val="00171FDA"/>
    <w:rsid w:val="001725D0"/>
    <w:rsid w:val="00174F64"/>
    <w:rsid w:val="0017598B"/>
    <w:rsid w:val="001759A7"/>
    <w:rsid w:val="001759AB"/>
    <w:rsid w:val="00176494"/>
    <w:rsid w:val="00176AF9"/>
    <w:rsid w:val="00180A73"/>
    <w:rsid w:val="00180ED2"/>
    <w:rsid w:val="0018154B"/>
    <w:rsid w:val="001826BD"/>
    <w:rsid w:val="0018290B"/>
    <w:rsid w:val="00182BFE"/>
    <w:rsid w:val="00182ECD"/>
    <w:rsid w:val="001835FE"/>
    <w:rsid w:val="00183B11"/>
    <w:rsid w:val="00183F39"/>
    <w:rsid w:val="00185868"/>
    <w:rsid w:val="0018716E"/>
    <w:rsid w:val="0019043D"/>
    <w:rsid w:val="001925C5"/>
    <w:rsid w:val="001939AC"/>
    <w:rsid w:val="00194DB9"/>
    <w:rsid w:val="00195D84"/>
    <w:rsid w:val="00195F6F"/>
    <w:rsid w:val="00196999"/>
    <w:rsid w:val="00196A6C"/>
    <w:rsid w:val="00196B0B"/>
    <w:rsid w:val="00196CA8"/>
    <w:rsid w:val="0019711C"/>
    <w:rsid w:val="00197B42"/>
    <w:rsid w:val="001A11B7"/>
    <w:rsid w:val="001A155E"/>
    <w:rsid w:val="001A1651"/>
    <w:rsid w:val="001A180A"/>
    <w:rsid w:val="001A1B77"/>
    <w:rsid w:val="001A2C1E"/>
    <w:rsid w:val="001A695B"/>
    <w:rsid w:val="001A7323"/>
    <w:rsid w:val="001A794E"/>
    <w:rsid w:val="001B20FA"/>
    <w:rsid w:val="001B224C"/>
    <w:rsid w:val="001B2638"/>
    <w:rsid w:val="001B3532"/>
    <w:rsid w:val="001B3D71"/>
    <w:rsid w:val="001B4D77"/>
    <w:rsid w:val="001B6B5F"/>
    <w:rsid w:val="001B7373"/>
    <w:rsid w:val="001C02D3"/>
    <w:rsid w:val="001C0F86"/>
    <w:rsid w:val="001C10DB"/>
    <w:rsid w:val="001C11C6"/>
    <w:rsid w:val="001C146E"/>
    <w:rsid w:val="001C1C0E"/>
    <w:rsid w:val="001C2DC9"/>
    <w:rsid w:val="001C37D9"/>
    <w:rsid w:val="001C546A"/>
    <w:rsid w:val="001C5476"/>
    <w:rsid w:val="001C54BA"/>
    <w:rsid w:val="001D08AE"/>
    <w:rsid w:val="001D1D26"/>
    <w:rsid w:val="001D37E9"/>
    <w:rsid w:val="001D3D34"/>
    <w:rsid w:val="001D4FDE"/>
    <w:rsid w:val="001E24BC"/>
    <w:rsid w:val="001E3885"/>
    <w:rsid w:val="001E504E"/>
    <w:rsid w:val="001E68A0"/>
    <w:rsid w:val="001E6AB9"/>
    <w:rsid w:val="001E749D"/>
    <w:rsid w:val="001F048B"/>
    <w:rsid w:val="001F1836"/>
    <w:rsid w:val="001F1BD6"/>
    <w:rsid w:val="001F316F"/>
    <w:rsid w:val="001F35DE"/>
    <w:rsid w:val="001F48C3"/>
    <w:rsid w:val="001F6B06"/>
    <w:rsid w:val="001F6CFE"/>
    <w:rsid w:val="001F6F1A"/>
    <w:rsid w:val="001F72C7"/>
    <w:rsid w:val="00201144"/>
    <w:rsid w:val="00201192"/>
    <w:rsid w:val="00203247"/>
    <w:rsid w:val="0020353E"/>
    <w:rsid w:val="0020389D"/>
    <w:rsid w:val="00203D6B"/>
    <w:rsid w:val="00204491"/>
    <w:rsid w:val="00204BA5"/>
    <w:rsid w:val="00204D3E"/>
    <w:rsid w:val="00204E8D"/>
    <w:rsid w:val="00204F0C"/>
    <w:rsid w:val="00205356"/>
    <w:rsid w:val="00206165"/>
    <w:rsid w:val="0020638E"/>
    <w:rsid w:val="00206BD1"/>
    <w:rsid w:val="00207125"/>
    <w:rsid w:val="00207F37"/>
    <w:rsid w:val="00211012"/>
    <w:rsid w:val="00213172"/>
    <w:rsid w:val="002159C9"/>
    <w:rsid w:val="002169BC"/>
    <w:rsid w:val="00216C3C"/>
    <w:rsid w:val="00217DE8"/>
    <w:rsid w:val="002214AA"/>
    <w:rsid w:val="00221A98"/>
    <w:rsid w:val="00222652"/>
    <w:rsid w:val="00223CB1"/>
    <w:rsid w:val="00224925"/>
    <w:rsid w:val="00226400"/>
    <w:rsid w:val="0022661D"/>
    <w:rsid w:val="00227FCB"/>
    <w:rsid w:val="0023004F"/>
    <w:rsid w:val="00230EF3"/>
    <w:rsid w:val="002319C1"/>
    <w:rsid w:val="00235B79"/>
    <w:rsid w:val="00240364"/>
    <w:rsid w:val="00240516"/>
    <w:rsid w:val="00240A23"/>
    <w:rsid w:val="00241221"/>
    <w:rsid w:val="00241882"/>
    <w:rsid w:val="00243D53"/>
    <w:rsid w:val="00243FAE"/>
    <w:rsid w:val="0024483F"/>
    <w:rsid w:val="00244DCC"/>
    <w:rsid w:val="0024640A"/>
    <w:rsid w:val="002466D5"/>
    <w:rsid w:val="00246CB9"/>
    <w:rsid w:val="00246E8D"/>
    <w:rsid w:val="00246FCD"/>
    <w:rsid w:val="00247E90"/>
    <w:rsid w:val="00251761"/>
    <w:rsid w:val="002522F2"/>
    <w:rsid w:val="00252456"/>
    <w:rsid w:val="002529BB"/>
    <w:rsid w:val="00253F4A"/>
    <w:rsid w:val="00255B6E"/>
    <w:rsid w:val="002568E6"/>
    <w:rsid w:val="00256DD8"/>
    <w:rsid w:val="0025704E"/>
    <w:rsid w:val="002570C7"/>
    <w:rsid w:val="00257B44"/>
    <w:rsid w:val="00260C71"/>
    <w:rsid w:val="00262162"/>
    <w:rsid w:val="00263644"/>
    <w:rsid w:val="00264507"/>
    <w:rsid w:val="00264F2E"/>
    <w:rsid w:val="00265B0A"/>
    <w:rsid w:val="00265D05"/>
    <w:rsid w:val="00266BD4"/>
    <w:rsid w:val="0027029C"/>
    <w:rsid w:val="00270EA4"/>
    <w:rsid w:val="00271207"/>
    <w:rsid w:val="00271B98"/>
    <w:rsid w:val="00271F46"/>
    <w:rsid w:val="00273FB4"/>
    <w:rsid w:val="00274052"/>
    <w:rsid w:val="00274368"/>
    <w:rsid w:val="002744D8"/>
    <w:rsid w:val="0027509F"/>
    <w:rsid w:val="0027566A"/>
    <w:rsid w:val="0027775B"/>
    <w:rsid w:val="00277D53"/>
    <w:rsid w:val="00280DFE"/>
    <w:rsid w:val="002834E2"/>
    <w:rsid w:val="00283EF3"/>
    <w:rsid w:val="00284508"/>
    <w:rsid w:val="00284583"/>
    <w:rsid w:val="00284C8F"/>
    <w:rsid w:val="00286590"/>
    <w:rsid w:val="002877F7"/>
    <w:rsid w:val="00287B4B"/>
    <w:rsid w:val="00290CC7"/>
    <w:rsid w:val="00290E37"/>
    <w:rsid w:val="002910CE"/>
    <w:rsid w:val="002912E3"/>
    <w:rsid w:val="00291B4B"/>
    <w:rsid w:val="00291EB1"/>
    <w:rsid w:val="002929AA"/>
    <w:rsid w:val="00292CF0"/>
    <w:rsid w:val="0029313B"/>
    <w:rsid w:val="00294428"/>
    <w:rsid w:val="0029632F"/>
    <w:rsid w:val="002965BD"/>
    <w:rsid w:val="00296682"/>
    <w:rsid w:val="002A2EDD"/>
    <w:rsid w:val="002A38A4"/>
    <w:rsid w:val="002A39BB"/>
    <w:rsid w:val="002A3A58"/>
    <w:rsid w:val="002A4129"/>
    <w:rsid w:val="002A49DF"/>
    <w:rsid w:val="002A5037"/>
    <w:rsid w:val="002A519E"/>
    <w:rsid w:val="002A7D7D"/>
    <w:rsid w:val="002B11FF"/>
    <w:rsid w:val="002B161E"/>
    <w:rsid w:val="002B1A9E"/>
    <w:rsid w:val="002B2032"/>
    <w:rsid w:val="002B21AB"/>
    <w:rsid w:val="002B315B"/>
    <w:rsid w:val="002B48E3"/>
    <w:rsid w:val="002B5F16"/>
    <w:rsid w:val="002B6FAE"/>
    <w:rsid w:val="002B7E2D"/>
    <w:rsid w:val="002C0548"/>
    <w:rsid w:val="002C0991"/>
    <w:rsid w:val="002C0B70"/>
    <w:rsid w:val="002C130B"/>
    <w:rsid w:val="002C1582"/>
    <w:rsid w:val="002C18B3"/>
    <w:rsid w:val="002C26E9"/>
    <w:rsid w:val="002C36C6"/>
    <w:rsid w:val="002C46B0"/>
    <w:rsid w:val="002C49E5"/>
    <w:rsid w:val="002C53C4"/>
    <w:rsid w:val="002C61F3"/>
    <w:rsid w:val="002C65AD"/>
    <w:rsid w:val="002C7CF6"/>
    <w:rsid w:val="002D0FA2"/>
    <w:rsid w:val="002D12CA"/>
    <w:rsid w:val="002D263D"/>
    <w:rsid w:val="002D297F"/>
    <w:rsid w:val="002D4502"/>
    <w:rsid w:val="002D49D8"/>
    <w:rsid w:val="002D4A4E"/>
    <w:rsid w:val="002D5C29"/>
    <w:rsid w:val="002D70BB"/>
    <w:rsid w:val="002D71FD"/>
    <w:rsid w:val="002D78D4"/>
    <w:rsid w:val="002D7BF7"/>
    <w:rsid w:val="002E07EA"/>
    <w:rsid w:val="002E16F7"/>
    <w:rsid w:val="002E2A7D"/>
    <w:rsid w:val="002E2F8A"/>
    <w:rsid w:val="002E310F"/>
    <w:rsid w:val="002E5CE4"/>
    <w:rsid w:val="002E5E10"/>
    <w:rsid w:val="002E6CF9"/>
    <w:rsid w:val="002E7F6F"/>
    <w:rsid w:val="002F0352"/>
    <w:rsid w:val="002F05D0"/>
    <w:rsid w:val="002F092E"/>
    <w:rsid w:val="002F097B"/>
    <w:rsid w:val="002F139E"/>
    <w:rsid w:val="002F147B"/>
    <w:rsid w:val="002F1BAA"/>
    <w:rsid w:val="002F3945"/>
    <w:rsid w:val="002F394F"/>
    <w:rsid w:val="002F3CCE"/>
    <w:rsid w:val="002F3F42"/>
    <w:rsid w:val="002F49F9"/>
    <w:rsid w:val="002F4A29"/>
    <w:rsid w:val="002F539E"/>
    <w:rsid w:val="002F6313"/>
    <w:rsid w:val="002F6391"/>
    <w:rsid w:val="003002C0"/>
    <w:rsid w:val="003007A1"/>
    <w:rsid w:val="003011DA"/>
    <w:rsid w:val="00302363"/>
    <w:rsid w:val="0030261B"/>
    <w:rsid w:val="0030276A"/>
    <w:rsid w:val="00302F97"/>
    <w:rsid w:val="00304BAB"/>
    <w:rsid w:val="00304BB2"/>
    <w:rsid w:val="00306D5E"/>
    <w:rsid w:val="00307075"/>
    <w:rsid w:val="00307A95"/>
    <w:rsid w:val="0031072A"/>
    <w:rsid w:val="00310A14"/>
    <w:rsid w:val="00310F85"/>
    <w:rsid w:val="00311639"/>
    <w:rsid w:val="003124B1"/>
    <w:rsid w:val="003131D5"/>
    <w:rsid w:val="00313CCD"/>
    <w:rsid w:val="003145AC"/>
    <w:rsid w:val="003152D2"/>
    <w:rsid w:val="003154AB"/>
    <w:rsid w:val="00316E85"/>
    <w:rsid w:val="003229A5"/>
    <w:rsid w:val="0032398A"/>
    <w:rsid w:val="00324188"/>
    <w:rsid w:val="00324319"/>
    <w:rsid w:val="003248CE"/>
    <w:rsid w:val="00325084"/>
    <w:rsid w:val="003256C0"/>
    <w:rsid w:val="003272BB"/>
    <w:rsid w:val="00327443"/>
    <w:rsid w:val="00330A84"/>
    <w:rsid w:val="003319FC"/>
    <w:rsid w:val="00333677"/>
    <w:rsid w:val="00333D99"/>
    <w:rsid w:val="00333FEC"/>
    <w:rsid w:val="00334579"/>
    <w:rsid w:val="00335CCB"/>
    <w:rsid w:val="00335D4E"/>
    <w:rsid w:val="003363F9"/>
    <w:rsid w:val="00341E08"/>
    <w:rsid w:val="00342C15"/>
    <w:rsid w:val="003431C9"/>
    <w:rsid w:val="00343400"/>
    <w:rsid w:val="00343734"/>
    <w:rsid w:val="00345592"/>
    <w:rsid w:val="003463ED"/>
    <w:rsid w:val="0034671C"/>
    <w:rsid w:val="003467B2"/>
    <w:rsid w:val="003518B3"/>
    <w:rsid w:val="00351CB7"/>
    <w:rsid w:val="00353868"/>
    <w:rsid w:val="00353993"/>
    <w:rsid w:val="003541F2"/>
    <w:rsid w:val="00354DD7"/>
    <w:rsid w:val="0035515B"/>
    <w:rsid w:val="0035627C"/>
    <w:rsid w:val="003576E7"/>
    <w:rsid w:val="00361074"/>
    <w:rsid w:val="00361AD9"/>
    <w:rsid w:val="0036240A"/>
    <w:rsid w:val="00362696"/>
    <w:rsid w:val="003628A9"/>
    <w:rsid w:val="00362E2D"/>
    <w:rsid w:val="003635D4"/>
    <w:rsid w:val="00363D13"/>
    <w:rsid w:val="003643D1"/>
    <w:rsid w:val="00364A71"/>
    <w:rsid w:val="003661B8"/>
    <w:rsid w:val="0037078A"/>
    <w:rsid w:val="00371491"/>
    <w:rsid w:val="00372773"/>
    <w:rsid w:val="00372ED4"/>
    <w:rsid w:val="00373893"/>
    <w:rsid w:val="003740C9"/>
    <w:rsid w:val="003745C2"/>
    <w:rsid w:val="00374656"/>
    <w:rsid w:val="003753EE"/>
    <w:rsid w:val="003769D4"/>
    <w:rsid w:val="003773FF"/>
    <w:rsid w:val="00377598"/>
    <w:rsid w:val="003779A3"/>
    <w:rsid w:val="00380104"/>
    <w:rsid w:val="00380653"/>
    <w:rsid w:val="00380E87"/>
    <w:rsid w:val="00381417"/>
    <w:rsid w:val="003814C3"/>
    <w:rsid w:val="0038172F"/>
    <w:rsid w:val="00381AB4"/>
    <w:rsid w:val="00382B28"/>
    <w:rsid w:val="00382E7F"/>
    <w:rsid w:val="0038323E"/>
    <w:rsid w:val="00383C4D"/>
    <w:rsid w:val="00384AD0"/>
    <w:rsid w:val="00385CD5"/>
    <w:rsid w:val="00386400"/>
    <w:rsid w:val="0038664A"/>
    <w:rsid w:val="003871EE"/>
    <w:rsid w:val="0038728A"/>
    <w:rsid w:val="00392185"/>
    <w:rsid w:val="00392717"/>
    <w:rsid w:val="0039291B"/>
    <w:rsid w:val="00392953"/>
    <w:rsid w:val="00393037"/>
    <w:rsid w:val="00393E7D"/>
    <w:rsid w:val="00395620"/>
    <w:rsid w:val="00395A4C"/>
    <w:rsid w:val="00395F8F"/>
    <w:rsid w:val="00396648"/>
    <w:rsid w:val="003A0F1A"/>
    <w:rsid w:val="003A23EE"/>
    <w:rsid w:val="003A55EF"/>
    <w:rsid w:val="003B00A6"/>
    <w:rsid w:val="003B233C"/>
    <w:rsid w:val="003B4465"/>
    <w:rsid w:val="003B5029"/>
    <w:rsid w:val="003B706A"/>
    <w:rsid w:val="003B75A9"/>
    <w:rsid w:val="003C015C"/>
    <w:rsid w:val="003C08F0"/>
    <w:rsid w:val="003C15A7"/>
    <w:rsid w:val="003C1731"/>
    <w:rsid w:val="003C206B"/>
    <w:rsid w:val="003C2F19"/>
    <w:rsid w:val="003C3140"/>
    <w:rsid w:val="003C4BFD"/>
    <w:rsid w:val="003C5F80"/>
    <w:rsid w:val="003C6594"/>
    <w:rsid w:val="003C6DFC"/>
    <w:rsid w:val="003C7A5C"/>
    <w:rsid w:val="003D02E8"/>
    <w:rsid w:val="003D038F"/>
    <w:rsid w:val="003D1414"/>
    <w:rsid w:val="003D1AB3"/>
    <w:rsid w:val="003D2D36"/>
    <w:rsid w:val="003E0774"/>
    <w:rsid w:val="003E18EB"/>
    <w:rsid w:val="003E1BEA"/>
    <w:rsid w:val="003E2CA3"/>
    <w:rsid w:val="003E3186"/>
    <w:rsid w:val="003E3482"/>
    <w:rsid w:val="003E3577"/>
    <w:rsid w:val="003E3B7B"/>
    <w:rsid w:val="003E3BBA"/>
    <w:rsid w:val="003E4AE6"/>
    <w:rsid w:val="003E6667"/>
    <w:rsid w:val="003E75CA"/>
    <w:rsid w:val="003F06CC"/>
    <w:rsid w:val="003F1013"/>
    <w:rsid w:val="003F1F22"/>
    <w:rsid w:val="003F201B"/>
    <w:rsid w:val="003F2BF4"/>
    <w:rsid w:val="003F2CC6"/>
    <w:rsid w:val="003F3A85"/>
    <w:rsid w:val="003F3B9B"/>
    <w:rsid w:val="003F4537"/>
    <w:rsid w:val="003F4DB3"/>
    <w:rsid w:val="004003FF"/>
    <w:rsid w:val="00400C87"/>
    <w:rsid w:val="00402670"/>
    <w:rsid w:val="00403848"/>
    <w:rsid w:val="00403E5E"/>
    <w:rsid w:val="00404CA0"/>
    <w:rsid w:val="00404CEF"/>
    <w:rsid w:val="00404D16"/>
    <w:rsid w:val="00405A7B"/>
    <w:rsid w:val="00405D2D"/>
    <w:rsid w:val="00406122"/>
    <w:rsid w:val="0040623D"/>
    <w:rsid w:val="00412575"/>
    <w:rsid w:val="004136F7"/>
    <w:rsid w:val="00413D5D"/>
    <w:rsid w:val="00414933"/>
    <w:rsid w:val="00415449"/>
    <w:rsid w:val="00415FD5"/>
    <w:rsid w:val="00417BC3"/>
    <w:rsid w:val="00421816"/>
    <w:rsid w:val="004219A4"/>
    <w:rsid w:val="00422F75"/>
    <w:rsid w:val="00423149"/>
    <w:rsid w:val="0042369A"/>
    <w:rsid w:val="004265B8"/>
    <w:rsid w:val="0042676E"/>
    <w:rsid w:val="00430D15"/>
    <w:rsid w:val="00433172"/>
    <w:rsid w:val="00433789"/>
    <w:rsid w:val="00433908"/>
    <w:rsid w:val="00434134"/>
    <w:rsid w:val="00436979"/>
    <w:rsid w:val="00441329"/>
    <w:rsid w:val="00441392"/>
    <w:rsid w:val="00441E74"/>
    <w:rsid w:val="00442B92"/>
    <w:rsid w:val="00443B34"/>
    <w:rsid w:val="004443A3"/>
    <w:rsid w:val="00444A83"/>
    <w:rsid w:val="00444B56"/>
    <w:rsid w:val="00444BBA"/>
    <w:rsid w:val="0044569C"/>
    <w:rsid w:val="00445896"/>
    <w:rsid w:val="00450775"/>
    <w:rsid w:val="00451799"/>
    <w:rsid w:val="00452CA3"/>
    <w:rsid w:val="00453DEF"/>
    <w:rsid w:val="0045441E"/>
    <w:rsid w:val="004547C4"/>
    <w:rsid w:val="004548CD"/>
    <w:rsid w:val="004553DB"/>
    <w:rsid w:val="00456778"/>
    <w:rsid w:val="00456E80"/>
    <w:rsid w:val="00457A62"/>
    <w:rsid w:val="0046043E"/>
    <w:rsid w:val="00465ECC"/>
    <w:rsid w:val="00466D34"/>
    <w:rsid w:val="00470CC6"/>
    <w:rsid w:val="00471071"/>
    <w:rsid w:val="004713DE"/>
    <w:rsid w:val="0047300A"/>
    <w:rsid w:val="00473BFF"/>
    <w:rsid w:val="00473CA0"/>
    <w:rsid w:val="00474E2C"/>
    <w:rsid w:val="004753F0"/>
    <w:rsid w:val="00475416"/>
    <w:rsid w:val="004754E0"/>
    <w:rsid w:val="00476C13"/>
    <w:rsid w:val="00477EA1"/>
    <w:rsid w:val="004808FE"/>
    <w:rsid w:val="00481003"/>
    <w:rsid w:val="004814AB"/>
    <w:rsid w:val="00482575"/>
    <w:rsid w:val="0048398B"/>
    <w:rsid w:val="00483FDF"/>
    <w:rsid w:val="004845D3"/>
    <w:rsid w:val="0048521C"/>
    <w:rsid w:val="004855A5"/>
    <w:rsid w:val="0048717A"/>
    <w:rsid w:val="004871B5"/>
    <w:rsid w:val="00487455"/>
    <w:rsid w:val="00487B07"/>
    <w:rsid w:val="00490A03"/>
    <w:rsid w:val="00490AA8"/>
    <w:rsid w:val="00490B46"/>
    <w:rsid w:val="00492236"/>
    <w:rsid w:val="004922BA"/>
    <w:rsid w:val="0049349B"/>
    <w:rsid w:val="004943C2"/>
    <w:rsid w:val="00494F03"/>
    <w:rsid w:val="00496532"/>
    <w:rsid w:val="00496B26"/>
    <w:rsid w:val="004A0096"/>
    <w:rsid w:val="004A30FB"/>
    <w:rsid w:val="004A428A"/>
    <w:rsid w:val="004A42E5"/>
    <w:rsid w:val="004A4CCC"/>
    <w:rsid w:val="004A67DA"/>
    <w:rsid w:val="004A6AFE"/>
    <w:rsid w:val="004A75A4"/>
    <w:rsid w:val="004B020C"/>
    <w:rsid w:val="004B0590"/>
    <w:rsid w:val="004B2844"/>
    <w:rsid w:val="004B4778"/>
    <w:rsid w:val="004B566D"/>
    <w:rsid w:val="004B730A"/>
    <w:rsid w:val="004C1A19"/>
    <w:rsid w:val="004C1D59"/>
    <w:rsid w:val="004C1D82"/>
    <w:rsid w:val="004C1EDF"/>
    <w:rsid w:val="004C1EE0"/>
    <w:rsid w:val="004C2687"/>
    <w:rsid w:val="004C2B68"/>
    <w:rsid w:val="004C2D22"/>
    <w:rsid w:val="004C2D62"/>
    <w:rsid w:val="004C34B7"/>
    <w:rsid w:val="004C3D68"/>
    <w:rsid w:val="004C424E"/>
    <w:rsid w:val="004C4530"/>
    <w:rsid w:val="004C571D"/>
    <w:rsid w:val="004C6041"/>
    <w:rsid w:val="004C684B"/>
    <w:rsid w:val="004C6DF9"/>
    <w:rsid w:val="004C7D80"/>
    <w:rsid w:val="004D1387"/>
    <w:rsid w:val="004D1A62"/>
    <w:rsid w:val="004D2CDB"/>
    <w:rsid w:val="004D3EBA"/>
    <w:rsid w:val="004D3FA0"/>
    <w:rsid w:val="004D43EB"/>
    <w:rsid w:val="004D4D23"/>
    <w:rsid w:val="004D6165"/>
    <w:rsid w:val="004D6D8A"/>
    <w:rsid w:val="004D7896"/>
    <w:rsid w:val="004D7E11"/>
    <w:rsid w:val="004E0086"/>
    <w:rsid w:val="004E1EE0"/>
    <w:rsid w:val="004E327F"/>
    <w:rsid w:val="004E3E7B"/>
    <w:rsid w:val="004E46F2"/>
    <w:rsid w:val="004E471E"/>
    <w:rsid w:val="004E5A4B"/>
    <w:rsid w:val="004E773F"/>
    <w:rsid w:val="004F0409"/>
    <w:rsid w:val="004F1B31"/>
    <w:rsid w:val="004F2509"/>
    <w:rsid w:val="004F2F71"/>
    <w:rsid w:val="004F41D5"/>
    <w:rsid w:val="004F46DA"/>
    <w:rsid w:val="004F53E4"/>
    <w:rsid w:val="004F59AD"/>
    <w:rsid w:val="004F5BA0"/>
    <w:rsid w:val="004F6136"/>
    <w:rsid w:val="005004FD"/>
    <w:rsid w:val="00500908"/>
    <w:rsid w:val="00500C11"/>
    <w:rsid w:val="00500D6F"/>
    <w:rsid w:val="005018E6"/>
    <w:rsid w:val="005047BE"/>
    <w:rsid w:val="00504CE9"/>
    <w:rsid w:val="00505035"/>
    <w:rsid w:val="005057EA"/>
    <w:rsid w:val="00505C87"/>
    <w:rsid w:val="0050617E"/>
    <w:rsid w:val="00506E4F"/>
    <w:rsid w:val="00507502"/>
    <w:rsid w:val="00510638"/>
    <w:rsid w:val="00511005"/>
    <w:rsid w:val="00511805"/>
    <w:rsid w:val="00512148"/>
    <w:rsid w:val="00513278"/>
    <w:rsid w:val="005148FD"/>
    <w:rsid w:val="00520280"/>
    <w:rsid w:val="00520FED"/>
    <w:rsid w:val="005221C8"/>
    <w:rsid w:val="00522FB5"/>
    <w:rsid w:val="00523590"/>
    <w:rsid w:val="005235AC"/>
    <w:rsid w:val="00523603"/>
    <w:rsid w:val="00523E73"/>
    <w:rsid w:val="0052410C"/>
    <w:rsid w:val="00525422"/>
    <w:rsid w:val="005254EB"/>
    <w:rsid w:val="00526418"/>
    <w:rsid w:val="00527040"/>
    <w:rsid w:val="005323DB"/>
    <w:rsid w:val="00533177"/>
    <w:rsid w:val="00533418"/>
    <w:rsid w:val="005337C0"/>
    <w:rsid w:val="00533F7C"/>
    <w:rsid w:val="00534813"/>
    <w:rsid w:val="00534A96"/>
    <w:rsid w:val="00535154"/>
    <w:rsid w:val="0053565D"/>
    <w:rsid w:val="00536885"/>
    <w:rsid w:val="005368CF"/>
    <w:rsid w:val="0054078B"/>
    <w:rsid w:val="005413E0"/>
    <w:rsid w:val="00541C55"/>
    <w:rsid w:val="00541D2A"/>
    <w:rsid w:val="00543C68"/>
    <w:rsid w:val="00544314"/>
    <w:rsid w:val="00544AB7"/>
    <w:rsid w:val="00545B58"/>
    <w:rsid w:val="00546532"/>
    <w:rsid w:val="00546C24"/>
    <w:rsid w:val="00551121"/>
    <w:rsid w:val="00551663"/>
    <w:rsid w:val="00551826"/>
    <w:rsid w:val="005523B1"/>
    <w:rsid w:val="00552681"/>
    <w:rsid w:val="005533C5"/>
    <w:rsid w:val="00553CF1"/>
    <w:rsid w:val="00554891"/>
    <w:rsid w:val="00554EFD"/>
    <w:rsid w:val="00555D31"/>
    <w:rsid w:val="005568E9"/>
    <w:rsid w:val="00556C77"/>
    <w:rsid w:val="005574BC"/>
    <w:rsid w:val="00557CCB"/>
    <w:rsid w:val="005618EE"/>
    <w:rsid w:val="00561B27"/>
    <w:rsid w:val="00561EDF"/>
    <w:rsid w:val="00561EFC"/>
    <w:rsid w:val="00562AD1"/>
    <w:rsid w:val="00563FC1"/>
    <w:rsid w:val="00564A69"/>
    <w:rsid w:val="00566BD0"/>
    <w:rsid w:val="00566D91"/>
    <w:rsid w:val="005679BD"/>
    <w:rsid w:val="00570C9A"/>
    <w:rsid w:val="00573838"/>
    <w:rsid w:val="0057513F"/>
    <w:rsid w:val="0057520E"/>
    <w:rsid w:val="00575744"/>
    <w:rsid w:val="00576282"/>
    <w:rsid w:val="00576C7F"/>
    <w:rsid w:val="005778F2"/>
    <w:rsid w:val="0058036F"/>
    <w:rsid w:val="0058054F"/>
    <w:rsid w:val="005820DA"/>
    <w:rsid w:val="00582C0E"/>
    <w:rsid w:val="00583C9F"/>
    <w:rsid w:val="005846AC"/>
    <w:rsid w:val="00585733"/>
    <w:rsid w:val="0058634B"/>
    <w:rsid w:val="00586942"/>
    <w:rsid w:val="00586C2E"/>
    <w:rsid w:val="00586C84"/>
    <w:rsid w:val="005872D9"/>
    <w:rsid w:val="005902F8"/>
    <w:rsid w:val="00591AD4"/>
    <w:rsid w:val="00594006"/>
    <w:rsid w:val="0059527D"/>
    <w:rsid w:val="0059532C"/>
    <w:rsid w:val="005957C9"/>
    <w:rsid w:val="00596835"/>
    <w:rsid w:val="005969C6"/>
    <w:rsid w:val="005974B7"/>
    <w:rsid w:val="005977D6"/>
    <w:rsid w:val="005A0C2A"/>
    <w:rsid w:val="005A0F16"/>
    <w:rsid w:val="005A225C"/>
    <w:rsid w:val="005A41A0"/>
    <w:rsid w:val="005A5126"/>
    <w:rsid w:val="005A5B00"/>
    <w:rsid w:val="005A6758"/>
    <w:rsid w:val="005A7279"/>
    <w:rsid w:val="005A76F6"/>
    <w:rsid w:val="005ADAD4"/>
    <w:rsid w:val="005B097D"/>
    <w:rsid w:val="005B13F7"/>
    <w:rsid w:val="005B1751"/>
    <w:rsid w:val="005B18C5"/>
    <w:rsid w:val="005B1D06"/>
    <w:rsid w:val="005B4C31"/>
    <w:rsid w:val="005B5246"/>
    <w:rsid w:val="005B59A4"/>
    <w:rsid w:val="005B6527"/>
    <w:rsid w:val="005B66AA"/>
    <w:rsid w:val="005B6E9A"/>
    <w:rsid w:val="005B761E"/>
    <w:rsid w:val="005C1C86"/>
    <w:rsid w:val="005C1E65"/>
    <w:rsid w:val="005C206D"/>
    <w:rsid w:val="005C27F8"/>
    <w:rsid w:val="005C3AA5"/>
    <w:rsid w:val="005C403B"/>
    <w:rsid w:val="005C47EE"/>
    <w:rsid w:val="005C551D"/>
    <w:rsid w:val="005C61B2"/>
    <w:rsid w:val="005C627A"/>
    <w:rsid w:val="005C74D8"/>
    <w:rsid w:val="005C79E6"/>
    <w:rsid w:val="005D1C22"/>
    <w:rsid w:val="005D1C26"/>
    <w:rsid w:val="005D205F"/>
    <w:rsid w:val="005D28A2"/>
    <w:rsid w:val="005D2D14"/>
    <w:rsid w:val="005D2E50"/>
    <w:rsid w:val="005D3E12"/>
    <w:rsid w:val="005D4000"/>
    <w:rsid w:val="005D456A"/>
    <w:rsid w:val="005D45B4"/>
    <w:rsid w:val="005D4A65"/>
    <w:rsid w:val="005D5979"/>
    <w:rsid w:val="005D5A32"/>
    <w:rsid w:val="005D61B9"/>
    <w:rsid w:val="005D68EC"/>
    <w:rsid w:val="005D71BF"/>
    <w:rsid w:val="005D781F"/>
    <w:rsid w:val="005D7E4C"/>
    <w:rsid w:val="005E1557"/>
    <w:rsid w:val="005E1BC5"/>
    <w:rsid w:val="005E34AE"/>
    <w:rsid w:val="005E3B09"/>
    <w:rsid w:val="005E3BC9"/>
    <w:rsid w:val="005E4E97"/>
    <w:rsid w:val="005E598C"/>
    <w:rsid w:val="005F0210"/>
    <w:rsid w:val="005F0B33"/>
    <w:rsid w:val="005F16D0"/>
    <w:rsid w:val="005F1F6E"/>
    <w:rsid w:val="005F28BF"/>
    <w:rsid w:val="005F35E4"/>
    <w:rsid w:val="005F37E1"/>
    <w:rsid w:val="005F3865"/>
    <w:rsid w:val="005F40F4"/>
    <w:rsid w:val="005F4F54"/>
    <w:rsid w:val="005F6DA7"/>
    <w:rsid w:val="005F76F2"/>
    <w:rsid w:val="005F7AE0"/>
    <w:rsid w:val="005F7FC1"/>
    <w:rsid w:val="006008D8"/>
    <w:rsid w:val="00600975"/>
    <w:rsid w:val="00600B75"/>
    <w:rsid w:val="00600CAC"/>
    <w:rsid w:val="00602B09"/>
    <w:rsid w:val="00602FA1"/>
    <w:rsid w:val="006034ED"/>
    <w:rsid w:val="00604217"/>
    <w:rsid w:val="0060478A"/>
    <w:rsid w:val="00604BD1"/>
    <w:rsid w:val="00604C4B"/>
    <w:rsid w:val="00605CD9"/>
    <w:rsid w:val="00605EA1"/>
    <w:rsid w:val="0060688B"/>
    <w:rsid w:val="006078A1"/>
    <w:rsid w:val="00607B24"/>
    <w:rsid w:val="00607CF0"/>
    <w:rsid w:val="00610191"/>
    <w:rsid w:val="006121C7"/>
    <w:rsid w:val="006143D4"/>
    <w:rsid w:val="00614BD8"/>
    <w:rsid w:val="0061602D"/>
    <w:rsid w:val="006168B4"/>
    <w:rsid w:val="00616F21"/>
    <w:rsid w:val="006170F2"/>
    <w:rsid w:val="00617D8D"/>
    <w:rsid w:val="0062193F"/>
    <w:rsid w:val="00622F48"/>
    <w:rsid w:val="00623CC7"/>
    <w:rsid w:val="00624034"/>
    <w:rsid w:val="00624C2A"/>
    <w:rsid w:val="00624F81"/>
    <w:rsid w:val="0062617E"/>
    <w:rsid w:val="006266B5"/>
    <w:rsid w:val="00626E32"/>
    <w:rsid w:val="00630C95"/>
    <w:rsid w:val="00630E9F"/>
    <w:rsid w:val="00631216"/>
    <w:rsid w:val="00632261"/>
    <w:rsid w:val="00632C45"/>
    <w:rsid w:val="00633D45"/>
    <w:rsid w:val="00633DBC"/>
    <w:rsid w:val="006343B3"/>
    <w:rsid w:val="00634847"/>
    <w:rsid w:val="00634DEB"/>
    <w:rsid w:val="0063596B"/>
    <w:rsid w:val="00636F1E"/>
    <w:rsid w:val="00637778"/>
    <w:rsid w:val="0064074F"/>
    <w:rsid w:val="00642697"/>
    <w:rsid w:val="00644703"/>
    <w:rsid w:val="00644E05"/>
    <w:rsid w:val="0064563D"/>
    <w:rsid w:val="006459CC"/>
    <w:rsid w:val="00645E7B"/>
    <w:rsid w:val="00646CF1"/>
    <w:rsid w:val="006472B7"/>
    <w:rsid w:val="0065006F"/>
    <w:rsid w:val="0065183E"/>
    <w:rsid w:val="00652856"/>
    <w:rsid w:val="00653986"/>
    <w:rsid w:val="00654207"/>
    <w:rsid w:val="00654929"/>
    <w:rsid w:val="0065661A"/>
    <w:rsid w:val="00661044"/>
    <w:rsid w:val="00661E2A"/>
    <w:rsid w:val="00662385"/>
    <w:rsid w:val="00662659"/>
    <w:rsid w:val="006629BF"/>
    <w:rsid w:val="00662D8D"/>
    <w:rsid w:val="006637C6"/>
    <w:rsid w:val="00667646"/>
    <w:rsid w:val="00667810"/>
    <w:rsid w:val="006700ED"/>
    <w:rsid w:val="0067107C"/>
    <w:rsid w:val="006712DF"/>
    <w:rsid w:val="0067155B"/>
    <w:rsid w:val="00672EF2"/>
    <w:rsid w:val="00673F74"/>
    <w:rsid w:val="006749A8"/>
    <w:rsid w:val="0067670A"/>
    <w:rsid w:val="00676EBC"/>
    <w:rsid w:val="00677367"/>
    <w:rsid w:val="00677549"/>
    <w:rsid w:val="0067760B"/>
    <w:rsid w:val="00677E24"/>
    <w:rsid w:val="00682B4B"/>
    <w:rsid w:val="00683244"/>
    <w:rsid w:val="00684A88"/>
    <w:rsid w:val="0068522B"/>
    <w:rsid w:val="00685FE8"/>
    <w:rsid w:val="0068617B"/>
    <w:rsid w:val="0069153D"/>
    <w:rsid w:val="00692084"/>
    <w:rsid w:val="00692C93"/>
    <w:rsid w:val="00692FB5"/>
    <w:rsid w:val="006936AA"/>
    <w:rsid w:val="0069489F"/>
    <w:rsid w:val="00694DCC"/>
    <w:rsid w:val="0069552C"/>
    <w:rsid w:val="00696105"/>
    <w:rsid w:val="0069711A"/>
    <w:rsid w:val="006973BA"/>
    <w:rsid w:val="006978E4"/>
    <w:rsid w:val="00697ECC"/>
    <w:rsid w:val="006A32C4"/>
    <w:rsid w:val="006A36FA"/>
    <w:rsid w:val="006A3A94"/>
    <w:rsid w:val="006A6A6A"/>
    <w:rsid w:val="006B0238"/>
    <w:rsid w:val="006B08F5"/>
    <w:rsid w:val="006B0C68"/>
    <w:rsid w:val="006B0E55"/>
    <w:rsid w:val="006B1291"/>
    <w:rsid w:val="006B2195"/>
    <w:rsid w:val="006B33D6"/>
    <w:rsid w:val="006B489F"/>
    <w:rsid w:val="006B56D5"/>
    <w:rsid w:val="006B582B"/>
    <w:rsid w:val="006B59F2"/>
    <w:rsid w:val="006B612D"/>
    <w:rsid w:val="006B7278"/>
    <w:rsid w:val="006B7EC2"/>
    <w:rsid w:val="006B7EC4"/>
    <w:rsid w:val="006C01B0"/>
    <w:rsid w:val="006C0843"/>
    <w:rsid w:val="006C0ADB"/>
    <w:rsid w:val="006C15E6"/>
    <w:rsid w:val="006C17F4"/>
    <w:rsid w:val="006C1E2F"/>
    <w:rsid w:val="006C1F05"/>
    <w:rsid w:val="006C223F"/>
    <w:rsid w:val="006C44DD"/>
    <w:rsid w:val="006C4845"/>
    <w:rsid w:val="006C4A80"/>
    <w:rsid w:val="006C6BCC"/>
    <w:rsid w:val="006C6FD0"/>
    <w:rsid w:val="006C7121"/>
    <w:rsid w:val="006D06C7"/>
    <w:rsid w:val="006D1C16"/>
    <w:rsid w:val="006D231E"/>
    <w:rsid w:val="006D2499"/>
    <w:rsid w:val="006D2703"/>
    <w:rsid w:val="006D29D9"/>
    <w:rsid w:val="006D2BCA"/>
    <w:rsid w:val="006D309F"/>
    <w:rsid w:val="006D4408"/>
    <w:rsid w:val="006D45D3"/>
    <w:rsid w:val="006D466F"/>
    <w:rsid w:val="006D4761"/>
    <w:rsid w:val="006D4F93"/>
    <w:rsid w:val="006D5E71"/>
    <w:rsid w:val="006D79C4"/>
    <w:rsid w:val="006D7C07"/>
    <w:rsid w:val="006E188D"/>
    <w:rsid w:val="006E28E7"/>
    <w:rsid w:val="006E2C44"/>
    <w:rsid w:val="006E3108"/>
    <w:rsid w:val="006E50FF"/>
    <w:rsid w:val="006E5911"/>
    <w:rsid w:val="006E6622"/>
    <w:rsid w:val="006E6BD9"/>
    <w:rsid w:val="006E7004"/>
    <w:rsid w:val="006E7044"/>
    <w:rsid w:val="006E75DD"/>
    <w:rsid w:val="006F0746"/>
    <w:rsid w:val="006F0AED"/>
    <w:rsid w:val="006F0D16"/>
    <w:rsid w:val="006F18CB"/>
    <w:rsid w:val="006F37D4"/>
    <w:rsid w:val="006F624B"/>
    <w:rsid w:val="006F677B"/>
    <w:rsid w:val="006F7B8A"/>
    <w:rsid w:val="00700FCF"/>
    <w:rsid w:val="00701799"/>
    <w:rsid w:val="00703A05"/>
    <w:rsid w:val="00704522"/>
    <w:rsid w:val="00704F7F"/>
    <w:rsid w:val="007063B6"/>
    <w:rsid w:val="007069CB"/>
    <w:rsid w:val="00706B3B"/>
    <w:rsid w:val="007102EC"/>
    <w:rsid w:val="007112C8"/>
    <w:rsid w:val="0071140B"/>
    <w:rsid w:val="007130ED"/>
    <w:rsid w:val="00713D5D"/>
    <w:rsid w:val="00715243"/>
    <w:rsid w:val="00716784"/>
    <w:rsid w:val="007168B3"/>
    <w:rsid w:val="00717E8A"/>
    <w:rsid w:val="00717E8B"/>
    <w:rsid w:val="007201A0"/>
    <w:rsid w:val="00721FD8"/>
    <w:rsid w:val="00722B61"/>
    <w:rsid w:val="00722C19"/>
    <w:rsid w:val="00724FD1"/>
    <w:rsid w:val="00726423"/>
    <w:rsid w:val="00726E22"/>
    <w:rsid w:val="00727CA2"/>
    <w:rsid w:val="007304DA"/>
    <w:rsid w:val="0073075D"/>
    <w:rsid w:val="007307AB"/>
    <w:rsid w:val="00731EC8"/>
    <w:rsid w:val="00733175"/>
    <w:rsid w:val="007332F2"/>
    <w:rsid w:val="0073368D"/>
    <w:rsid w:val="00734026"/>
    <w:rsid w:val="0073406E"/>
    <w:rsid w:val="00736B5C"/>
    <w:rsid w:val="0074051F"/>
    <w:rsid w:val="007408F6"/>
    <w:rsid w:val="007415A6"/>
    <w:rsid w:val="00741D3C"/>
    <w:rsid w:val="00741EEA"/>
    <w:rsid w:val="00742701"/>
    <w:rsid w:val="00742FB3"/>
    <w:rsid w:val="00743EF7"/>
    <w:rsid w:val="00745383"/>
    <w:rsid w:val="007465E9"/>
    <w:rsid w:val="00747841"/>
    <w:rsid w:val="0075005E"/>
    <w:rsid w:val="007502F5"/>
    <w:rsid w:val="00752376"/>
    <w:rsid w:val="00752C25"/>
    <w:rsid w:val="00752E22"/>
    <w:rsid w:val="00753BAD"/>
    <w:rsid w:val="00753D17"/>
    <w:rsid w:val="00753D55"/>
    <w:rsid w:val="00753FFD"/>
    <w:rsid w:val="00754259"/>
    <w:rsid w:val="007548F3"/>
    <w:rsid w:val="00755F06"/>
    <w:rsid w:val="007561CD"/>
    <w:rsid w:val="0075710C"/>
    <w:rsid w:val="007606E3"/>
    <w:rsid w:val="007616A9"/>
    <w:rsid w:val="00761852"/>
    <w:rsid w:val="00761C0C"/>
    <w:rsid w:val="00762024"/>
    <w:rsid w:val="00763BA1"/>
    <w:rsid w:val="0076401B"/>
    <w:rsid w:val="00764076"/>
    <w:rsid w:val="007653A4"/>
    <w:rsid w:val="00765804"/>
    <w:rsid w:val="00765A5B"/>
    <w:rsid w:val="00766297"/>
    <w:rsid w:val="00766AD3"/>
    <w:rsid w:val="00767252"/>
    <w:rsid w:val="00767BCB"/>
    <w:rsid w:val="00770A68"/>
    <w:rsid w:val="00771552"/>
    <w:rsid w:val="00772331"/>
    <w:rsid w:val="00772E9E"/>
    <w:rsid w:val="007767F8"/>
    <w:rsid w:val="00777E21"/>
    <w:rsid w:val="00780392"/>
    <w:rsid w:val="0078048D"/>
    <w:rsid w:val="00780BD1"/>
    <w:rsid w:val="0078213B"/>
    <w:rsid w:val="00782BF9"/>
    <w:rsid w:val="00782F0A"/>
    <w:rsid w:val="00782FAC"/>
    <w:rsid w:val="007831A8"/>
    <w:rsid w:val="00783807"/>
    <w:rsid w:val="00783857"/>
    <w:rsid w:val="007839D8"/>
    <w:rsid w:val="00784E3A"/>
    <w:rsid w:val="007857A9"/>
    <w:rsid w:val="00786527"/>
    <w:rsid w:val="00790C9A"/>
    <w:rsid w:val="00790EBD"/>
    <w:rsid w:val="0079107E"/>
    <w:rsid w:val="00791B40"/>
    <w:rsid w:val="00791D25"/>
    <w:rsid w:val="0079207D"/>
    <w:rsid w:val="007943B2"/>
    <w:rsid w:val="00794848"/>
    <w:rsid w:val="00796CCD"/>
    <w:rsid w:val="007A0A54"/>
    <w:rsid w:val="007A137A"/>
    <w:rsid w:val="007A1F32"/>
    <w:rsid w:val="007A3525"/>
    <w:rsid w:val="007A373A"/>
    <w:rsid w:val="007A4113"/>
    <w:rsid w:val="007A4D74"/>
    <w:rsid w:val="007A6089"/>
    <w:rsid w:val="007A709C"/>
    <w:rsid w:val="007A75EE"/>
    <w:rsid w:val="007B04FA"/>
    <w:rsid w:val="007B0A90"/>
    <w:rsid w:val="007B23C4"/>
    <w:rsid w:val="007B5344"/>
    <w:rsid w:val="007B5386"/>
    <w:rsid w:val="007B642F"/>
    <w:rsid w:val="007B6950"/>
    <w:rsid w:val="007B775C"/>
    <w:rsid w:val="007B7FC4"/>
    <w:rsid w:val="007C1990"/>
    <w:rsid w:val="007C4263"/>
    <w:rsid w:val="007C450A"/>
    <w:rsid w:val="007C451B"/>
    <w:rsid w:val="007C562E"/>
    <w:rsid w:val="007C5F9B"/>
    <w:rsid w:val="007C6ED0"/>
    <w:rsid w:val="007C70F7"/>
    <w:rsid w:val="007C7C23"/>
    <w:rsid w:val="007C7FF1"/>
    <w:rsid w:val="007D1024"/>
    <w:rsid w:val="007D12C4"/>
    <w:rsid w:val="007D13A9"/>
    <w:rsid w:val="007D19F0"/>
    <w:rsid w:val="007D3940"/>
    <w:rsid w:val="007D451A"/>
    <w:rsid w:val="007D5161"/>
    <w:rsid w:val="007D6479"/>
    <w:rsid w:val="007D6AD8"/>
    <w:rsid w:val="007D720C"/>
    <w:rsid w:val="007E0168"/>
    <w:rsid w:val="007E0B90"/>
    <w:rsid w:val="007E0D0A"/>
    <w:rsid w:val="007E1B1F"/>
    <w:rsid w:val="007E1CC5"/>
    <w:rsid w:val="007E2580"/>
    <w:rsid w:val="007E27B8"/>
    <w:rsid w:val="007E3248"/>
    <w:rsid w:val="007E3BB4"/>
    <w:rsid w:val="007E3F44"/>
    <w:rsid w:val="007E4653"/>
    <w:rsid w:val="007E4A41"/>
    <w:rsid w:val="007E53F5"/>
    <w:rsid w:val="007E5754"/>
    <w:rsid w:val="007E6B4E"/>
    <w:rsid w:val="007F021C"/>
    <w:rsid w:val="007F0283"/>
    <w:rsid w:val="007F1CAA"/>
    <w:rsid w:val="007F1DA1"/>
    <w:rsid w:val="007F2D6E"/>
    <w:rsid w:val="007F2E0C"/>
    <w:rsid w:val="007F3BD9"/>
    <w:rsid w:val="007F4091"/>
    <w:rsid w:val="007F4ABA"/>
    <w:rsid w:val="007F6114"/>
    <w:rsid w:val="007F6177"/>
    <w:rsid w:val="007F61E9"/>
    <w:rsid w:val="007F70F7"/>
    <w:rsid w:val="007F7ADC"/>
    <w:rsid w:val="007F7C5A"/>
    <w:rsid w:val="00800C2D"/>
    <w:rsid w:val="0080114C"/>
    <w:rsid w:val="00804A4C"/>
    <w:rsid w:val="00805BAB"/>
    <w:rsid w:val="00805FBD"/>
    <w:rsid w:val="00811606"/>
    <w:rsid w:val="00811849"/>
    <w:rsid w:val="00812378"/>
    <w:rsid w:val="00812819"/>
    <w:rsid w:val="00812E5F"/>
    <w:rsid w:val="00813A0B"/>
    <w:rsid w:val="008148C2"/>
    <w:rsid w:val="008160CD"/>
    <w:rsid w:val="008164EE"/>
    <w:rsid w:val="00820669"/>
    <w:rsid w:val="00821C7C"/>
    <w:rsid w:val="00822312"/>
    <w:rsid w:val="008235F5"/>
    <w:rsid w:val="00825359"/>
    <w:rsid w:val="00825742"/>
    <w:rsid w:val="008258D1"/>
    <w:rsid w:val="00826492"/>
    <w:rsid w:val="00827478"/>
    <w:rsid w:val="00831F4A"/>
    <w:rsid w:val="0083207D"/>
    <w:rsid w:val="008322F5"/>
    <w:rsid w:val="00832312"/>
    <w:rsid w:val="00833A72"/>
    <w:rsid w:val="00833AC2"/>
    <w:rsid w:val="00834563"/>
    <w:rsid w:val="008350E9"/>
    <w:rsid w:val="0083727D"/>
    <w:rsid w:val="008406F3"/>
    <w:rsid w:val="00840B1E"/>
    <w:rsid w:val="00840D27"/>
    <w:rsid w:val="00847B02"/>
    <w:rsid w:val="008505C4"/>
    <w:rsid w:val="00850691"/>
    <w:rsid w:val="008512B1"/>
    <w:rsid w:val="00851B3F"/>
    <w:rsid w:val="00852D06"/>
    <w:rsid w:val="00852DEC"/>
    <w:rsid w:val="00853294"/>
    <w:rsid w:val="00853FA7"/>
    <w:rsid w:val="0085542B"/>
    <w:rsid w:val="00855D4D"/>
    <w:rsid w:val="00856E1D"/>
    <w:rsid w:val="0086067A"/>
    <w:rsid w:val="008608CA"/>
    <w:rsid w:val="0086133E"/>
    <w:rsid w:val="008614EF"/>
    <w:rsid w:val="00861679"/>
    <w:rsid w:val="00861EE5"/>
    <w:rsid w:val="008633DE"/>
    <w:rsid w:val="00863837"/>
    <w:rsid w:val="008653B6"/>
    <w:rsid w:val="008657C9"/>
    <w:rsid w:val="00866A35"/>
    <w:rsid w:val="008674A1"/>
    <w:rsid w:val="00867C62"/>
    <w:rsid w:val="00871063"/>
    <w:rsid w:val="00871F0E"/>
    <w:rsid w:val="00872AF1"/>
    <w:rsid w:val="008739D9"/>
    <w:rsid w:val="008763F8"/>
    <w:rsid w:val="008764C6"/>
    <w:rsid w:val="00877B17"/>
    <w:rsid w:val="008802CC"/>
    <w:rsid w:val="0088042B"/>
    <w:rsid w:val="00881240"/>
    <w:rsid w:val="00881447"/>
    <w:rsid w:val="00881A99"/>
    <w:rsid w:val="008828D1"/>
    <w:rsid w:val="008829F6"/>
    <w:rsid w:val="00882BB5"/>
    <w:rsid w:val="00883F92"/>
    <w:rsid w:val="008855DF"/>
    <w:rsid w:val="00886730"/>
    <w:rsid w:val="0088748D"/>
    <w:rsid w:val="008876C3"/>
    <w:rsid w:val="008913AD"/>
    <w:rsid w:val="00895C5F"/>
    <w:rsid w:val="008963E5"/>
    <w:rsid w:val="008A0F48"/>
    <w:rsid w:val="008A0FEF"/>
    <w:rsid w:val="008A1AA6"/>
    <w:rsid w:val="008A2202"/>
    <w:rsid w:val="008A2592"/>
    <w:rsid w:val="008A332B"/>
    <w:rsid w:val="008A4136"/>
    <w:rsid w:val="008A4B80"/>
    <w:rsid w:val="008A4CCA"/>
    <w:rsid w:val="008A64CC"/>
    <w:rsid w:val="008A6C78"/>
    <w:rsid w:val="008A6CC7"/>
    <w:rsid w:val="008B13AA"/>
    <w:rsid w:val="008B1942"/>
    <w:rsid w:val="008B29FC"/>
    <w:rsid w:val="008B36E5"/>
    <w:rsid w:val="008B4A5F"/>
    <w:rsid w:val="008B5C46"/>
    <w:rsid w:val="008B685D"/>
    <w:rsid w:val="008B6E37"/>
    <w:rsid w:val="008C06C3"/>
    <w:rsid w:val="008C0971"/>
    <w:rsid w:val="008C17E3"/>
    <w:rsid w:val="008C2703"/>
    <w:rsid w:val="008C3DEC"/>
    <w:rsid w:val="008C4CE0"/>
    <w:rsid w:val="008C613D"/>
    <w:rsid w:val="008C6BDA"/>
    <w:rsid w:val="008C7A7E"/>
    <w:rsid w:val="008D0077"/>
    <w:rsid w:val="008D0B04"/>
    <w:rsid w:val="008D0E89"/>
    <w:rsid w:val="008D1D12"/>
    <w:rsid w:val="008D1F07"/>
    <w:rsid w:val="008D26FF"/>
    <w:rsid w:val="008D3B85"/>
    <w:rsid w:val="008D5107"/>
    <w:rsid w:val="008D56B1"/>
    <w:rsid w:val="008D669D"/>
    <w:rsid w:val="008D69F5"/>
    <w:rsid w:val="008D6D81"/>
    <w:rsid w:val="008D7FDD"/>
    <w:rsid w:val="008E0104"/>
    <w:rsid w:val="008E040B"/>
    <w:rsid w:val="008E04AD"/>
    <w:rsid w:val="008E0BAA"/>
    <w:rsid w:val="008E1964"/>
    <w:rsid w:val="008E33AB"/>
    <w:rsid w:val="008E35B0"/>
    <w:rsid w:val="008E3A8A"/>
    <w:rsid w:val="008E5B1C"/>
    <w:rsid w:val="008E7ABB"/>
    <w:rsid w:val="008F0108"/>
    <w:rsid w:val="008F176B"/>
    <w:rsid w:val="008F1D98"/>
    <w:rsid w:val="008F1F4B"/>
    <w:rsid w:val="008F22EA"/>
    <w:rsid w:val="008F2569"/>
    <w:rsid w:val="008F26B5"/>
    <w:rsid w:val="008F33EF"/>
    <w:rsid w:val="008F3A26"/>
    <w:rsid w:val="008F438E"/>
    <w:rsid w:val="008F565A"/>
    <w:rsid w:val="0090226E"/>
    <w:rsid w:val="0090232A"/>
    <w:rsid w:val="00904B0B"/>
    <w:rsid w:val="009053B6"/>
    <w:rsid w:val="0090651C"/>
    <w:rsid w:val="00906A68"/>
    <w:rsid w:val="00910137"/>
    <w:rsid w:val="009103BC"/>
    <w:rsid w:val="00911FD3"/>
    <w:rsid w:val="00912283"/>
    <w:rsid w:val="009136E8"/>
    <w:rsid w:val="00914871"/>
    <w:rsid w:val="00915493"/>
    <w:rsid w:val="00915AEC"/>
    <w:rsid w:val="009160B3"/>
    <w:rsid w:val="009161DC"/>
    <w:rsid w:val="0091711B"/>
    <w:rsid w:val="009201D9"/>
    <w:rsid w:val="00924476"/>
    <w:rsid w:val="00925418"/>
    <w:rsid w:val="0092558C"/>
    <w:rsid w:val="00925882"/>
    <w:rsid w:val="009259A0"/>
    <w:rsid w:val="00926BB6"/>
    <w:rsid w:val="009274DD"/>
    <w:rsid w:val="00931367"/>
    <w:rsid w:val="0093200D"/>
    <w:rsid w:val="00932B00"/>
    <w:rsid w:val="00933772"/>
    <w:rsid w:val="00933888"/>
    <w:rsid w:val="00933BF6"/>
    <w:rsid w:val="00935E95"/>
    <w:rsid w:val="00937B82"/>
    <w:rsid w:val="009405A9"/>
    <w:rsid w:val="00940E5D"/>
    <w:rsid w:val="00940E60"/>
    <w:rsid w:val="00940EDA"/>
    <w:rsid w:val="00941F5A"/>
    <w:rsid w:val="009432EB"/>
    <w:rsid w:val="009434CA"/>
    <w:rsid w:val="009437C6"/>
    <w:rsid w:val="00943875"/>
    <w:rsid w:val="00943C5D"/>
    <w:rsid w:val="00944B39"/>
    <w:rsid w:val="00944D1C"/>
    <w:rsid w:val="00944D2A"/>
    <w:rsid w:val="00945704"/>
    <w:rsid w:val="009457FE"/>
    <w:rsid w:val="00945DBF"/>
    <w:rsid w:val="009472E0"/>
    <w:rsid w:val="0095121E"/>
    <w:rsid w:val="009515A6"/>
    <w:rsid w:val="0095162D"/>
    <w:rsid w:val="0095268B"/>
    <w:rsid w:val="00953EDA"/>
    <w:rsid w:val="009550E0"/>
    <w:rsid w:val="00955C6A"/>
    <w:rsid w:val="00956A5C"/>
    <w:rsid w:val="0096130E"/>
    <w:rsid w:val="009621B7"/>
    <w:rsid w:val="00962B71"/>
    <w:rsid w:val="0096505F"/>
    <w:rsid w:val="00966092"/>
    <w:rsid w:val="00967433"/>
    <w:rsid w:val="00967FBD"/>
    <w:rsid w:val="009704B2"/>
    <w:rsid w:val="009709FE"/>
    <w:rsid w:val="0097149B"/>
    <w:rsid w:val="0097180A"/>
    <w:rsid w:val="00972002"/>
    <w:rsid w:val="00972A10"/>
    <w:rsid w:val="00972EB0"/>
    <w:rsid w:val="00973EA7"/>
    <w:rsid w:val="00977365"/>
    <w:rsid w:val="00977DA2"/>
    <w:rsid w:val="0098013B"/>
    <w:rsid w:val="00980272"/>
    <w:rsid w:val="009809DE"/>
    <w:rsid w:val="00980AA1"/>
    <w:rsid w:val="00982894"/>
    <w:rsid w:val="00984021"/>
    <w:rsid w:val="009854F0"/>
    <w:rsid w:val="00986180"/>
    <w:rsid w:val="0098793A"/>
    <w:rsid w:val="009906B3"/>
    <w:rsid w:val="009907C1"/>
    <w:rsid w:val="009907E5"/>
    <w:rsid w:val="009910D8"/>
    <w:rsid w:val="00991369"/>
    <w:rsid w:val="00991C82"/>
    <w:rsid w:val="0099225A"/>
    <w:rsid w:val="00992C8D"/>
    <w:rsid w:val="0099784F"/>
    <w:rsid w:val="009A1F89"/>
    <w:rsid w:val="009A2979"/>
    <w:rsid w:val="009A2F01"/>
    <w:rsid w:val="009A3158"/>
    <w:rsid w:val="009A32FC"/>
    <w:rsid w:val="009A3FA8"/>
    <w:rsid w:val="009A4C28"/>
    <w:rsid w:val="009A4E09"/>
    <w:rsid w:val="009A5310"/>
    <w:rsid w:val="009A5FFD"/>
    <w:rsid w:val="009A6DD6"/>
    <w:rsid w:val="009A789E"/>
    <w:rsid w:val="009B04E4"/>
    <w:rsid w:val="009B06B2"/>
    <w:rsid w:val="009B0785"/>
    <w:rsid w:val="009B0E4C"/>
    <w:rsid w:val="009B11BF"/>
    <w:rsid w:val="009B1AF9"/>
    <w:rsid w:val="009B2A8C"/>
    <w:rsid w:val="009B2DEF"/>
    <w:rsid w:val="009B3461"/>
    <w:rsid w:val="009B397B"/>
    <w:rsid w:val="009B3F35"/>
    <w:rsid w:val="009B650B"/>
    <w:rsid w:val="009B7740"/>
    <w:rsid w:val="009B7A9B"/>
    <w:rsid w:val="009C0740"/>
    <w:rsid w:val="009C0B23"/>
    <w:rsid w:val="009C1754"/>
    <w:rsid w:val="009C2016"/>
    <w:rsid w:val="009C245C"/>
    <w:rsid w:val="009C29B8"/>
    <w:rsid w:val="009C2C7E"/>
    <w:rsid w:val="009C391B"/>
    <w:rsid w:val="009C5276"/>
    <w:rsid w:val="009C6368"/>
    <w:rsid w:val="009C6383"/>
    <w:rsid w:val="009D0F22"/>
    <w:rsid w:val="009D24CB"/>
    <w:rsid w:val="009D377B"/>
    <w:rsid w:val="009D3AC1"/>
    <w:rsid w:val="009D48B7"/>
    <w:rsid w:val="009D5E03"/>
    <w:rsid w:val="009E098B"/>
    <w:rsid w:val="009E1EB0"/>
    <w:rsid w:val="009E271F"/>
    <w:rsid w:val="009E2A52"/>
    <w:rsid w:val="009E3EBB"/>
    <w:rsid w:val="009E40CF"/>
    <w:rsid w:val="009E4469"/>
    <w:rsid w:val="009E4CC1"/>
    <w:rsid w:val="009E5E36"/>
    <w:rsid w:val="009F0000"/>
    <w:rsid w:val="009F0661"/>
    <w:rsid w:val="009F1274"/>
    <w:rsid w:val="009F13E7"/>
    <w:rsid w:val="009F1EA7"/>
    <w:rsid w:val="009F22C7"/>
    <w:rsid w:val="009F36EC"/>
    <w:rsid w:val="009F402D"/>
    <w:rsid w:val="009F4706"/>
    <w:rsid w:val="009F511B"/>
    <w:rsid w:val="009F5995"/>
    <w:rsid w:val="009F765C"/>
    <w:rsid w:val="009F79B3"/>
    <w:rsid w:val="009F7AEE"/>
    <w:rsid w:val="00A00279"/>
    <w:rsid w:val="00A01F2E"/>
    <w:rsid w:val="00A02705"/>
    <w:rsid w:val="00A02875"/>
    <w:rsid w:val="00A04DBD"/>
    <w:rsid w:val="00A05444"/>
    <w:rsid w:val="00A068AD"/>
    <w:rsid w:val="00A075C5"/>
    <w:rsid w:val="00A078B0"/>
    <w:rsid w:val="00A10A12"/>
    <w:rsid w:val="00A10A80"/>
    <w:rsid w:val="00A11CD4"/>
    <w:rsid w:val="00A12639"/>
    <w:rsid w:val="00A12C60"/>
    <w:rsid w:val="00A13A7C"/>
    <w:rsid w:val="00A143B5"/>
    <w:rsid w:val="00A16841"/>
    <w:rsid w:val="00A17674"/>
    <w:rsid w:val="00A20241"/>
    <w:rsid w:val="00A202E8"/>
    <w:rsid w:val="00A20365"/>
    <w:rsid w:val="00A20450"/>
    <w:rsid w:val="00A20695"/>
    <w:rsid w:val="00A208AA"/>
    <w:rsid w:val="00A2099F"/>
    <w:rsid w:val="00A20A35"/>
    <w:rsid w:val="00A20F5D"/>
    <w:rsid w:val="00A22108"/>
    <w:rsid w:val="00A227AC"/>
    <w:rsid w:val="00A23733"/>
    <w:rsid w:val="00A23A23"/>
    <w:rsid w:val="00A24172"/>
    <w:rsid w:val="00A26433"/>
    <w:rsid w:val="00A26AA5"/>
    <w:rsid w:val="00A30471"/>
    <w:rsid w:val="00A3138C"/>
    <w:rsid w:val="00A326B9"/>
    <w:rsid w:val="00A33B0D"/>
    <w:rsid w:val="00A33D5C"/>
    <w:rsid w:val="00A34C06"/>
    <w:rsid w:val="00A34C6C"/>
    <w:rsid w:val="00A35CC1"/>
    <w:rsid w:val="00A364BB"/>
    <w:rsid w:val="00A40FC5"/>
    <w:rsid w:val="00A41B82"/>
    <w:rsid w:val="00A42E5E"/>
    <w:rsid w:val="00A43E47"/>
    <w:rsid w:val="00A43F69"/>
    <w:rsid w:val="00A441D0"/>
    <w:rsid w:val="00A46390"/>
    <w:rsid w:val="00A47F83"/>
    <w:rsid w:val="00A52BA5"/>
    <w:rsid w:val="00A54A20"/>
    <w:rsid w:val="00A5614C"/>
    <w:rsid w:val="00A56DCC"/>
    <w:rsid w:val="00A5793A"/>
    <w:rsid w:val="00A57E5B"/>
    <w:rsid w:val="00A612FB"/>
    <w:rsid w:val="00A61ABC"/>
    <w:rsid w:val="00A639EC"/>
    <w:rsid w:val="00A64ED4"/>
    <w:rsid w:val="00A66B6A"/>
    <w:rsid w:val="00A66CB5"/>
    <w:rsid w:val="00A66DF2"/>
    <w:rsid w:val="00A66F56"/>
    <w:rsid w:val="00A7060A"/>
    <w:rsid w:val="00A71B73"/>
    <w:rsid w:val="00A74F42"/>
    <w:rsid w:val="00A752B1"/>
    <w:rsid w:val="00A754D1"/>
    <w:rsid w:val="00A7618F"/>
    <w:rsid w:val="00A775F7"/>
    <w:rsid w:val="00A77D21"/>
    <w:rsid w:val="00A77E04"/>
    <w:rsid w:val="00A81665"/>
    <w:rsid w:val="00A82D06"/>
    <w:rsid w:val="00A83132"/>
    <w:rsid w:val="00A83149"/>
    <w:rsid w:val="00A83D0A"/>
    <w:rsid w:val="00A840BA"/>
    <w:rsid w:val="00A84953"/>
    <w:rsid w:val="00A84ECB"/>
    <w:rsid w:val="00A8571D"/>
    <w:rsid w:val="00A87817"/>
    <w:rsid w:val="00A87BD7"/>
    <w:rsid w:val="00A90277"/>
    <w:rsid w:val="00A90E0C"/>
    <w:rsid w:val="00A9130E"/>
    <w:rsid w:val="00A96F6F"/>
    <w:rsid w:val="00AA1C25"/>
    <w:rsid w:val="00AA5057"/>
    <w:rsid w:val="00AA565C"/>
    <w:rsid w:val="00AA5D83"/>
    <w:rsid w:val="00AA6FA3"/>
    <w:rsid w:val="00AB11D4"/>
    <w:rsid w:val="00AB143F"/>
    <w:rsid w:val="00AB2FBC"/>
    <w:rsid w:val="00AB47AB"/>
    <w:rsid w:val="00AB617D"/>
    <w:rsid w:val="00AC05DB"/>
    <w:rsid w:val="00AC16E1"/>
    <w:rsid w:val="00AC1C3B"/>
    <w:rsid w:val="00AC22F6"/>
    <w:rsid w:val="00AC298B"/>
    <w:rsid w:val="00AC2AC4"/>
    <w:rsid w:val="00AC3AF5"/>
    <w:rsid w:val="00AC4B23"/>
    <w:rsid w:val="00AC58BD"/>
    <w:rsid w:val="00AC59E3"/>
    <w:rsid w:val="00AC6C9A"/>
    <w:rsid w:val="00AC7133"/>
    <w:rsid w:val="00AD09AB"/>
    <w:rsid w:val="00AD0D54"/>
    <w:rsid w:val="00AD1B15"/>
    <w:rsid w:val="00AD1C58"/>
    <w:rsid w:val="00AD3037"/>
    <w:rsid w:val="00AD33A8"/>
    <w:rsid w:val="00AD3814"/>
    <w:rsid w:val="00AD3911"/>
    <w:rsid w:val="00AD72CD"/>
    <w:rsid w:val="00AD7FCE"/>
    <w:rsid w:val="00AE07BD"/>
    <w:rsid w:val="00AE0BDA"/>
    <w:rsid w:val="00AE12C4"/>
    <w:rsid w:val="00AE1932"/>
    <w:rsid w:val="00AE285C"/>
    <w:rsid w:val="00AE4609"/>
    <w:rsid w:val="00AE54F2"/>
    <w:rsid w:val="00AE65D6"/>
    <w:rsid w:val="00AE6B9B"/>
    <w:rsid w:val="00AE7880"/>
    <w:rsid w:val="00AF2EB8"/>
    <w:rsid w:val="00AF32DF"/>
    <w:rsid w:val="00AF4263"/>
    <w:rsid w:val="00AF42DE"/>
    <w:rsid w:val="00AF4FFF"/>
    <w:rsid w:val="00AF5209"/>
    <w:rsid w:val="00AF59F6"/>
    <w:rsid w:val="00AF602B"/>
    <w:rsid w:val="00AF6157"/>
    <w:rsid w:val="00AF684C"/>
    <w:rsid w:val="00AF6863"/>
    <w:rsid w:val="00AF6911"/>
    <w:rsid w:val="00AF6D93"/>
    <w:rsid w:val="00AF6E62"/>
    <w:rsid w:val="00AF74F5"/>
    <w:rsid w:val="00AF777B"/>
    <w:rsid w:val="00B00840"/>
    <w:rsid w:val="00B010FD"/>
    <w:rsid w:val="00B0136F"/>
    <w:rsid w:val="00B016A8"/>
    <w:rsid w:val="00B022ED"/>
    <w:rsid w:val="00B02B89"/>
    <w:rsid w:val="00B056A5"/>
    <w:rsid w:val="00B05E48"/>
    <w:rsid w:val="00B07D5A"/>
    <w:rsid w:val="00B1179C"/>
    <w:rsid w:val="00B11D65"/>
    <w:rsid w:val="00B11DC7"/>
    <w:rsid w:val="00B11DFF"/>
    <w:rsid w:val="00B127A9"/>
    <w:rsid w:val="00B1329D"/>
    <w:rsid w:val="00B14586"/>
    <w:rsid w:val="00B157F0"/>
    <w:rsid w:val="00B17889"/>
    <w:rsid w:val="00B2077B"/>
    <w:rsid w:val="00B20E96"/>
    <w:rsid w:val="00B2132A"/>
    <w:rsid w:val="00B22934"/>
    <w:rsid w:val="00B231EF"/>
    <w:rsid w:val="00B23A41"/>
    <w:rsid w:val="00B23CAB"/>
    <w:rsid w:val="00B2586E"/>
    <w:rsid w:val="00B25DEE"/>
    <w:rsid w:val="00B25E5A"/>
    <w:rsid w:val="00B264C6"/>
    <w:rsid w:val="00B274A8"/>
    <w:rsid w:val="00B276A9"/>
    <w:rsid w:val="00B30072"/>
    <w:rsid w:val="00B303A6"/>
    <w:rsid w:val="00B30DFD"/>
    <w:rsid w:val="00B326C0"/>
    <w:rsid w:val="00B3283B"/>
    <w:rsid w:val="00B3318C"/>
    <w:rsid w:val="00B34978"/>
    <w:rsid w:val="00B34F58"/>
    <w:rsid w:val="00B34FFA"/>
    <w:rsid w:val="00B354B6"/>
    <w:rsid w:val="00B358FC"/>
    <w:rsid w:val="00B36507"/>
    <w:rsid w:val="00B365FF"/>
    <w:rsid w:val="00B36856"/>
    <w:rsid w:val="00B36EDC"/>
    <w:rsid w:val="00B4002F"/>
    <w:rsid w:val="00B40355"/>
    <w:rsid w:val="00B403A3"/>
    <w:rsid w:val="00B4193E"/>
    <w:rsid w:val="00B429F3"/>
    <w:rsid w:val="00B440B6"/>
    <w:rsid w:val="00B442E6"/>
    <w:rsid w:val="00B44467"/>
    <w:rsid w:val="00B44C23"/>
    <w:rsid w:val="00B47C82"/>
    <w:rsid w:val="00B47FB9"/>
    <w:rsid w:val="00B5076D"/>
    <w:rsid w:val="00B5283F"/>
    <w:rsid w:val="00B5316C"/>
    <w:rsid w:val="00B542EB"/>
    <w:rsid w:val="00B54EE2"/>
    <w:rsid w:val="00B54FDB"/>
    <w:rsid w:val="00B55897"/>
    <w:rsid w:val="00B55990"/>
    <w:rsid w:val="00B563B6"/>
    <w:rsid w:val="00B56EA3"/>
    <w:rsid w:val="00B57430"/>
    <w:rsid w:val="00B575FB"/>
    <w:rsid w:val="00B601DA"/>
    <w:rsid w:val="00B60ABD"/>
    <w:rsid w:val="00B60C66"/>
    <w:rsid w:val="00B6182E"/>
    <w:rsid w:val="00B643CC"/>
    <w:rsid w:val="00B65719"/>
    <w:rsid w:val="00B660EE"/>
    <w:rsid w:val="00B673CA"/>
    <w:rsid w:val="00B6750D"/>
    <w:rsid w:val="00B67A20"/>
    <w:rsid w:val="00B67E9C"/>
    <w:rsid w:val="00B70497"/>
    <w:rsid w:val="00B70E4B"/>
    <w:rsid w:val="00B714B7"/>
    <w:rsid w:val="00B72E2C"/>
    <w:rsid w:val="00B733DF"/>
    <w:rsid w:val="00B73A50"/>
    <w:rsid w:val="00B73A7C"/>
    <w:rsid w:val="00B742F0"/>
    <w:rsid w:val="00B74823"/>
    <w:rsid w:val="00B74F68"/>
    <w:rsid w:val="00B770B6"/>
    <w:rsid w:val="00B7742A"/>
    <w:rsid w:val="00B776B0"/>
    <w:rsid w:val="00B77C07"/>
    <w:rsid w:val="00B77DEE"/>
    <w:rsid w:val="00B80618"/>
    <w:rsid w:val="00B80A8F"/>
    <w:rsid w:val="00B81AC2"/>
    <w:rsid w:val="00B83C5B"/>
    <w:rsid w:val="00B83CA2"/>
    <w:rsid w:val="00B84A24"/>
    <w:rsid w:val="00B84D8B"/>
    <w:rsid w:val="00B84F18"/>
    <w:rsid w:val="00B85565"/>
    <w:rsid w:val="00B86B5D"/>
    <w:rsid w:val="00B908BE"/>
    <w:rsid w:val="00B91FB7"/>
    <w:rsid w:val="00B92127"/>
    <w:rsid w:val="00B92A20"/>
    <w:rsid w:val="00B930C7"/>
    <w:rsid w:val="00B935E9"/>
    <w:rsid w:val="00B9421A"/>
    <w:rsid w:val="00B94721"/>
    <w:rsid w:val="00B94956"/>
    <w:rsid w:val="00B960E8"/>
    <w:rsid w:val="00B9620F"/>
    <w:rsid w:val="00B968F3"/>
    <w:rsid w:val="00B970DD"/>
    <w:rsid w:val="00B977E6"/>
    <w:rsid w:val="00BA0834"/>
    <w:rsid w:val="00BA1F26"/>
    <w:rsid w:val="00BA2B52"/>
    <w:rsid w:val="00BA481C"/>
    <w:rsid w:val="00BA486E"/>
    <w:rsid w:val="00BA540C"/>
    <w:rsid w:val="00BA5DB9"/>
    <w:rsid w:val="00BA61B0"/>
    <w:rsid w:val="00BA6591"/>
    <w:rsid w:val="00BA6AF7"/>
    <w:rsid w:val="00BA6E32"/>
    <w:rsid w:val="00BA7C7F"/>
    <w:rsid w:val="00BB1112"/>
    <w:rsid w:val="00BB11CF"/>
    <w:rsid w:val="00BB1765"/>
    <w:rsid w:val="00BB2A5E"/>
    <w:rsid w:val="00BB3596"/>
    <w:rsid w:val="00BB49A6"/>
    <w:rsid w:val="00BB503D"/>
    <w:rsid w:val="00BB5450"/>
    <w:rsid w:val="00BB584D"/>
    <w:rsid w:val="00BB641B"/>
    <w:rsid w:val="00BB6832"/>
    <w:rsid w:val="00BB695B"/>
    <w:rsid w:val="00BB7827"/>
    <w:rsid w:val="00BC0780"/>
    <w:rsid w:val="00BC07BF"/>
    <w:rsid w:val="00BC1035"/>
    <w:rsid w:val="00BC11E9"/>
    <w:rsid w:val="00BC23BD"/>
    <w:rsid w:val="00BC2836"/>
    <w:rsid w:val="00BC357F"/>
    <w:rsid w:val="00BC4DB0"/>
    <w:rsid w:val="00BC5B94"/>
    <w:rsid w:val="00BC5BD5"/>
    <w:rsid w:val="00BC5F85"/>
    <w:rsid w:val="00BC71F6"/>
    <w:rsid w:val="00BC77D1"/>
    <w:rsid w:val="00BD1E48"/>
    <w:rsid w:val="00BD297A"/>
    <w:rsid w:val="00BD3892"/>
    <w:rsid w:val="00BD3F3C"/>
    <w:rsid w:val="00BD46F0"/>
    <w:rsid w:val="00BD577E"/>
    <w:rsid w:val="00BD5E46"/>
    <w:rsid w:val="00BD77D9"/>
    <w:rsid w:val="00BE014A"/>
    <w:rsid w:val="00BE206C"/>
    <w:rsid w:val="00BE22F0"/>
    <w:rsid w:val="00BE378A"/>
    <w:rsid w:val="00BE3D99"/>
    <w:rsid w:val="00BE46DF"/>
    <w:rsid w:val="00BE59CC"/>
    <w:rsid w:val="00BE65B4"/>
    <w:rsid w:val="00BE66A0"/>
    <w:rsid w:val="00BF104B"/>
    <w:rsid w:val="00BF1C37"/>
    <w:rsid w:val="00BF23BD"/>
    <w:rsid w:val="00BF2515"/>
    <w:rsid w:val="00BF25F8"/>
    <w:rsid w:val="00BF3E9F"/>
    <w:rsid w:val="00BF4C97"/>
    <w:rsid w:val="00BF4D8A"/>
    <w:rsid w:val="00BF5870"/>
    <w:rsid w:val="00BF5F7D"/>
    <w:rsid w:val="00BF5F99"/>
    <w:rsid w:val="00BF66EE"/>
    <w:rsid w:val="00BF68EF"/>
    <w:rsid w:val="00C0016E"/>
    <w:rsid w:val="00C00E69"/>
    <w:rsid w:val="00C02998"/>
    <w:rsid w:val="00C02D94"/>
    <w:rsid w:val="00C02FB9"/>
    <w:rsid w:val="00C02FE9"/>
    <w:rsid w:val="00C03152"/>
    <w:rsid w:val="00C03EBF"/>
    <w:rsid w:val="00C05DFC"/>
    <w:rsid w:val="00C075AD"/>
    <w:rsid w:val="00C079D8"/>
    <w:rsid w:val="00C07B51"/>
    <w:rsid w:val="00C1005D"/>
    <w:rsid w:val="00C10190"/>
    <w:rsid w:val="00C113FB"/>
    <w:rsid w:val="00C11E05"/>
    <w:rsid w:val="00C1206B"/>
    <w:rsid w:val="00C128BC"/>
    <w:rsid w:val="00C131D8"/>
    <w:rsid w:val="00C137D0"/>
    <w:rsid w:val="00C1485F"/>
    <w:rsid w:val="00C14914"/>
    <w:rsid w:val="00C14A13"/>
    <w:rsid w:val="00C151A7"/>
    <w:rsid w:val="00C163CA"/>
    <w:rsid w:val="00C20201"/>
    <w:rsid w:val="00C2113A"/>
    <w:rsid w:val="00C22385"/>
    <w:rsid w:val="00C22FF2"/>
    <w:rsid w:val="00C2335A"/>
    <w:rsid w:val="00C2358F"/>
    <w:rsid w:val="00C249FB"/>
    <w:rsid w:val="00C25417"/>
    <w:rsid w:val="00C2546F"/>
    <w:rsid w:val="00C25A1A"/>
    <w:rsid w:val="00C25BE6"/>
    <w:rsid w:val="00C266CD"/>
    <w:rsid w:val="00C277A1"/>
    <w:rsid w:val="00C27DF3"/>
    <w:rsid w:val="00C27F9D"/>
    <w:rsid w:val="00C31F81"/>
    <w:rsid w:val="00C343EA"/>
    <w:rsid w:val="00C345F1"/>
    <w:rsid w:val="00C34954"/>
    <w:rsid w:val="00C34960"/>
    <w:rsid w:val="00C3546D"/>
    <w:rsid w:val="00C37972"/>
    <w:rsid w:val="00C40196"/>
    <w:rsid w:val="00C40534"/>
    <w:rsid w:val="00C41D05"/>
    <w:rsid w:val="00C41D5F"/>
    <w:rsid w:val="00C42F4D"/>
    <w:rsid w:val="00C436AD"/>
    <w:rsid w:val="00C44B4E"/>
    <w:rsid w:val="00C4525F"/>
    <w:rsid w:val="00C4532F"/>
    <w:rsid w:val="00C45ED9"/>
    <w:rsid w:val="00C478D1"/>
    <w:rsid w:val="00C47ABF"/>
    <w:rsid w:val="00C50350"/>
    <w:rsid w:val="00C50555"/>
    <w:rsid w:val="00C51816"/>
    <w:rsid w:val="00C51DB0"/>
    <w:rsid w:val="00C52842"/>
    <w:rsid w:val="00C528E5"/>
    <w:rsid w:val="00C53389"/>
    <w:rsid w:val="00C548A2"/>
    <w:rsid w:val="00C549DC"/>
    <w:rsid w:val="00C54B05"/>
    <w:rsid w:val="00C556A8"/>
    <w:rsid w:val="00C5571B"/>
    <w:rsid w:val="00C56C8F"/>
    <w:rsid w:val="00C57477"/>
    <w:rsid w:val="00C6001A"/>
    <w:rsid w:val="00C602A2"/>
    <w:rsid w:val="00C60B85"/>
    <w:rsid w:val="00C62FB9"/>
    <w:rsid w:val="00C63046"/>
    <w:rsid w:val="00C632B1"/>
    <w:rsid w:val="00C633A3"/>
    <w:rsid w:val="00C63658"/>
    <w:rsid w:val="00C655F9"/>
    <w:rsid w:val="00C65A9E"/>
    <w:rsid w:val="00C65AE2"/>
    <w:rsid w:val="00C67054"/>
    <w:rsid w:val="00C67D33"/>
    <w:rsid w:val="00C7054A"/>
    <w:rsid w:val="00C7118E"/>
    <w:rsid w:val="00C713A1"/>
    <w:rsid w:val="00C71679"/>
    <w:rsid w:val="00C72F16"/>
    <w:rsid w:val="00C737C2"/>
    <w:rsid w:val="00C73947"/>
    <w:rsid w:val="00C73DA7"/>
    <w:rsid w:val="00C7428C"/>
    <w:rsid w:val="00C74A84"/>
    <w:rsid w:val="00C75015"/>
    <w:rsid w:val="00C75546"/>
    <w:rsid w:val="00C75E11"/>
    <w:rsid w:val="00C8026D"/>
    <w:rsid w:val="00C80439"/>
    <w:rsid w:val="00C80722"/>
    <w:rsid w:val="00C80BCC"/>
    <w:rsid w:val="00C80C58"/>
    <w:rsid w:val="00C82724"/>
    <w:rsid w:val="00C827E8"/>
    <w:rsid w:val="00C835ED"/>
    <w:rsid w:val="00C85BD4"/>
    <w:rsid w:val="00C85E2D"/>
    <w:rsid w:val="00C9018F"/>
    <w:rsid w:val="00C90F31"/>
    <w:rsid w:val="00C912CC"/>
    <w:rsid w:val="00C917FE"/>
    <w:rsid w:val="00C91FCF"/>
    <w:rsid w:val="00C92621"/>
    <w:rsid w:val="00C94E2F"/>
    <w:rsid w:val="00C951B2"/>
    <w:rsid w:val="00C95854"/>
    <w:rsid w:val="00C9648B"/>
    <w:rsid w:val="00C9D01F"/>
    <w:rsid w:val="00CA014A"/>
    <w:rsid w:val="00CA2892"/>
    <w:rsid w:val="00CA2D25"/>
    <w:rsid w:val="00CA4082"/>
    <w:rsid w:val="00CA62F1"/>
    <w:rsid w:val="00CA6652"/>
    <w:rsid w:val="00CA66A7"/>
    <w:rsid w:val="00CA6F80"/>
    <w:rsid w:val="00CA71D1"/>
    <w:rsid w:val="00CA776F"/>
    <w:rsid w:val="00CA7875"/>
    <w:rsid w:val="00CA7D41"/>
    <w:rsid w:val="00CB0329"/>
    <w:rsid w:val="00CB12A7"/>
    <w:rsid w:val="00CB1FD6"/>
    <w:rsid w:val="00CB1FDF"/>
    <w:rsid w:val="00CB2DCF"/>
    <w:rsid w:val="00CB330B"/>
    <w:rsid w:val="00CB5411"/>
    <w:rsid w:val="00CB6C1F"/>
    <w:rsid w:val="00CC1172"/>
    <w:rsid w:val="00CC2566"/>
    <w:rsid w:val="00CC2722"/>
    <w:rsid w:val="00CC4A0B"/>
    <w:rsid w:val="00CC4A8D"/>
    <w:rsid w:val="00CC5B47"/>
    <w:rsid w:val="00CC5DE2"/>
    <w:rsid w:val="00CC5E0C"/>
    <w:rsid w:val="00CC6626"/>
    <w:rsid w:val="00CC6F77"/>
    <w:rsid w:val="00CC774F"/>
    <w:rsid w:val="00CD013E"/>
    <w:rsid w:val="00CD0909"/>
    <w:rsid w:val="00CD0930"/>
    <w:rsid w:val="00CD0A63"/>
    <w:rsid w:val="00CD11CD"/>
    <w:rsid w:val="00CD15F6"/>
    <w:rsid w:val="00CD18AB"/>
    <w:rsid w:val="00CD3232"/>
    <w:rsid w:val="00CD3562"/>
    <w:rsid w:val="00CD3EA4"/>
    <w:rsid w:val="00CD45DF"/>
    <w:rsid w:val="00CD50EC"/>
    <w:rsid w:val="00CD6279"/>
    <w:rsid w:val="00CD65A3"/>
    <w:rsid w:val="00CD6ABF"/>
    <w:rsid w:val="00CD6BF2"/>
    <w:rsid w:val="00CD744D"/>
    <w:rsid w:val="00CD7509"/>
    <w:rsid w:val="00CE069C"/>
    <w:rsid w:val="00CE08F4"/>
    <w:rsid w:val="00CE3812"/>
    <w:rsid w:val="00CE3A1F"/>
    <w:rsid w:val="00CE3ABA"/>
    <w:rsid w:val="00CE3E1F"/>
    <w:rsid w:val="00CE43CD"/>
    <w:rsid w:val="00CE77B6"/>
    <w:rsid w:val="00CE7913"/>
    <w:rsid w:val="00CF02E5"/>
    <w:rsid w:val="00CF02EA"/>
    <w:rsid w:val="00CF079B"/>
    <w:rsid w:val="00CF2180"/>
    <w:rsid w:val="00CF21DA"/>
    <w:rsid w:val="00CF28F3"/>
    <w:rsid w:val="00CF2E3E"/>
    <w:rsid w:val="00CF38CA"/>
    <w:rsid w:val="00CF3EA9"/>
    <w:rsid w:val="00CF47BB"/>
    <w:rsid w:val="00CF4CB0"/>
    <w:rsid w:val="00CF4D0D"/>
    <w:rsid w:val="00CF5646"/>
    <w:rsid w:val="00CF5E71"/>
    <w:rsid w:val="00CF6760"/>
    <w:rsid w:val="00CF6BCE"/>
    <w:rsid w:val="00CF7096"/>
    <w:rsid w:val="00CF7399"/>
    <w:rsid w:val="00D01A82"/>
    <w:rsid w:val="00D031B0"/>
    <w:rsid w:val="00D03E88"/>
    <w:rsid w:val="00D040F6"/>
    <w:rsid w:val="00D04317"/>
    <w:rsid w:val="00D052D1"/>
    <w:rsid w:val="00D071DC"/>
    <w:rsid w:val="00D1029F"/>
    <w:rsid w:val="00D120CA"/>
    <w:rsid w:val="00D12C75"/>
    <w:rsid w:val="00D13920"/>
    <w:rsid w:val="00D156AB"/>
    <w:rsid w:val="00D17529"/>
    <w:rsid w:val="00D176AC"/>
    <w:rsid w:val="00D17FCA"/>
    <w:rsid w:val="00D2249B"/>
    <w:rsid w:val="00D242D3"/>
    <w:rsid w:val="00D2465E"/>
    <w:rsid w:val="00D24728"/>
    <w:rsid w:val="00D2492F"/>
    <w:rsid w:val="00D25B25"/>
    <w:rsid w:val="00D26430"/>
    <w:rsid w:val="00D26682"/>
    <w:rsid w:val="00D26D88"/>
    <w:rsid w:val="00D26E5D"/>
    <w:rsid w:val="00D30400"/>
    <w:rsid w:val="00D3082D"/>
    <w:rsid w:val="00D32621"/>
    <w:rsid w:val="00D329BC"/>
    <w:rsid w:val="00D32B62"/>
    <w:rsid w:val="00D40E76"/>
    <w:rsid w:val="00D41016"/>
    <w:rsid w:val="00D4107D"/>
    <w:rsid w:val="00D41784"/>
    <w:rsid w:val="00D43D75"/>
    <w:rsid w:val="00D43E04"/>
    <w:rsid w:val="00D4581A"/>
    <w:rsid w:val="00D461CF"/>
    <w:rsid w:val="00D46AAF"/>
    <w:rsid w:val="00D46AEF"/>
    <w:rsid w:val="00D47132"/>
    <w:rsid w:val="00D506FB"/>
    <w:rsid w:val="00D50C0A"/>
    <w:rsid w:val="00D50FAB"/>
    <w:rsid w:val="00D51067"/>
    <w:rsid w:val="00D51300"/>
    <w:rsid w:val="00D522C0"/>
    <w:rsid w:val="00D53542"/>
    <w:rsid w:val="00D54AB7"/>
    <w:rsid w:val="00D54ABE"/>
    <w:rsid w:val="00D55858"/>
    <w:rsid w:val="00D55F08"/>
    <w:rsid w:val="00D55FD3"/>
    <w:rsid w:val="00D6024E"/>
    <w:rsid w:val="00D6026B"/>
    <w:rsid w:val="00D6105C"/>
    <w:rsid w:val="00D61BF1"/>
    <w:rsid w:val="00D61C1F"/>
    <w:rsid w:val="00D64050"/>
    <w:rsid w:val="00D64315"/>
    <w:rsid w:val="00D6500D"/>
    <w:rsid w:val="00D6597D"/>
    <w:rsid w:val="00D66DCB"/>
    <w:rsid w:val="00D7066D"/>
    <w:rsid w:val="00D71141"/>
    <w:rsid w:val="00D719E9"/>
    <w:rsid w:val="00D71A81"/>
    <w:rsid w:val="00D71AE6"/>
    <w:rsid w:val="00D7215F"/>
    <w:rsid w:val="00D725E3"/>
    <w:rsid w:val="00D72E8B"/>
    <w:rsid w:val="00D74818"/>
    <w:rsid w:val="00D757C7"/>
    <w:rsid w:val="00D76065"/>
    <w:rsid w:val="00D76734"/>
    <w:rsid w:val="00D76F01"/>
    <w:rsid w:val="00D77EE2"/>
    <w:rsid w:val="00D8074F"/>
    <w:rsid w:val="00D80F5D"/>
    <w:rsid w:val="00D82177"/>
    <w:rsid w:val="00D84699"/>
    <w:rsid w:val="00D8577A"/>
    <w:rsid w:val="00D85BA5"/>
    <w:rsid w:val="00D860C9"/>
    <w:rsid w:val="00D864EA"/>
    <w:rsid w:val="00D86C99"/>
    <w:rsid w:val="00D86EE4"/>
    <w:rsid w:val="00D86FF2"/>
    <w:rsid w:val="00D90AA6"/>
    <w:rsid w:val="00D91018"/>
    <w:rsid w:val="00D92046"/>
    <w:rsid w:val="00D92930"/>
    <w:rsid w:val="00D93784"/>
    <w:rsid w:val="00D94995"/>
    <w:rsid w:val="00D96038"/>
    <w:rsid w:val="00D969EC"/>
    <w:rsid w:val="00D96BFC"/>
    <w:rsid w:val="00D973DD"/>
    <w:rsid w:val="00DA0082"/>
    <w:rsid w:val="00DA3AFC"/>
    <w:rsid w:val="00DA6343"/>
    <w:rsid w:val="00DA6675"/>
    <w:rsid w:val="00DA6FE3"/>
    <w:rsid w:val="00DA7010"/>
    <w:rsid w:val="00DA752C"/>
    <w:rsid w:val="00DA77FF"/>
    <w:rsid w:val="00DA7D38"/>
    <w:rsid w:val="00DA7F8D"/>
    <w:rsid w:val="00DB0938"/>
    <w:rsid w:val="00DB0E1D"/>
    <w:rsid w:val="00DB20C8"/>
    <w:rsid w:val="00DB2ED5"/>
    <w:rsid w:val="00DB32DA"/>
    <w:rsid w:val="00DB3B2F"/>
    <w:rsid w:val="00DB3C93"/>
    <w:rsid w:val="00DB4B6A"/>
    <w:rsid w:val="00DB6012"/>
    <w:rsid w:val="00DB6DFF"/>
    <w:rsid w:val="00DC02DF"/>
    <w:rsid w:val="00DC0417"/>
    <w:rsid w:val="00DC062C"/>
    <w:rsid w:val="00DC1FC9"/>
    <w:rsid w:val="00DC34F7"/>
    <w:rsid w:val="00DC3641"/>
    <w:rsid w:val="00DC3C8B"/>
    <w:rsid w:val="00DC421A"/>
    <w:rsid w:val="00DC61D0"/>
    <w:rsid w:val="00DC677E"/>
    <w:rsid w:val="00DD03D9"/>
    <w:rsid w:val="00DD1E7E"/>
    <w:rsid w:val="00DD23AC"/>
    <w:rsid w:val="00DD2471"/>
    <w:rsid w:val="00DD37D5"/>
    <w:rsid w:val="00DD3CCE"/>
    <w:rsid w:val="00DD4F43"/>
    <w:rsid w:val="00DD5BE5"/>
    <w:rsid w:val="00DD6227"/>
    <w:rsid w:val="00DD6B3B"/>
    <w:rsid w:val="00DD6E9F"/>
    <w:rsid w:val="00DE0B3A"/>
    <w:rsid w:val="00DE5D22"/>
    <w:rsid w:val="00DE655E"/>
    <w:rsid w:val="00DE6954"/>
    <w:rsid w:val="00DE7F4E"/>
    <w:rsid w:val="00DF0525"/>
    <w:rsid w:val="00DF4EAB"/>
    <w:rsid w:val="00DF5004"/>
    <w:rsid w:val="00DF64BA"/>
    <w:rsid w:val="00DF7B4B"/>
    <w:rsid w:val="00DF7E95"/>
    <w:rsid w:val="00DF7EBD"/>
    <w:rsid w:val="00E011B5"/>
    <w:rsid w:val="00E0172E"/>
    <w:rsid w:val="00E02029"/>
    <w:rsid w:val="00E02220"/>
    <w:rsid w:val="00E02C61"/>
    <w:rsid w:val="00E035CC"/>
    <w:rsid w:val="00E03FAA"/>
    <w:rsid w:val="00E05074"/>
    <w:rsid w:val="00E05726"/>
    <w:rsid w:val="00E06DEE"/>
    <w:rsid w:val="00E11DA4"/>
    <w:rsid w:val="00E13C44"/>
    <w:rsid w:val="00E14A61"/>
    <w:rsid w:val="00E15450"/>
    <w:rsid w:val="00E15DE4"/>
    <w:rsid w:val="00E15FF0"/>
    <w:rsid w:val="00E17B30"/>
    <w:rsid w:val="00E21D8A"/>
    <w:rsid w:val="00E24BDD"/>
    <w:rsid w:val="00E25373"/>
    <w:rsid w:val="00E25628"/>
    <w:rsid w:val="00E275D6"/>
    <w:rsid w:val="00E279C1"/>
    <w:rsid w:val="00E3011A"/>
    <w:rsid w:val="00E30784"/>
    <w:rsid w:val="00E308F3"/>
    <w:rsid w:val="00E30E53"/>
    <w:rsid w:val="00E30E6C"/>
    <w:rsid w:val="00E314A4"/>
    <w:rsid w:val="00E32C35"/>
    <w:rsid w:val="00E332F3"/>
    <w:rsid w:val="00E336D8"/>
    <w:rsid w:val="00E34007"/>
    <w:rsid w:val="00E34877"/>
    <w:rsid w:val="00E348EC"/>
    <w:rsid w:val="00E358C9"/>
    <w:rsid w:val="00E42036"/>
    <w:rsid w:val="00E4209D"/>
    <w:rsid w:val="00E434BA"/>
    <w:rsid w:val="00E4472B"/>
    <w:rsid w:val="00E450AE"/>
    <w:rsid w:val="00E46358"/>
    <w:rsid w:val="00E46A5E"/>
    <w:rsid w:val="00E47179"/>
    <w:rsid w:val="00E50CA3"/>
    <w:rsid w:val="00E50E94"/>
    <w:rsid w:val="00E5115E"/>
    <w:rsid w:val="00E51271"/>
    <w:rsid w:val="00E5147A"/>
    <w:rsid w:val="00E52516"/>
    <w:rsid w:val="00E532DE"/>
    <w:rsid w:val="00E57160"/>
    <w:rsid w:val="00E57B7E"/>
    <w:rsid w:val="00E60F2A"/>
    <w:rsid w:val="00E614F1"/>
    <w:rsid w:val="00E63485"/>
    <w:rsid w:val="00E63645"/>
    <w:rsid w:val="00E6563A"/>
    <w:rsid w:val="00E66566"/>
    <w:rsid w:val="00E66F41"/>
    <w:rsid w:val="00E67921"/>
    <w:rsid w:val="00E70942"/>
    <w:rsid w:val="00E70F16"/>
    <w:rsid w:val="00E711E2"/>
    <w:rsid w:val="00E75846"/>
    <w:rsid w:val="00E75AED"/>
    <w:rsid w:val="00E75B29"/>
    <w:rsid w:val="00E75C46"/>
    <w:rsid w:val="00E77236"/>
    <w:rsid w:val="00E77FD9"/>
    <w:rsid w:val="00E82EDE"/>
    <w:rsid w:val="00E832DA"/>
    <w:rsid w:val="00E835B0"/>
    <w:rsid w:val="00E83ABE"/>
    <w:rsid w:val="00E84A33"/>
    <w:rsid w:val="00E84BA2"/>
    <w:rsid w:val="00E854AB"/>
    <w:rsid w:val="00E85E31"/>
    <w:rsid w:val="00E86689"/>
    <w:rsid w:val="00E87382"/>
    <w:rsid w:val="00E9053B"/>
    <w:rsid w:val="00E9082E"/>
    <w:rsid w:val="00E93259"/>
    <w:rsid w:val="00E938B2"/>
    <w:rsid w:val="00E93F03"/>
    <w:rsid w:val="00E94A3C"/>
    <w:rsid w:val="00E95603"/>
    <w:rsid w:val="00E95B3A"/>
    <w:rsid w:val="00EA0543"/>
    <w:rsid w:val="00EA07F8"/>
    <w:rsid w:val="00EA0833"/>
    <w:rsid w:val="00EA0C9D"/>
    <w:rsid w:val="00EA13F0"/>
    <w:rsid w:val="00EA1928"/>
    <w:rsid w:val="00EA1C07"/>
    <w:rsid w:val="00EA1EF5"/>
    <w:rsid w:val="00EA24D8"/>
    <w:rsid w:val="00EA2F56"/>
    <w:rsid w:val="00EA6487"/>
    <w:rsid w:val="00EA6965"/>
    <w:rsid w:val="00EA6EC3"/>
    <w:rsid w:val="00EA72A1"/>
    <w:rsid w:val="00EA7BB3"/>
    <w:rsid w:val="00EA7DC3"/>
    <w:rsid w:val="00EB0246"/>
    <w:rsid w:val="00EB142A"/>
    <w:rsid w:val="00EB1C35"/>
    <w:rsid w:val="00EB2B56"/>
    <w:rsid w:val="00EB3068"/>
    <w:rsid w:val="00EB3EC9"/>
    <w:rsid w:val="00EB48BB"/>
    <w:rsid w:val="00EB7384"/>
    <w:rsid w:val="00EB762F"/>
    <w:rsid w:val="00EC0F2A"/>
    <w:rsid w:val="00EC11A2"/>
    <w:rsid w:val="00EC1677"/>
    <w:rsid w:val="00EC1C94"/>
    <w:rsid w:val="00EC2360"/>
    <w:rsid w:val="00EC44E1"/>
    <w:rsid w:val="00EC4EA3"/>
    <w:rsid w:val="00EC539F"/>
    <w:rsid w:val="00EC5571"/>
    <w:rsid w:val="00EC70ED"/>
    <w:rsid w:val="00ED0A66"/>
    <w:rsid w:val="00ED0D2F"/>
    <w:rsid w:val="00ED11F4"/>
    <w:rsid w:val="00ED154F"/>
    <w:rsid w:val="00ED39BA"/>
    <w:rsid w:val="00ED3CD7"/>
    <w:rsid w:val="00ED4344"/>
    <w:rsid w:val="00ED5A2E"/>
    <w:rsid w:val="00ED6E36"/>
    <w:rsid w:val="00EE00A2"/>
    <w:rsid w:val="00EE1B1C"/>
    <w:rsid w:val="00EE241B"/>
    <w:rsid w:val="00EE3804"/>
    <w:rsid w:val="00EE3AAF"/>
    <w:rsid w:val="00EE4B0C"/>
    <w:rsid w:val="00EE5681"/>
    <w:rsid w:val="00EE65E0"/>
    <w:rsid w:val="00EF2046"/>
    <w:rsid w:val="00EF3061"/>
    <w:rsid w:val="00EF7436"/>
    <w:rsid w:val="00EF7B91"/>
    <w:rsid w:val="00F00429"/>
    <w:rsid w:val="00F0053C"/>
    <w:rsid w:val="00F006CD"/>
    <w:rsid w:val="00F00746"/>
    <w:rsid w:val="00F01A88"/>
    <w:rsid w:val="00F039FC"/>
    <w:rsid w:val="00F04466"/>
    <w:rsid w:val="00F050DC"/>
    <w:rsid w:val="00F05AE8"/>
    <w:rsid w:val="00F06D3C"/>
    <w:rsid w:val="00F07E56"/>
    <w:rsid w:val="00F10023"/>
    <w:rsid w:val="00F12B48"/>
    <w:rsid w:val="00F139FB"/>
    <w:rsid w:val="00F13C18"/>
    <w:rsid w:val="00F168A7"/>
    <w:rsid w:val="00F20702"/>
    <w:rsid w:val="00F2094E"/>
    <w:rsid w:val="00F21A66"/>
    <w:rsid w:val="00F22D70"/>
    <w:rsid w:val="00F24529"/>
    <w:rsid w:val="00F246BB"/>
    <w:rsid w:val="00F25136"/>
    <w:rsid w:val="00F252BC"/>
    <w:rsid w:val="00F2637F"/>
    <w:rsid w:val="00F26674"/>
    <w:rsid w:val="00F26D22"/>
    <w:rsid w:val="00F27338"/>
    <w:rsid w:val="00F302CA"/>
    <w:rsid w:val="00F30358"/>
    <w:rsid w:val="00F325E1"/>
    <w:rsid w:val="00F32962"/>
    <w:rsid w:val="00F3357E"/>
    <w:rsid w:val="00F33B0F"/>
    <w:rsid w:val="00F3576E"/>
    <w:rsid w:val="00F364FC"/>
    <w:rsid w:val="00F401C5"/>
    <w:rsid w:val="00F408F5"/>
    <w:rsid w:val="00F40C65"/>
    <w:rsid w:val="00F40DF5"/>
    <w:rsid w:val="00F414BC"/>
    <w:rsid w:val="00F42A90"/>
    <w:rsid w:val="00F42D73"/>
    <w:rsid w:val="00F42EE8"/>
    <w:rsid w:val="00F43A8A"/>
    <w:rsid w:val="00F43FD3"/>
    <w:rsid w:val="00F441F4"/>
    <w:rsid w:val="00F445B7"/>
    <w:rsid w:val="00F44E3A"/>
    <w:rsid w:val="00F45141"/>
    <w:rsid w:val="00F46D0A"/>
    <w:rsid w:val="00F46FCC"/>
    <w:rsid w:val="00F476A4"/>
    <w:rsid w:val="00F47C5A"/>
    <w:rsid w:val="00F5008D"/>
    <w:rsid w:val="00F50F6A"/>
    <w:rsid w:val="00F517E8"/>
    <w:rsid w:val="00F52782"/>
    <w:rsid w:val="00F535FD"/>
    <w:rsid w:val="00F544ED"/>
    <w:rsid w:val="00F5563B"/>
    <w:rsid w:val="00F55DE4"/>
    <w:rsid w:val="00F57709"/>
    <w:rsid w:val="00F60BA4"/>
    <w:rsid w:val="00F621C3"/>
    <w:rsid w:val="00F621DF"/>
    <w:rsid w:val="00F64162"/>
    <w:rsid w:val="00F64336"/>
    <w:rsid w:val="00F64E29"/>
    <w:rsid w:val="00F65D3E"/>
    <w:rsid w:val="00F6779E"/>
    <w:rsid w:val="00F70240"/>
    <w:rsid w:val="00F71C8F"/>
    <w:rsid w:val="00F72051"/>
    <w:rsid w:val="00F73031"/>
    <w:rsid w:val="00F735F2"/>
    <w:rsid w:val="00F73D91"/>
    <w:rsid w:val="00F7750F"/>
    <w:rsid w:val="00F818BD"/>
    <w:rsid w:val="00F81EB2"/>
    <w:rsid w:val="00F8315E"/>
    <w:rsid w:val="00F85A38"/>
    <w:rsid w:val="00F85E20"/>
    <w:rsid w:val="00F863C3"/>
    <w:rsid w:val="00F865E6"/>
    <w:rsid w:val="00F90638"/>
    <w:rsid w:val="00F910CC"/>
    <w:rsid w:val="00F92646"/>
    <w:rsid w:val="00F9265C"/>
    <w:rsid w:val="00F94AB4"/>
    <w:rsid w:val="00F94FAF"/>
    <w:rsid w:val="00F95978"/>
    <w:rsid w:val="00F96461"/>
    <w:rsid w:val="00F97B4E"/>
    <w:rsid w:val="00FA1262"/>
    <w:rsid w:val="00FA1735"/>
    <w:rsid w:val="00FA19E7"/>
    <w:rsid w:val="00FA2310"/>
    <w:rsid w:val="00FA2EEC"/>
    <w:rsid w:val="00FA348A"/>
    <w:rsid w:val="00FA3D4D"/>
    <w:rsid w:val="00FA45A6"/>
    <w:rsid w:val="00FA5040"/>
    <w:rsid w:val="00FA6241"/>
    <w:rsid w:val="00FB02B4"/>
    <w:rsid w:val="00FB078D"/>
    <w:rsid w:val="00FB1004"/>
    <w:rsid w:val="00FB306A"/>
    <w:rsid w:val="00FB3CE1"/>
    <w:rsid w:val="00FB5BE2"/>
    <w:rsid w:val="00FB5DAA"/>
    <w:rsid w:val="00FB61E9"/>
    <w:rsid w:val="00FB6C9E"/>
    <w:rsid w:val="00FB6EA8"/>
    <w:rsid w:val="00FB7430"/>
    <w:rsid w:val="00FB79CC"/>
    <w:rsid w:val="00FB7CC5"/>
    <w:rsid w:val="00FC07FB"/>
    <w:rsid w:val="00FC1528"/>
    <w:rsid w:val="00FC199A"/>
    <w:rsid w:val="00FC20FD"/>
    <w:rsid w:val="00FC54A0"/>
    <w:rsid w:val="00FC750C"/>
    <w:rsid w:val="00FC77AB"/>
    <w:rsid w:val="00FD0491"/>
    <w:rsid w:val="00FD0501"/>
    <w:rsid w:val="00FD1139"/>
    <w:rsid w:val="00FD1680"/>
    <w:rsid w:val="00FD1E7C"/>
    <w:rsid w:val="00FD28E5"/>
    <w:rsid w:val="00FD2EFA"/>
    <w:rsid w:val="00FD4078"/>
    <w:rsid w:val="00FD49D7"/>
    <w:rsid w:val="00FD732A"/>
    <w:rsid w:val="00FD77E2"/>
    <w:rsid w:val="00FE0210"/>
    <w:rsid w:val="00FE18D3"/>
    <w:rsid w:val="00FE1C76"/>
    <w:rsid w:val="00FE318F"/>
    <w:rsid w:val="00FE33ED"/>
    <w:rsid w:val="00FE3D3E"/>
    <w:rsid w:val="00FE4974"/>
    <w:rsid w:val="00FE53D6"/>
    <w:rsid w:val="00FE56F3"/>
    <w:rsid w:val="00FE5929"/>
    <w:rsid w:val="00FE69A8"/>
    <w:rsid w:val="00FE6D40"/>
    <w:rsid w:val="00FF04E2"/>
    <w:rsid w:val="00FF1B1F"/>
    <w:rsid w:val="00FF1D09"/>
    <w:rsid w:val="00FF3709"/>
    <w:rsid w:val="00FF3B7E"/>
    <w:rsid w:val="00FF4C75"/>
    <w:rsid w:val="00FF5800"/>
    <w:rsid w:val="00FF6C06"/>
    <w:rsid w:val="00FF7A3B"/>
    <w:rsid w:val="018BB66E"/>
    <w:rsid w:val="01C45833"/>
    <w:rsid w:val="01CDD9EF"/>
    <w:rsid w:val="01CE71C1"/>
    <w:rsid w:val="0256719D"/>
    <w:rsid w:val="02853F99"/>
    <w:rsid w:val="033FE15E"/>
    <w:rsid w:val="03432295"/>
    <w:rsid w:val="03477746"/>
    <w:rsid w:val="03C1CED1"/>
    <w:rsid w:val="03DAB319"/>
    <w:rsid w:val="03E4BE73"/>
    <w:rsid w:val="047E0056"/>
    <w:rsid w:val="05B0ED10"/>
    <w:rsid w:val="05FFB420"/>
    <w:rsid w:val="0618609D"/>
    <w:rsid w:val="0634B3D0"/>
    <w:rsid w:val="06A88279"/>
    <w:rsid w:val="06CF0D99"/>
    <w:rsid w:val="074C6CD8"/>
    <w:rsid w:val="07529C45"/>
    <w:rsid w:val="07B5045E"/>
    <w:rsid w:val="0892835A"/>
    <w:rsid w:val="08B9D052"/>
    <w:rsid w:val="08CA6E42"/>
    <w:rsid w:val="08DD0468"/>
    <w:rsid w:val="09D28DB2"/>
    <w:rsid w:val="0A55A0B3"/>
    <w:rsid w:val="0A789B7D"/>
    <w:rsid w:val="0AD2A963"/>
    <w:rsid w:val="0B1399AB"/>
    <w:rsid w:val="0C3D413A"/>
    <w:rsid w:val="0C621486"/>
    <w:rsid w:val="0C87A221"/>
    <w:rsid w:val="0CE90069"/>
    <w:rsid w:val="0D074893"/>
    <w:rsid w:val="0D8885CB"/>
    <w:rsid w:val="0D99EDEE"/>
    <w:rsid w:val="0EB12F90"/>
    <w:rsid w:val="0F136B52"/>
    <w:rsid w:val="1016AB4B"/>
    <w:rsid w:val="103EF96A"/>
    <w:rsid w:val="1046A026"/>
    <w:rsid w:val="1106F66C"/>
    <w:rsid w:val="113F9C87"/>
    <w:rsid w:val="1169B27C"/>
    <w:rsid w:val="11F3FB21"/>
    <w:rsid w:val="12DDE15B"/>
    <w:rsid w:val="12FE702C"/>
    <w:rsid w:val="1336EC19"/>
    <w:rsid w:val="13A4EF88"/>
    <w:rsid w:val="13C990B5"/>
    <w:rsid w:val="13EC16B2"/>
    <w:rsid w:val="1471A61F"/>
    <w:rsid w:val="14AA30BE"/>
    <w:rsid w:val="14CC6386"/>
    <w:rsid w:val="15AA262F"/>
    <w:rsid w:val="15C0623D"/>
    <w:rsid w:val="15D92092"/>
    <w:rsid w:val="15FE9630"/>
    <w:rsid w:val="16286DD3"/>
    <w:rsid w:val="185A9185"/>
    <w:rsid w:val="18A9B8A4"/>
    <w:rsid w:val="18B735A8"/>
    <w:rsid w:val="190B31AE"/>
    <w:rsid w:val="1972A982"/>
    <w:rsid w:val="19CD63FF"/>
    <w:rsid w:val="1A42F57C"/>
    <w:rsid w:val="1A84312E"/>
    <w:rsid w:val="1B286BEA"/>
    <w:rsid w:val="1B569E51"/>
    <w:rsid w:val="1B6732F8"/>
    <w:rsid w:val="1C488FE4"/>
    <w:rsid w:val="1CCA77EF"/>
    <w:rsid w:val="1DC6FCBF"/>
    <w:rsid w:val="1E09A964"/>
    <w:rsid w:val="1E2C895A"/>
    <w:rsid w:val="1E3F7817"/>
    <w:rsid w:val="1E774763"/>
    <w:rsid w:val="1E975C29"/>
    <w:rsid w:val="1EDDBC33"/>
    <w:rsid w:val="1F5A0CE3"/>
    <w:rsid w:val="1FB4B682"/>
    <w:rsid w:val="2000A7D9"/>
    <w:rsid w:val="21514738"/>
    <w:rsid w:val="2167F0F8"/>
    <w:rsid w:val="21F96896"/>
    <w:rsid w:val="22E68A35"/>
    <w:rsid w:val="22EDF9AB"/>
    <w:rsid w:val="231A5572"/>
    <w:rsid w:val="23D5C346"/>
    <w:rsid w:val="23EF2D91"/>
    <w:rsid w:val="244ED7B1"/>
    <w:rsid w:val="245DF63B"/>
    <w:rsid w:val="246F5C38"/>
    <w:rsid w:val="24B42EE4"/>
    <w:rsid w:val="24B5D40B"/>
    <w:rsid w:val="24BB4C2F"/>
    <w:rsid w:val="24D418FC"/>
    <w:rsid w:val="258413F0"/>
    <w:rsid w:val="25A795FB"/>
    <w:rsid w:val="25E9617B"/>
    <w:rsid w:val="269A7035"/>
    <w:rsid w:val="2738E055"/>
    <w:rsid w:val="2788B77C"/>
    <w:rsid w:val="27B877E1"/>
    <w:rsid w:val="27C88A72"/>
    <w:rsid w:val="27F90D1F"/>
    <w:rsid w:val="28188CA1"/>
    <w:rsid w:val="282409A0"/>
    <w:rsid w:val="287E1372"/>
    <w:rsid w:val="28FEDB27"/>
    <w:rsid w:val="29B704B2"/>
    <w:rsid w:val="29CC1FC0"/>
    <w:rsid w:val="2A10530E"/>
    <w:rsid w:val="2AA68A8D"/>
    <w:rsid w:val="2AC8E222"/>
    <w:rsid w:val="2AE4FDB9"/>
    <w:rsid w:val="2AF432BE"/>
    <w:rsid w:val="2B30DA37"/>
    <w:rsid w:val="2B485EB0"/>
    <w:rsid w:val="2C3252A7"/>
    <w:rsid w:val="2D0A2613"/>
    <w:rsid w:val="2D440631"/>
    <w:rsid w:val="2D980A0D"/>
    <w:rsid w:val="2E4952E8"/>
    <w:rsid w:val="2EF764C6"/>
    <w:rsid w:val="2F112C4F"/>
    <w:rsid w:val="2F2B1E10"/>
    <w:rsid w:val="2F69F369"/>
    <w:rsid w:val="2FCC8238"/>
    <w:rsid w:val="2FD9529C"/>
    <w:rsid w:val="2FFFFC56"/>
    <w:rsid w:val="3019CF21"/>
    <w:rsid w:val="3157C223"/>
    <w:rsid w:val="317522FD"/>
    <w:rsid w:val="31D5D097"/>
    <w:rsid w:val="31E6A734"/>
    <w:rsid w:val="32235CB5"/>
    <w:rsid w:val="324AF950"/>
    <w:rsid w:val="32E786BB"/>
    <w:rsid w:val="33100151"/>
    <w:rsid w:val="331E8A4C"/>
    <w:rsid w:val="332B9906"/>
    <w:rsid w:val="334E83A2"/>
    <w:rsid w:val="339CAC31"/>
    <w:rsid w:val="339F0A86"/>
    <w:rsid w:val="33AB4732"/>
    <w:rsid w:val="3401C9BA"/>
    <w:rsid w:val="34585CEE"/>
    <w:rsid w:val="34CC499D"/>
    <w:rsid w:val="34D86065"/>
    <w:rsid w:val="3577AECF"/>
    <w:rsid w:val="3651E94F"/>
    <w:rsid w:val="365B5DE3"/>
    <w:rsid w:val="36700784"/>
    <w:rsid w:val="37389963"/>
    <w:rsid w:val="380DF3C2"/>
    <w:rsid w:val="3829CB0E"/>
    <w:rsid w:val="385F84A6"/>
    <w:rsid w:val="388E0A3A"/>
    <w:rsid w:val="38EC9EF1"/>
    <w:rsid w:val="38FED12E"/>
    <w:rsid w:val="393231B6"/>
    <w:rsid w:val="39BD985A"/>
    <w:rsid w:val="3A3521F9"/>
    <w:rsid w:val="3AB8615E"/>
    <w:rsid w:val="3B2CF07D"/>
    <w:rsid w:val="3B35C32A"/>
    <w:rsid w:val="3B55BFBA"/>
    <w:rsid w:val="3B58A315"/>
    <w:rsid w:val="3CDA184D"/>
    <w:rsid w:val="3CDF4908"/>
    <w:rsid w:val="3D2363B6"/>
    <w:rsid w:val="3DAAA68A"/>
    <w:rsid w:val="3E51BFD0"/>
    <w:rsid w:val="3E7EE2A7"/>
    <w:rsid w:val="3E8295B6"/>
    <w:rsid w:val="3F7475B8"/>
    <w:rsid w:val="3F947476"/>
    <w:rsid w:val="3FE02160"/>
    <w:rsid w:val="4004CFC7"/>
    <w:rsid w:val="4163A15E"/>
    <w:rsid w:val="41898BF2"/>
    <w:rsid w:val="41B784F7"/>
    <w:rsid w:val="421FEF34"/>
    <w:rsid w:val="424ED9D3"/>
    <w:rsid w:val="4283FBDD"/>
    <w:rsid w:val="42978705"/>
    <w:rsid w:val="42BBAA46"/>
    <w:rsid w:val="42D5F824"/>
    <w:rsid w:val="42F9E29F"/>
    <w:rsid w:val="432E12A1"/>
    <w:rsid w:val="4367C20B"/>
    <w:rsid w:val="4397BD67"/>
    <w:rsid w:val="43B901CA"/>
    <w:rsid w:val="43C62115"/>
    <w:rsid w:val="44E1ED2B"/>
    <w:rsid w:val="44EA5AED"/>
    <w:rsid w:val="44EAECDD"/>
    <w:rsid w:val="4503926C"/>
    <w:rsid w:val="451430E5"/>
    <w:rsid w:val="4528CB73"/>
    <w:rsid w:val="452FB008"/>
    <w:rsid w:val="4546374C"/>
    <w:rsid w:val="4554D22B"/>
    <w:rsid w:val="45D469C5"/>
    <w:rsid w:val="46371307"/>
    <w:rsid w:val="4646CB46"/>
    <w:rsid w:val="4665B363"/>
    <w:rsid w:val="46C1658C"/>
    <w:rsid w:val="46CDBC8B"/>
    <w:rsid w:val="47B31663"/>
    <w:rsid w:val="47C2537D"/>
    <w:rsid w:val="4879D113"/>
    <w:rsid w:val="4891B4DB"/>
    <w:rsid w:val="48E373F3"/>
    <w:rsid w:val="4903220A"/>
    <w:rsid w:val="499D5425"/>
    <w:rsid w:val="49D925E0"/>
    <w:rsid w:val="4A15D96E"/>
    <w:rsid w:val="4A4E02CC"/>
    <w:rsid w:val="4A79AD27"/>
    <w:rsid w:val="4A979CFC"/>
    <w:rsid w:val="4ACF822C"/>
    <w:rsid w:val="4ADFC16A"/>
    <w:rsid w:val="4B3B0B1C"/>
    <w:rsid w:val="4B883179"/>
    <w:rsid w:val="4BBE976A"/>
    <w:rsid w:val="4C0CC3A3"/>
    <w:rsid w:val="4C87E3C8"/>
    <w:rsid w:val="4CC6063D"/>
    <w:rsid w:val="4CC7B03E"/>
    <w:rsid w:val="4CDFB949"/>
    <w:rsid w:val="4DE92FC5"/>
    <w:rsid w:val="4E4EE69D"/>
    <w:rsid w:val="4E661055"/>
    <w:rsid w:val="4E8387B6"/>
    <w:rsid w:val="4E989947"/>
    <w:rsid w:val="4EE549DF"/>
    <w:rsid w:val="4FC19E64"/>
    <w:rsid w:val="50137ABC"/>
    <w:rsid w:val="5043AC41"/>
    <w:rsid w:val="515BE049"/>
    <w:rsid w:val="5221AFFE"/>
    <w:rsid w:val="5276EB43"/>
    <w:rsid w:val="52D0E647"/>
    <w:rsid w:val="52FDBE86"/>
    <w:rsid w:val="53094D04"/>
    <w:rsid w:val="532842AF"/>
    <w:rsid w:val="53415B18"/>
    <w:rsid w:val="53579CC1"/>
    <w:rsid w:val="53988D09"/>
    <w:rsid w:val="539D35D6"/>
    <w:rsid w:val="5437C956"/>
    <w:rsid w:val="54587149"/>
    <w:rsid w:val="549D7860"/>
    <w:rsid w:val="54E00147"/>
    <w:rsid w:val="552B1E59"/>
    <w:rsid w:val="55483881"/>
    <w:rsid w:val="55AE8C05"/>
    <w:rsid w:val="55F38ABF"/>
    <w:rsid w:val="5739345D"/>
    <w:rsid w:val="57826FFF"/>
    <w:rsid w:val="57B8BABE"/>
    <w:rsid w:val="58015A65"/>
    <w:rsid w:val="58518A4F"/>
    <w:rsid w:val="58BEA988"/>
    <w:rsid w:val="58FA8609"/>
    <w:rsid w:val="5917FBB9"/>
    <w:rsid w:val="592DF641"/>
    <w:rsid w:val="593EAB3C"/>
    <w:rsid w:val="59482E3A"/>
    <w:rsid w:val="594E4F2B"/>
    <w:rsid w:val="59A63FC5"/>
    <w:rsid w:val="59A92D6E"/>
    <w:rsid w:val="59E20383"/>
    <w:rsid w:val="5A1765A5"/>
    <w:rsid w:val="5A34AF02"/>
    <w:rsid w:val="5BCA8B7D"/>
    <w:rsid w:val="5CFDE14D"/>
    <w:rsid w:val="5D32589F"/>
    <w:rsid w:val="5D34F0AC"/>
    <w:rsid w:val="5DEA073A"/>
    <w:rsid w:val="5E0CDA71"/>
    <w:rsid w:val="5E14ADF6"/>
    <w:rsid w:val="5E1F102F"/>
    <w:rsid w:val="5E53603B"/>
    <w:rsid w:val="5F03C41D"/>
    <w:rsid w:val="5FDB933F"/>
    <w:rsid w:val="5FE3B6BB"/>
    <w:rsid w:val="60361FC9"/>
    <w:rsid w:val="60566648"/>
    <w:rsid w:val="61204C87"/>
    <w:rsid w:val="61621807"/>
    <w:rsid w:val="617763A0"/>
    <w:rsid w:val="621AF15B"/>
    <w:rsid w:val="624EAD8A"/>
    <w:rsid w:val="629A1677"/>
    <w:rsid w:val="62CEC66C"/>
    <w:rsid w:val="637EA153"/>
    <w:rsid w:val="63A31A4C"/>
    <w:rsid w:val="63CFF312"/>
    <w:rsid w:val="6434EB93"/>
    <w:rsid w:val="6434F4CB"/>
    <w:rsid w:val="64556CB6"/>
    <w:rsid w:val="650990EC"/>
    <w:rsid w:val="6523C4BC"/>
    <w:rsid w:val="65E3879A"/>
    <w:rsid w:val="660F77A4"/>
    <w:rsid w:val="66CB0E03"/>
    <w:rsid w:val="674E0CD7"/>
    <w:rsid w:val="675F195C"/>
    <w:rsid w:val="67FE7522"/>
    <w:rsid w:val="68ECA1AF"/>
    <w:rsid w:val="6919B4BC"/>
    <w:rsid w:val="6955150D"/>
    <w:rsid w:val="697AC1CB"/>
    <w:rsid w:val="6989E2EA"/>
    <w:rsid w:val="6B0F9A15"/>
    <w:rsid w:val="6B79CFD9"/>
    <w:rsid w:val="6B7DF0D9"/>
    <w:rsid w:val="6BCFED07"/>
    <w:rsid w:val="6BDC1F8C"/>
    <w:rsid w:val="6C0A6F86"/>
    <w:rsid w:val="6C401887"/>
    <w:rsid w:val="6C43F7B2"/>
    <w:rsid w:val="6C738FE1"/>
    <w:rsid w:val="6D05CA7D"/>
    <w:rsid w:val="6D17D5A3"/>
    <w:rsid w:val="6D807B31"/>
    <w:rsid w:val="6E0768C0"/>
    <w:rsid w:val="6E1C77E2"/>
    <w:rsid w:val="6E7636E8"/>
    <w:rsid w:val="6EFD2F84"/>
    <w:rsid w:val="6F04574E"/>
    <w:rsid w:val="6F6E5E52"/>
    <w:rsid w:val="6F71D9C0"/>
    <w:rsid w:val="70125506"/>
    <w:rsid w:val="7090AD1C"/>
    <w:rsid w:val="70EA8AF3"/>
    <w:rsid w:val="7167CE71"/>
    <w:rsid w:val="720C6094"/>
    <w:rsid w:val="7244CD5F"/>
    <w:rsid w:val="727E5D6B"/>
    <w:rsid w:val="72C2AE8A"/>
    <w:rsid w:val="73024D47"/>
    <w:rsid w:val="73123209"/>
    <w:rsid w:val="7312E7E3"/>
    <w:rsid w:val="731B0A03"/>
    <w:rsid w:val="73773DC0"/>
    <w:rsid w:val="73B17E91"/>
    <w:rsid w:val="742AD309"/>
    <w:rsid w:val="7458F50D"/>
    <w:rsid w:val="7477A748"/>
    <w:rsid w:val="7494E75E"/>
    <w:rsid w:val="749CDBCD"/>
    <w:rsid w:val="74FF048B"/>
    <w:rsid w:val="753EC541"/>
    <w:rsid w:val="756CDA55"/>
    <w:rsid w:val="7668E3C9"/>
    <w:rsid w:val="766C4DE5"/>
    <w:rsid w:val="77448AD9"/>
    <w:rsid w:val="7753F5DD"/>
    <w:rsid w:val="778440EE"/>
    <w:rsid w:val="779D3CF5"/>
    <w:rsid w:val="77C2A8B9"/>
    <w:rsid w:val="77F30250"/>
    <w:rsid w:val="7804B42A"/>
    <w:rsid w:val="78224348"/>
    <w:rsid w:val="786ED3D7"/>
    <w:rsid w:val="7983D5DE"/>
    <w:rsid w:val="798544A9"/>
    <w:rsid w:val="79878B68"/>
    <w:rsid w:val="798AEF09"/>
    <w:rsid w:val="7A49C7D9"/>
    <w:rsid w:val="7B3ACCE8"/>
    <w:rsid w:val="7BEEEE31"/>
    <w:rsid w:val="7C1E385B"/>
    <w:rsid w:val="7C366940"/>
    <w:rsid w:val="7C6990D0"/>
    <w:rsid w:val="7C85D0A7"/>
    <w:rsid w:val="7D5D53C3"/>
    <w:rsid w:val="7DD56692"/>
    <w:rsid w:val="7E0D4EB7"/>
    <w:rsid w:val="7E16F155"/>
    <w:rsid w:val="7E307DA9"/>
    <w:rsid w:val="7E43F937"/>
    <w:rsid w:val="7E611DC8"/>
    <w:rsid w:val="7E950459"/>
    <w:rsid w:val="7EC53C28"/>
    <w:rsid w:val="7EEB1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CDD66"/>
  <w15:chartTrackingRefBased/>
  <w15:docId w15:val="{CB1718D0-B5DF-448D-AFAC-19076EF1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EB1"/>
    <w:pPr>
      <w:ind w:left="720"/>
      <w:contextualSpacing/>
    </w:pPr>
  </w:style>
  <w:style w:type="paragraph" w:styleId="Date">
    <w:name w:val="Date"/>
    <w:basedOn w:val="Normal"/>
    <w:next w:val="Normal"/>
    <w:link w:val="DateChar"/>
    <w:uiPriority w:val="99"/>
    <w:semiHidden/>
    <w:unhideWhenUsed/>
    <w:rsid w:val="00777E21"/>
  </w:style>
  <w:style w:type="character" w:customStyle="1" w:styleId="DateChar">
    <w:name w:val="Date Char"/>
    <w:basedOn w:val="DefaultParagraphFont"/>
    <w:link w:val="Date"/>
    <w:uiPriority w:val="99"/>
    <w:semiHidden/>
    <w:rsid w:val="00777E21"/>
  </w:style>
  <w:style w:type="paragraph" w:styleId="Caption">
    <w:name w:val="caption"/>
    <w:basedOn w:val="Normal"/>
    <w:next w:val="Normal"/>
    <w:uiPriority w:val="35"/>
    <w:unhideWhenUsed/>
    <w:qFormat/>
    <w:rsid w:val="00E06DE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96105"/>
    <w:rPr>
      <w:color w:val="808080"/>
    </w:rPr>
  </w:style>
  <w:style w:type="character" w:styleId="CommentReference">
    <w:name w:val="annotation reference"/>
    <w:basedOn w:val="DefaultParagraphFont"/>
    <w:uiPriority w:val="99"/>
    <w:semiHidden/>
    <w:unhideWhenUsed/>
    <w:rsid w:val="00000E7F"/>
    <w:rPr>
      <w:sz w:val="16"/>
      <w:szCs w:val="16"/>
    </w:rPr>
  </w:style>
  <w:style w:type="paragraph" w:styleId="CommentText">
    <w:name w:val="annotation text"/>
    <w:basedOn w:val="Normal"/>
    <w:link w:val="CommentTextChar"/>
    <w:uiPriority w:val="99"/>
    <w:unhideWhenUsed/>
    <w:rsid w:val="00000E7F"/>
    <w:pPr>
      <w:spacing w:line="240" w:lineRule="auto"/>
    </w:pPr>
    <w:rPr>
      <w:sz w:val="20"/>
      <w:szCs w:val="20"/>
    </w:rPr>
  </w:style>
  <w:style w:type="character" w:customStyle="1" w:styleId="CommentTextChar">
    <w:name w:val="Comment Text Char"/>
    <w:basedOn w:val="DefaultParagraphFont"/>
    <w:link w:val="CommentText"/>
    <w:uiPriority w:val="99"/>
    <w:rsid w:val="00000E7F"/>
    <w:rPr>
      <w:sz w:val="20"/>
      <w:szCs w:val="20"/>
    </w:rPr>
  </w:style>
  <w:style w:type="paragraph" w:styleId="CommentSubject">
    <w:name w:val="annotation subject"/>
    <w:basedOn w:val="CommentText"/>
    <w:next w:val="CommentText"/>
    <w:link w:val="CommentSubjectChar"/>
    <w:uiPriority w:val="99"/>
    <w:semiHidden/>
    <w:unhideWhenUsed/>
    <w:rsid w:val="00847B02"/>
    <w:rPr>
      <w:b/>
      <w:bCs/>
    </w:rPr>
  </w:style>
  <w:style w:type="character" w:customStyle="1" w:styleId="CommentSubjectChar">
    <w:name w:val="Comment Subject Char"/>
    <w:basedOn w:val="CommentTextChar"/>
    <w:link w:val="CommentSubject"/>
    <w:uiPriority w:val="99"/>
    <w:semiHidden/>
    <w:rsid w:val="00847B02"/>
    <w:rPr>
      <w:b/>
      <w:bCs/>
      <w:sz w:val="20"/>
      <w:szCs w:val="20"/>
    </w:rPr>
  </w:style>
  <w:style w:type="paragraph" w:styleId="BalloonText">
    <w:name w:val="Balloon Text"/>
    <w:basedOn w:val="Normal"/>
    <w:link w:val="BalloonTextChar"/>
    <w:uiPriority w:val="99"/>
    <w:semiHidden/>
    <w:unhideWhenUsed/>
    <w:rsid w:val="00500D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D6F"/>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4E3E7B"/>
    <w:rPr>
      <w:color w:val="954F72" w:themeColor="followedHyperlink"/>
      <w:u w:val="single"/>
    </w:rPr>
  </w:style>
  <w:style w:type="table" w:styleId="TableGrid">
    <w:name w:val="Table Grid"/>
    <w:basedOn w:val="TableNormal"/>
    <w:uiPriority w:val="39"/>
    <w:rsid w:val="00116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D5979"/>
    <w:pPr>
      <w:spacing w:after="0" w:line="240" w:lineRule="auto"/>
    </w:pPr>
  </w:style>
  <w:style w:type="character" w:styleId="UnresolvedMention">
    <w:name w:val="Unresolved Mention"/>
    <w:basedOn w:val="DefaultParagraphFont"/>
    <w:uiPriority w:val="99"/>
    <w:semiHidden/>
    <w:unhideWhenUsed/>
    <w:rsid w:val="003C2F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680">
      <w:bodyDiv w:val="1"/>
      <w:marLeft w:val="0"/>
      <w:marRight w:val="0"/>
      <w:marTop w:val="0"/>
      <w:marBottom w:val="0"/>
      <w:divBdr>
        <w:top w:val="none" w:sz="0" w:space="0" w:color="auto"/>
        <w:left w:val="none" w:sz="0" w:space="0" w:color="auto"/>
        <w:bottom w:val="none" w:sz="0" w:space="0" w:color="auto"/>
        <w:right w:val="none" w:sz="0" w:space="0" w:color="auto"/>
      </w:divBdr>
    </w:div>
    <w:div w:id="6061673">
      <w:bodyDiv w:val="1"/>
      <w:marLeft w:val="0"/>
      <w:marRight w:val="0"/>
      <w:marTop w:val="0"/>
      <w:marBottom w:val="0"/>
      <w:divBdr>
        <w:top w:val="none" w:sz="0" w:space="0" w:color="auto"/>
        <w:left w:val="none" w:sz="0" w:space="0" w:color="auto"/>
        <w:bottom w:val="none" w:sz="0" w:space="0" w:color="auto"/>
        <w:right w:val="none" w:sz="0" w:space="0" w:color="auto"/>
      </w:divBdr>
    </w:div>
    <w:div w:id="8140780">
      <w:bodyDiv w:val="1"/>
      <w:marLeft w:val="0"/>
      <w:marRight w:val="0"/>
      <w:marTop w:val="0"/>
      <w:marBottom w:val="0"/>
      <w:divBdr>
        <w:top w:val="none" w:sz="0" w:space="0" w:color="auto"/>
        <w:left w:val="none" w:sz="0" w:space="0" w:color="auto"/>
        <w:bottom w:val="none" w:sz="0" w:space="0" w:color="auto"/>
        <w:right w:val="none" w:sz="0" w:space="0" w:color="auto"/>
      </w:divBdr>
    </w:div>
    <w:div w:id="9452194">
      <w:bodyDiv w:val="1"/>
      <w:marLeft w:val="0"/>
      <w:marRight w:val="0"/>
      <w:marTop w:val="0"/>
      <w:marBottom w:val="0"/>
      <w:divBdr>
        <w:top w:val="none" w:sz="0" w:space="0" w:color="auto"/>
        <w:left w:val="none" w:sz="0" w:space="0" w:color="auto"/>
        <w:bottom w:val="none" w:sz="0" w:space="0" w:color="auto"/>
        <w:right w:val="none" w:sz="0" w:space="0" w:color="auto"/>
      </w:divBdr>
    </w:div>
    <w:div w:id="13389714">
      <w:bodyDiv w:val="1"/>
      <w:marLeft w:val="0"/>
      <w:marRight w:val="0"/>
      <w:marTop w:val="0"/>
      <w:marBottom w:val="0"/>
      <w:divBdr>
        <w:top w:val="none" w:sz="0" w:space="0" w:color="auto"/>
        <w:left w:val="none" w:sz="0" w:space="0" w:color="auto"/>
        <w:bottom w:val="none" w:sz="0" w:space="0" w:color="auto"/>
        <w:right w:val="none" w:sz="0" w:space="0" w:color="auto"/>
      </w:divBdr>
    </w:div>
    <w:div w:id="13967902">
      <w:bodyDiv w:val="1"/>
      <w:marLeft w:val="0"/>
      <w:marRight w:val="0"/>
      <w:marTop w:val="0"/>
      <w:marBottom w:val="0"/>
      <w:divBdr>
        <w:top w:val="none" w:sz="0" w:space="0" w:color="auto"/>
        <w:left w:val="none" w:sz="0" w:space="0" w:color="auto"/>
        <w:bottom w:val="none" w:sz="0" w:space="0" w:color="auto"/>
        <w:right w:val="none" w:sz="0" w:space="0" w:color="auto"/>
      </w:divBdr>
    </w:div>
    <w:div w:id="14234551">
      <w:bodyDiv w:val="1"/>
      <w:marLeft w:val="0"/>
      <w:marRight w:val="0"/>
      <w:marTop w:val="0"/>
      <w:marBottom w:val="0"/>
      <w:divBdr>
        <w:top w:val="none" w:sz="0" w:space="0" w:color="auto"/>
        <w:left w:val="none" w:sz="0" w:space="0" w:color="auto"/>
        <w:bottom w:val="none" w:sz="0" w:space="0" w:color="auto"/>
        <w:right w:val="none" w:sz="0" w:space="0" w:color="auto"/>
      </w:divBdr>
    </w:div>
    <w:div w:id="16124998">
      <w:bodyDiv w:val="1"/>
      <w:marLeft w:val="0"/>
      <w:marRight w:val="0"/>
      <w:marTop w:val="0"/>
      <w:marBottom w:val="0"/>
      <w:divBdr>
        <w:top w:val="none" w:sz="0" w:space="0" w:color="auto"/>
        <w:left w:val="none" w:sz="0" w:space="0" w:color="auto"/>
        <w:bottom w:val="none" w:sz="0" w:space="0" w:color="auto"/>
        <w:right w:val="none" w:sz="0" w:space="0" w:color="auto"/>
      </w:divBdr>
    </w:div>
    <w:div w:id="16852269">
      <w:bodyDiv w:val="1"/>
      <w:marLeft w:val="0"/>
      <w:marRight w:val="0"/>
      <w:marTop w:val="0"/>
      <w:marBottom w:val="0"/>
      <w:divBdr>
        <w:top w:val="none" w:sz="0" w:space="0" w:color="auto"/>
        <w:left w:val="none" w:sz="0" w:space="0" w:color="auto"/>
        <w:bottom w:val="none" w:sz="0" w:space="0" w:color="auto"/>
        <w:right w:val="none" w:sz="0" w:space="0" w:color="auto"/>
      </w:divBdr>
    </w:div>
    <w:div w:id="18555724">
      <w:bodyDiv w:val="1"/>
      <w:marLeft w:val="0"/>
      <w:marRight w:val="0"/>
      <w:marTop w:val="0"/>
      <w:marBottom w:val="0"/>
      <w:divBdr>
        <w:top w:val="none" w:sz="0" w:space="0" w:color="auto"/>
        <w:left w:val="none" w:sz="0" w:space="0" w:color="auto"/>
        <w:bottom w:val="none" w:sz="0" w:space="0" w:color="auto"/>
        <w:right w:val="none" w:sz="0" w:space="0" w:color="auto"/>
      </w:divBdr>
    </w:div>
    <w:div w:id="18824852">
      <w:bodyDiv w:val="1"/>
      <w:marLeft w:val="0"/>
      <w:marRight w:val="0"/>
      <w:marTop w:val="0"/>
      <w:marBottom w:val="0"/>
      <w:divBdr>
        <w:top w:val="none" w:sz="0" w:space="0" w:color="auto"/>
        <w:left w:val="none" w:sz="0" w:space="0" w:color="auto"/>
        <w:bottom w:val="none" w:sz="0" w:space="0" w:color="auto"/>
        <w:right w:val="none" w:sz="0" w:space="0" w:color="auto"/>
      </w:divBdr>
    </w:div>
    <w:div w:id="19280494">
      <w:bodyDiv w:val="1"/>
      <w:marLeft w:val="0"/>
      <w:marRight w:val="0"/>
      <w:marTop w:val="0"/>
      <w:marBottom w:val="0"/>
      <w:divBdr>
        <w:top w:val="none" w:sz="0" w:space="0" w:color="auto"/>
        <w:left w:val="none" w:sz="0" w:space="0" w:color="auto"/>
        <w:bottom w:val="none" w:sz="0" w:space="0" w:color="auto"/>
        <w:right w:val="none" w:sz="0" w:space="0" w:color="auto"/>
      </w:divBdr>
    </w:div>
    <w:div w:id="23290577">
      <w:bodyDiv w:val="1"/>
      <w:marLeft w:val="0"/>
      <w:marRight w:val="0"/>
      <w:marTop w:val="0"/>
      <w:marBottom w:val="0"/>
      <w:divBdr>
        <w:top w:val="none" w:sz="0" w:space="0" w:color="auto"/>
        <w:left w:val="none" w:sz="0" w:space="0" w:color="auto"/>
        <w:bottom w:val="none" w:sz="0" w:space="0" w:color="auto"/>
        <w:right w:val="none" w:sz="0" w:space="0" w:color="auto"/>
      </w:divBdr>
    </w:div>
    <w:div w:id="23332423">
      <w:bodyDiv w:val="1"/>
      <w:marLeft w:val="0"/>
      <w:marRight w:val="0"/>
      <w:marTop w:val="0"/>
      <w:marBottom w:val="0"/>
      <w:divBdr>
        <w:top w:val="none" w:sz="0" w:space="0" w:color="auto"/>
        <w:left w:val="none" w:sz="0" w:space="0" w:color="auto"/>
        <w:bottom w:val="none" w:sz="0" w:space="0" w:color="auto"/>
        <w:right w:val="none" w:sz="0" w:space="0" w:color="auto"/>
      </w:divBdr>
    </w:div>
    <w:div w:id="24403359">
      <w:bodyDiv w:val="1"/>
      <w:marLeft w:val="0"/>
      <w:marRight w:val="0"/>
      <w:marTop w:val="0"/>
      <w:marBottom w:val="0"/>
      <w:divBdr>
        <w:top w:val="none" w:sz="0" w:space="0" w:color="auto"/>
        <w:left w:val="none" w:sz="0" w:space="0" w:color="auto"/>
        <w:bottom w:val="none" w:sz="0" w:space="0" w:color="auto"/>
        <w:right w:val="none" w:sz="0" w:space="0" w:color="auto"/>
      </w:divBdr>
    </w:div>
    <w:div w:id="25060508">
      <w:bodyDiv w:val="1"/>
      <w:marLeft w:val="0"/>
      <w:marRight w:val="0"/>
      <w:marTop w:val="0"/>
      <w:marBottom w:val="0"/>
      <w:divBdr>
        <w:top w:val="none" w:sz="0" w:space="0" w:color="auto"/>
        <w:left w:val="none" w:sz="0" w:space="0" w:color="auto"/>
        <w:bottom w:val="none" w:sz="0" w:space="0" w:color="auto"/>
        <w:right w:val="none" w:sz="0" w:space="0" w:color="auto"/>
      </w:divBdr>
    </w:div>
    <w:div w:id="26875555">
      <w:bodyDiv w:val="1"/>
      <w:marLeft w:val="0"/>
      <w:marRight w:val="0"/>
      <w:marTop w:val="0"/>
      <w:marBottom w:val="0"/>
      <w:divBdr>
        <w:top w:val="none" w:sz="0" w:space="0" w:color="auto"/>
        <w:left w:val="none" w:sz="0" w:space="0" w:color="auto"/>
        <w:bottom w:val="none" w:sz="0" w:space="0" w:color="auto"/>
        <w:right w:val="none" w:sz="0" w:space="0" w:color="auto"/>
      </w:divBdr>
    </w:div>
    <w:div w:id="30225520">
      <w:bodyDiv w:val="1"/>
      <w:marLeft w:val="0"/>
      <w:marRight w:val="0"/>
      <w:marTop w:val="0"/>
      <w:marBottom w:val="0"/>
      <w:divBdr>
        <w:top w:val="none" w:sz="0" w:space="0" w:color="auto"/>
        <w:left w:val="none" w:sz="0" w:space="0" w:color="auto"/>
        <w:bottom w:val="none" w:sz="0" w:space="0" w:color="auto"/>
        <w:right w:val="none" w:sz="0" w:space="0" w:color="auto"/>
      </w:divBdr>
    </w:div>
    <w:div w:id="31853732">
      <w:bodyDiv w:val="1"/>
      <w:marLeft w:val="0"/>
      <w:marRight w:val="0"/>
      <w:marTop w:val="0"/>
      <w:marBottom w:val="0"/>
      <w:divBdr>
        <w:top w:val="none" w:sz="0" w:space="0" w:color="auto"/>
        <w:left w:val="none" w:sz="0" w:space="0" w:color="auto"/>
        <w:bottom w:val="none" w:sz="0" w:space="0" w:color="auto"/>
        <w:right w:val="none" w:sz="0" w:space="0" w:color="auto"/>
      </w:divBdr>
    </w:div>
    <w:div w:id="32192434">
      <w:bodyDiv w:val="1"/>
      <w:marLeft w:val="0"/>
      <w:marRight w:val="0"/>
      <w:marTop w:val="0"/>
      <w:marBottom w:val="0"/>
      <w:divBdr>
        <w:top w:val="none" w:sz="0" w:space="0" w:color="auto"/>
        <w:left w:val="none" w:sz="0" w:space="0" w:color="auto"/>
        <w:bottom w:val="none" w:sz="0" w:space="0" w:color="auto"/>
        <w:right w:val="none" w:sz="0" w:space="0" w:color="auto"/>
      </w:divBdr>
    </w:div>
    <w:div w:id="36518484">
      <w:bodyDiv w:val="1"/>
      <w:marLeft w:val="0"/>
      <w:marRight w:val="0"/>
      <w:marTop w:val="0"/>
      <w:marBottom w:val="0"/>
      <w:divBdr>
        <w:top w:val="none" w:sz="0" w:space="0" w:color="auto"/>
        <w:left w:val="none" w:sz="0" w:space="0" w:color="auto"/>
        <w:bottom w:val="none" w:sz="0" w:space="0" w:color="auto"/>
        <w:right w:val="none" w:sz="0" w:space="0" w:color="auto"/>
      </w:divBdr>
    </w:div>
    <w:div w:id="39135777">
      <w:bodyDiv w:val="1"/>
      <w:marLeft w:val="0"/>
      <w:marRight w:val="0"/>
      <w:marTop w:val="0"/>
      <w:marBottom w:val="0"/>
      <w:divBdr>
        <w:top w:val="none" w:sz="0" w:space="0" w:color="auto"/>
        <w:left w:val="none" w:sz="0" w:space="0" w:color="auto"/>
        <w:bottom w:val="none" w:sz="0" w:space="0" w:color="auto"/>
        <w:right w:val="none" w:sz="0" w:space="0" w:color="auto"/>
      </w:divBdr>
    </w:div>
    <w:div w:id="39285235">
      <w:bodyDiv w:val="1"/>
      <w:marLeft w:val="0"/>
      <w:marRight w:val="0"/>
      <w:marTop w:val="0"/>
      <w:marBottom w:val="0"/>
      <w:divBdr>
        <w:top w:val="none" w:sz="0" w:space="0" w:color="auto"/>
        <w:left w:val="none" w:sz="0" w:space="0" w:color="auto"/>
        <w:bottom w:val="none" w:sz="0" w:space="0" w:color="auto"/>
        <w:right w:val="none" w:sz="0" w:space="0" w:color="auto"/>
      </w:divBdr>
    </w:div>
    <w:div w:id="39328325">
      <w:bodyDiv w:val="1"/>
      <w:marLeft w:val="0"/>
      <w:marRight w:val="0"/>
      <w:marTop w:val="0"/>
      <w:marBottom w:val="0"/>
      <w:divBdr>
        <w:top w:val="none" w:sz="0" w:space="0" w:color="auto"/>
        <w:left w:val="none" w:sz="0" w:space="0" w:color="auto"/>
        <w:bottom w:val="none" w:sz="0" w:space="0" w:color="auto"/>
        <w:right w:val="none" w:sz="0" w:space="0" w:color="auto"/>
      </w:divBdr>
    </w:div>
    <w:div w:id="39939771">
      <w:bodyDiv w:val="1"/>
      <w:marLeft w:val="0"/>
      <w:marRight w:val="0"/>
      <w:marTop w:val="0"/>
      <w:marBottom w:val="0"/>
      <w:divBdr>
        <w:top w:val="none" w:sz="0" w:space="0" w:color="auto"/>
        <w:left w:val="none" w:sz="0" w:space="0" w:color="auto"/>
        <w:bottom w:val="none" w:sz="0" w:space="0" w:color="auto"/>
        <w:right w:val="none" w:sz="0" w:space="0" w:color="auto"/>
      </w:divBdr>
    </w:div>
    <w:div w:id="40594395">
      <w:bodyDiv w:val="1"/>
      <w:marLeft w:val="0"/>
      <w:marRight w:val="0"/>
      <w:marTop w:val="0"/>
      <w:marBottom w:val="0"/>
      <w:divBdr>
        <w:top w:val="none" w:sz="0" w:space="0" w:color="auto"/>
        <w:left w:val="none" w:sz="0" w:space="0" w:color="auto"/>
        <w:bottom w:val="none" w:sz="0" w:space="0" w:color="auto"/>
        <w:right w:val="none" w:sz="0" w:space="0" w:color="auto"/>
      </w:divBdr>
    </w:div>
    <w:div w:id="41247033">
      <w:bodyDiv w:val="1"/>
      <w:marLeft w:val="0"/>
      <w:marRight w:val="0"/>
      <w:marTop w:val="0"/>
      <w:marBottom w:val="0"/>
      <w:divBdr>
        <w:top w:val="none" w:sz="0" w:space="0" w:color="auto"/>
        <w:left w:val="none" w:sz="0" w:space="0" w:color="auto"/>
        <w:bottom w:val="none" w:sz="0" w:space="0" w:color="auto"/>
        <w:right w:val="none" w:sz="0" w:space="0" w:color="auto"/>
      </w:divBdr>
    </w:div>
    <w:div w:id="44915479">
      <w:bodyDiv w:val="1"/>
      <w:marLeft w:val="0"/>
      <w:marRight w:val="0"/>
      <w:marTop w:val="0"/>
      <w:marBottom w:val="0"/>
      <w:divBdr>
        <w:top w:val="none" w:sz="0" w:space="0" w:color="auto"/>
        <w:left w:val="none" w:sz="0" w:space="0" w:color="auto"/>
        <w:bottom w:val="none" w:sz="0" w:space="0" w:color="auto"/>
        <w:right w:val="none" w:sz="0" w:space="0" w:color="auto"/>
      </w:divBdr>
    </w:div>
    <w:div w:id="45031181">
      <w:bodyDiv w:val="1"/>
      <w:marLeft w:val="0"/>
      <w:marRight w:val="0"/>
      <w:marTop w:val="0"/>
      <w:marBottom w:val="0"/>
      <w:divBdr>
        <w:top w:val="none" w:sz="0" w:space="0" w:color="auto"/>
        <w:left w:val="none" w:sz="0" w:space="0" w:color="auto"/>
        <w:bottom w:val="none" w:sz="0" w:space="0" w:color="auto"/>
        <w:right w:val="none" w:sz="0" w:space="0" w:color="auto"/>
      </w:divBdr>
    </w:div>
    <w:div w:id="45489445">
      <w:bodyDiv w:val="1"/>
      <w:marLeft w:val="0"/>
      <w:marRight w:val="0"/>
      <w:marTop w:val="0"/>
      <w:marBottom w:val="0"/>
      <w:divBdr>
        <w:top w:val="none" w:sz="0" w:space="0" w:color="auto"/>
        <w:left w:val="none" w:sz="0" w:space="0" w:color="auto"/>
        <w:bottom w:val="none" w:sz="0" w:space="0" w:color="auto"/>
        <w:right w:val="none" w:sz="0" w:space="0" w:color="auto"/>
      </w:divBdr>
    </w:div>
    <w:div w:id="50004104">
      <w:bodyDiv w:val="1"/>
      <w:marLeft w:val="0"/>
      <w:marRight w:val="0"/>
      <w:marTop w:val="0"/>
      <w:marBottom w:val="0"/>
      <w:divBdr>
        <w:top w:val="none" w:sz="0" w:space="0" w:color="auto"/>
        <w:left w:val="none" w:sz="0" w:space="0" w:color="auto"/>
        <w:bottom w:val="none" w:sz="0" w:space="0" w:color="auto"/>
        <w:right w:val="none" w:sz="0" w:space="0" w:color="auto"/>
      </w:divBdr>
    </w:div>
    <w:div w:id="50229820">
      <w:bodyDiv w:val="1"/>
      <w:marLeft w:val="0"/>
      <w:marRight w:val="0"/>
      <w:marTop w:val="0"/>
      <w:marBottom w:val="0"/>
      <w:divBdr>
        <w:top w:val="none" w:sz="0" w:space="0" w:color="auto"/>
        <w:left w:val="none" w:sz="0" w:space="0" w:color="auto"/>
        <w:bottom w:val="none" w:sz="0" w:space="0" w:color="auto"/>
        <w:right w:val="none" w:sz="0" w:space="0" w:color="auto"/>
      </w:divBdr>
    </w:div>
    <w:div w:id="54207219">
      <w:bodyDiv w:val="1"/>
      <w:marLeft w:val="0"/>
      <w:marRight w:val="0"/>
      <w:marTop w:val="0"/>
      <w:marBottom w:val="0"/>
      <w:divBdr>
        <w:top w:val="none" w:sz="0" w:space="0" w:color="auto"/>
        <w:left w:val="none" w:sz="0" w:space="0" w:color="auto"/>
        <w:bottom w:val="none" w:sz="0" w:space="0" w:color="auto"/>
        <w:right w:val="none" w:sz="0" w:space="0" w:color="auto"/>
      </w:divBdr>
    </w:div>
    <w:div w:id="56829200">
      <w:bodyDiv w:val="1"/>
      <w:marLeft w:val="0"/>
      <w:marRight w:val="0"/>
      <w:marTop w:val="0"/>
      <w:marBottom w:val="0"/>
      <w:divBdr>
        <w:top w:val="none" w:sz="0" w:space="0" w:color="auto"/>
        <w:left w:val="none" w:sz="0" w:space="0" w:color="auto"/>
        <w:bottom w:val="none" w:sz="0" w:space="0" w:color="auto"/>
        <w:right w:val="none" w:sz="0" w:space="0" w:color="auto"/>
      </w:divBdr>
    </w:div>
    <w:div w:id="58989372">
      <w:bodyDiv w:val="1"/>
      <w:marLeft w:val="0"/>
      <w:marRight w:val="0"/>
      <w:marTop w:val="0"/>
      <w:marBottom w:val="0"/>
      <w:divBdr>
        <w:top w:val="none" w:sz="0" w:space="0" w:color="auto"/>
        <w:left w:val="none" w:sz="0" w:space="0" w:color="auto"/>
        <w:bottom w:val="none" w:sz="0" w:space="0" w:color="auto"/>
        <w:right w:val="none" w:sz="0" w:space="0" w:color="auto"/>
      </w:divBdr>
    </w:div>
    <w:div w:id="64645947">
      <w:bodyDiv w:val="1"/>
      <w:marLeft w:val="0"/>
      <w:marRight w:val="0"/>
      <w:marTop w:val="0"/>
      <w:marBottom w:val="0"/>
      <w:divBdr>
        <w:top w:val="none" w:sz="0" w:space="0" w:color="auto"/>
        <w:left w:val="none" w:sz="0" w:space="0" w:color="auto"/>
        <w:bottom w:val="none" w:sz="0" w:space="0" w:color="auto"/>
        <w:right w:val="none" w:sz="0" w:space="0" w:color="auto"/>
      </w:divBdr>
      <w:divsChild>
        <w:div w:id="1416442722">
          <w:marLeft w:val="480"/>
          <w:marRight w:val="0"/>
          <w:marTop w:val="0"/>
          <w:marBottom w:val="0"/>
          <w:divBdr>
            <w:top w:val="none" w:sz="0" w:space="0" w:color="auto"/>
            <w:left w:val="none" w:sz="0" w:space="0" w:color="auto"/>
            <w:bottom w:val="none" w:sz="0" w:space="0" w:color="auto"/>
            <w:right w:val="none" w:sz="0" w:space="0" w:color="auto"/>
          </w:divBdr>
        </w:div>
        <w:div w:id="1369136980">
          <w:marLeft w:val="480"/>
          <w:marRight w:val="0"/>
          <w:marTop w:val="0"/>
          <w:marBottom w:val="0"/>
          <w:divBdr>
            <w:top w:val="none" w:sz="0" w:space="0" w:color="auto"/>
            <w:left w:val="none" w:sz="0" w:space="0" w:color="auto"/>
            <w:bottom w:val="none" w:sz="0" w:space="0" w:color="auto"/>
            <w:right w:val="none" w:sz="0" w:space="0" w:color="auto"/>
          </w:divBdr>
        </w:div>
        <w:div w:id="734855656">
          <w:marLeft w:val="480"/>
          <w:marRight w:val="0"/>
          <w:marTop w:val="0"/>
          <w:marBottom w:val="0"/>
          <w:divBdr>
            <w:top w:val="none" w:sz="0" w:space="0" w:color="auto"/>
            <w:left w:val="none" w:sz="0" w:space="0" w:color="auto"/>
            <w:bottom w:val="none" w:sz="0" w:space="0" w:color="auto"/>
            <w:right w:val="none" w:sz="0" w:space="0" w:color="auto"/>
          </w:divBdr>
        </w:div>
        <w:div w:id="725372024">
          <w:marLeft w:val="480"/>
          <w:marRight w:val="0"/>
          <w:marTop w:val="0"/>
          <w:marBottom w:val="0"/>
          <w:divBdr>
            <w:top w:val="none" w:sz="0" w:space="0" w:color="auto"/>
            <w:left w:val="none" w:sz="0" w:space="0" w:color="auto"/>
            <w:bottom w:val="none" w:sz="0" w:space="0" w:color="auto"/>
            <w:right w:val="none" w:sz="0" w:space="0" w:color="auto"/>
          </w:divBdr>
        </w:div>
        <w:div w:id="602956922">
          <w:marLeft w:val="480"/>
          <w:marRight w:val="0"/>
          <w:marTop w:val="0"/>
          <w:marBottom w:val="0"/>
          <w:divBdr>
            <w:top w:val="none" w:sz="0" w:space="0" w:color="auto"/>
            <w:left w:val="none" w:sz="0" w:space="0" w:color="auto"/>
            <w:bottom w:val="none" w:sz="0" w:space="0" w:color="auto"/>
            <w:right w:val="none" w:sz="0" w:space="0" w:color="auto"/>
          </w:divBdr>
        </w:div>
        <w:div w:id="1176504278">
          <w:marLeft w:val="480"/>
          <w:marRight w:val="0"/>
          <w:marTop w:val="0"/>
          <w:marBottom w:val="0"/>
          <w:divBdr>
            <w:top w:val="none" w:sz="0" w:space="0" w:color="auto"/>
            <w:left w:val="none" w:sz="0" w:space="0" w:color="auto"/>
            <w:bottom w:val="none" w:sz="0" w:space="0" w:color="auto"/>
            <w:right w:val="none" w:sz="0" w:space="0" w:color="auto"/>
          </w:divBdr>
        </w:div>
        <w:div w:id="679813689">
          <w:marLeft w:val="480"/>
          <w:marRight w:val="0"/>
          <w:marTop w:val="0"/>
          <w:marBottom w:val="0"/>
          <w:divBdr>
            <w:top w:val="none" w:sz="0" w:space="0" w:color="auto"/>
            <w:left w:val="none" w:sz="0" w:space="0" w:color="auto"/>
            <w:bottom w:val="none" w:sz="0" w:space="0" w:color="auto"/>
            <w:right w:val="none" w:sz="0" w:space="0" w:color="auto"/>
          </w:divBdr>
        </w:div>
        <w:div w:id="1899592090">
          <w:marLeft w:val="480"/>
          <w:marRight w:val="0"/>
          <w:marTop w:val="0"/>
          <w:marBottom w:val="0"/>
          <w:divBdr>
            <w:top w:val="none" w:sz="0" w:space="0" w:color="auto"/>
            <w:left w:val="none" w:sz="0" w:space="0" w:color="auto"/>
            <w:bottom w:val="none" w:sz="0" w:space="0" w:color="auto"/>
            <w:right w:val="none" w:sz="0" w:space="0" w:color="auto"/>
          </w:divBdr>
        </w:div>
        <w:div w:id="1073116779">
          <w:marLeft w:val="480"/>
          <w:marRight w:val="0"/>
          <w:marTop w:val="0"/>
          <w:marBottom w:val="0"/>
          <w:divBdr>
            <w:top w:val="none" w:sz="0" w:space="0" w:color="auto"/>
            <w:left w:val="none" w:sz="0" w:space="0" w:color="auto"/>
            <w:bottom w:val="none" w:sz="0" w:space="0" w:color="auto"/>
            <w:right w:val="none" w:sz="0" w:space="0" w:color="auto"/>
          </w:divBdr>
        </w:div>
        <w:div w:id="352654777">
          <w:marLeft w:val="480"/>
          <w:marRight w:val="0"/>
          <w:marTop w:val="0"/>
          <w:marBottom w:val="0"/>
          <w:divBdr>
            <w:top w:val="none" w:sz="0" w:space="0" w:color="auto"/>
            <w:left w:val="none" w:sz="0" w:space="0" w:color="auto"/>
            <w:bottom w:val="none" w:sz="0" w:space="0" w:color="auto"/>
            <w:right w:val="none" w:sz="0" w:space="0" w:color="auto"/>
          </w:divBdr>
        </w:div>
        <w:div w:id="1763913842">
          <w:marLeft w:val="480"/>
          <w:marRight w:val="0"/>
          <w:marTop w:val="0"/>
          <w:marBottom w:val="0"/>
          <w:divBdr>
            <w:top w:val="none" w:sz="0" w:space="0" w:color="auto"/>
            <w:left w:val="none" w:sz="0" w:space="0" w:color="auto"/>
            <w:bottom w:val="none" w:sz="0" w:space="0" w:color="auto"/>
            <w:right w:val="none" w:sz="0" w:space="0" w:color="auto"/>
          </w:divBdr>
        </w:div>
        <w:div w:id="715936097">
          <w:marLeft w:val="480"/>
          <w:marRight w:val="0"/>
          <w:marTop w:val="0"/>
          <w:marBottom w:val="0"/>
          <w:divBdr>
            <w:top w:val="none" w:sz="0" w:space="0" w:color="auto"/>
            <w:left w:val="none" w:sz="0" w:space="0" w:color="auto"/>
            <w:bottom w:val="none" w:sz="0" w:space="0" w:color="auto"/>
            <w:right w:val="none" w:sz="0" w:space="0" w:color="auto"/>
          </w:divBdr>
        </w:div>
        <w:div w:id="547183290">
          <w:marLeft w:val="480"/>
          <w:marRight w:val="0"/>
          <w:marTop w:val="0"/>
          <w:marBottom w:val="0"/>
          <w:divBdr>
            <w:top w:val="none" w:sz="0" w:space="0" w:color="auto"/>
            <w:left w:val="none" w:sz="0" w:space="0" w:color="auto"/>
            <w:bottom w:val="none" w:sz="0" w:space="0" w:color="auto"/>
            <w:right w:val="none" w:sz="0" w:space="0" w:color="auto"/>
          </w:divBdr>
        </w:div>
        <w:div w:id="780533898">
          <w:marLeft w:val="480"/>
          <w:marRight w:val="0"/>
          <w:marTop w:val="0"/>
          <w:marBottom w:val="0"/>
          <w:divBdr>
            <w:top w:val="none" w:sz="0" w:space="0" w:color="auto"/>
            <w:left w:val="none" w:sz="0" w:space="0" w:color="auto"/>
            <w:bottom w:val="none" w:sz="0" w:space="0" w:color="auto"/>
            <w:right w:val="none" w:sz="0" w:space="0" w:color="auto"/>
          </w:divBdr>
        </w:div>
        <w:div w:id="727148565">
          <w:marLeft w:val="480"/>
          <w:marRight w:val="0"/>
          <w:marTop w:val="0"/>
          <w:marBottom w:val="0"/>
          <w:divBdr>
            <w:top w:val="none" w:sz="0" w:space="0" w:color="auto"/>
            <w:left w:val="none" w:sz="0" w:space="0" w:color="auto"/>
            <w:bottom w:val="none" w:sz="0" w:space="0" w:color="auto"/>
            <w:right w:val="none" w:sz="0" w:space="0" w:color="auto"/>
          </w:divBdr>
        </w:div>
        <w:div w:id="598177521">
          <w:marLeft w:val="480"/>
          <w:marRight w:val="0"/>
          <w:marTop w:val="0"/>
          <w:marBottom w:val="0"/>
          <w:divBdr>
            <w:top w:val="none" w:sz="0" w:space="0" w:color="auto"/>
            <w:left w:val="none" w:sz="0" w:space="0" w:color="auto"/>
            <w:bottom w:val="none" w:sz="0" w:space="0" w:color="auto"/>
            <w:right w:val="none" w:sz="0" w:space="0" w:color="auto"/>
          </w:divBdr>
        </w:div>
        <w:div w:id="664162746">
          <w:marLeft w:val="480"/>
          <w:marRight w:val="0"/>
          <w:marTop w:val="0"/>
          <w:marBottom w:val="0"/>
          <w:divBdr>
            <w:top w:val="none" w:sz="0" w:space="0" w:color="auto"/>
            <w:left w:val="none" w:sz="0" w:space="0" w:color="auto"/>
            <w:bottom w:val="none" w:sz="0" w:space="0" w:color="auto"/>
            <w:right w:val="none" w:sz="0" w:space="0" w:color="auto"/>
          </w:divBdr>
        </w:div>
        <w:div w:id="1714231369">
          <w:marLeft w:val="480"/>
          <w:marRight w:val="0"/>
          <w:marTop w:val="0"/>
          <w:marBottom w:val="0"/>
          <w:divBdr>
            <w:top w:val="none" w:sz="0" w:space="0" w:color="auto"/>
            <w:left w:val="none" w:sz="0" w:space="0" w:color="auto"/>
            <w:bottom w:val="none" w:sz="0" w:space="0" w:color="auto"/>
            <w:right w:val="none" w:sz="0" w:space="0" w:color="auto"/>
          </w:divBdr>
        </w:div>
        <w:div w:id="1073548319">
          <w:marLeft w:val="480"/>
          <w:marRight w:val="0"/>
          <w:marTop w:val="0"/>
          <w:marBottom w:val="0"/>
          <w:divBdr>
            <w:top w:val="none" w:sz="0" w:space="0" w:color="auto"/>
            <w:left w:val="none" w:sz="0" w:space="0" w:color="auto"/>
            <w:bottom w:val="none" w:sz="0" w:space="0" w:color="auto"/>
            <w:right w:val="none" w:sz="0" w:space="0" w:color="auto"/>
          </w:divBdr>
        </w:div>
        <w:div w:id="55864560">
          <w:marLeft w:val="480"/>
          <w:marRight w:val="0"/>
          <w:marTop w:val="0"/>
          <w:marBottom w:val="0"/>
          <w:divBdr>
            <w:top w:val="none" w:sz="0" w:space="0" w:color="auto"/>
            <w:left w:val="none" w:sz="0" w:space="0" w:color="auto"/>
            <w:bottom w:val="none" w:sz="0" w:space="0" w:color="auto"/>
            <w:right w:val="none" w:sz="0" w:space="0" w:color="auto"/>
          </w:divBdr>
        </w:div>
        <w:div w:id="1838686230">
          <w:marLeft w:val="480"/>
          <w:marRight w:val="0"/>
          <w:marTop w:val="0"/>
          <w:marBottom w:val="0"/>
          <w:divBdr>
            <w:top w:val="none" w:sz="0" w:space="0" w:color="auto"/>
            <w:left w:val="none" w:sz="0" w:space="0" w:color="auto"/>
            <w:bottom w:val="none" w:sz="0" w:space="0" w:color="auto"/>
            <w:right w:val="none" w:sz="0" w:space="0" w:color="auto"/>
          </w:divBdr>
        </w:div>
        <w:div w:id="2012832102">
          <w:marLeft w:val="480"/>
          <w:marRight w:val="0"/>
          <w:marTop w:val="0"/>
          <w:marBottom w:val="0"/>
          <w:divBdr>
            <w:top w:val="none" w:sz="0" w:space="0" w:color="auto"/>
            <w:left w:val="none" w:sz="0" w:space="0" w:color="auto"/>
            <w:bottom w:val="none" w:sz="0" w:space="0" w:color="auto"/>
            <w:right w:val="none" w:sz="0" w:space="0" w:color="auto"/>
          </w:divBdr>
        </w:div>
        <w:div w:id="621813776">
          <w:marLeft w:val="480"/>
          <w:marRight w:val="0"/>
          <w:marTop w:val="0"/>
          <w:marBottom w:val="0"/>
          <w:divBdr>
            <w:top w:val="none" w:sz="0" w:space="0" w:color="auto"/>
            <w:left w:val="none" w:sz="0" w:space="0" w:color="auto"/>
            <w:bottom w:val="none" w:sz="0" w:space="0" w:color="auto"/>
            <w:right w:val="none" w:sz="0" w:space="0" w:color="auto"/>
          </w:divBdr>
        </w:div>
        <w:div w:id="616373558">
          <w:marLeft w:val="480"/>
          <w:marRight w:val="0"/>
          <w:marTop w:val="0"/>
          <w:marBottom w:val="0"/>
          <w:divBdr>
            <w:top w:val="none" w:sz="0" w:space="0" w:color="auto"/>
            <w:left w:val="none" w:sz="0" w:space="0" w:color="auto"/>
            <w:bottom w:val="none" w:sz="0" w:space="0" w:color="auto"/>
            <w:right w:val="none" w:sz="0" w:space="0" w:color="auto"/>
          </w:divBdr>
        </w:div>
        <w:div w:id="961305952">
          <w:marLeft w:val="480"/>
          <w:marRight w:val="0"/>
          <w:marTop w:val="0"/>
          <w:marBottom w:val="0"/>
          <w:divBdr>
            <w:top w:val="none" w:sz="0" w:space="0" w:color="auto"/>
            <w:left w:val="none" w:sz="0" w:space="0" w:color="auto"/>
            <w:bottom w:val="none" w:sz="0" w:space="0" w:color="auto"/>
            <w:right w:val="none" w:sz="0" w:space="0" w:color="auto"/>
          </w:divBdr>
        </w:div>
        <w:div w:id="1135369763">
          <w:marLeft w:val="480"/>
          <w:marRight w:val="0"/>
          <w:marTop w:val="0"/>
          <w:marBottom w:val="0"/>
          <w:divBdr>
            <w:top w:val="none" w:sz="0" w:space="0" w:color="auto"/>
            <w:left w:val="none" w:sz="0" w:space="0" w:color="auto"/>
            <w:bottom w:val="none" w:sz="0" w:space="0" w:color="auto"/>
            <w:right w:val="none" w:sz="0" w:space="0" w:color="auto"/>
          </w:divBdr>
        </w:div>
        <w:div w:id="2095392189">
          <w:marLeft w:val="480"/>
          <w:marRight w:val="0"/>
          <w:marTop w:val="0"/>
          <w:marBottom w:val="0"/>
          <w:divBdr>
            <w:top w:val="none" w:sz="0" w:space="0" w:color="auto"/>
            <w:left w:val="none" w:sz="0" w:space="0" w:color="auto"/>
            <w:bottom w:val="none" w:sz="0" w:space="0" w:color="auto"/>
            <w:right w:val="none" w:sz="0" w:space="0" w:color="auto"/>
          </w:divBdr>
        </w:div>
        <w:div w:id="1699966220">
          <w:marLeft w:val="480"/>
          <w:marRight w:val="0"/>
          <w:marTop w:val="0"/>
          <w:marBottom w:val="0"/>
          <w:divBdr>
            <w:top w:val="none" w:sz="0" w:space="0" w:color="auto"/>
            <w:left w:val="none" w:sz="0" w:space="0" w:color="auto"/>
            <w:bottom w:val="none" w:sz="0" w:space="0" w:color="auto"/>
            <w:right w:val="none" w:sz="0" w:space="0" w:color="auto"/>
          </w:divBdr>
        </w:div>
        <w:div w:id="525096178">
          <w:marLeft w:val="480"/>
          <w:marRight w:val="0"/>
          <w:marTop w:val="0"/>
          <w:marBottom w:val="0"/>
          <w:divBdr>
            <w:top w:val="none" w:sz="0" w:space="0" w:color="auto"/>
            <w:left w:val="none" w:sz="0" w:space="0" w:color="auto"/>
            <w:bottom w:val="none" w:sz="0" w:space="0" w:color="auto"/>
            <w:right w:val="none" w:sz="0" w:space="0" w:color="auto"/>
          </w:divBdr>
        </w:div>
        <w:div w:id="2014601050">
          <w:marLeft w:val="480"/>
          <w:marRight w:val="0"/>
          <w:marTop w:val="0"/>
          <w:marBottom w:val="0"/>
          <w:divBdr>
            <w:top w:val="none" w:sz="0" w:space="0" w:color="auto"/>
            <w:left w:val="none" w:sz="0" w:space="0" w:color="auto"/>
            <w:bottom w:val="none" w:sz="0" w:space="0" w:color="auto"/>
            <w:right w:val="none" w:sz="0" w:space="0" w:color="auto"/>
          </w:divBdr>
        </w:div>
        <w:div w:id="421033553">
          <w:marLeft w:val="480"/>
          <w:marRight w:val="0"/>
          <w:marTop w:val="0"/>
          <w:marBottom w:val="0"/>
          <w:divBdr>
            <w:top w:val="none" w:sz="0" w:space="0" w:color="auto"/>
            <w:left w:val="none" w:sz="0" w:space="0" w:color="auto"/>
            <w:bottom w:val="none" w:sz="0" w:space="0" w:color="auto"/>
            <w:right w:val="none" w:sz="0" w:space="0" w:color="auto"/>
          </w:divBdr>
        </w:div>
        <w:div w:id="902255738">
          <w:marLeft w:val="480"/>
          <w:marRight w:val="0"/>
          <w:marTop w:val="0"/>
          <w:marBottom w:val="0"/>
          <w:divBdr>
            <w:top w:val="none" w:sz="0" w:space="0" w:color="auto"/>
            <w:left w:val="none" w:sz="0" w:space="0" w:color="auto"/>
            <w:bottom w:val="none" w:sz="0" w:space="0" w:color="auto"/>
            <w:right w:val="none" w:sz="0" w:space="0" w:color="auto"/>
          </w:divBdr>
        </w:div>
        <w:div w:id="1976132421">
          <w:marLeft w:val="480"/>
          <w:marRight w:val="0"/>
          <w:marTop w:val="0"/>
          <w:marBottom w:val="0"/>
          <w:divBdr>
            <w:top w:val="none" w:sz="0" w:space="0" w:color="auto"/>
            <w:left w:val="none" w:sz="0" w:space="0" w:color="auto"/>
            <w:bottom w:val="none" w:sz="0" w:space="0" w:color="auto"/>
            <w:right w:val="none" w:sz="0" w:space="0" w:color="auto"/>
          </w:divBdr>
        </w:div>
        <w:div w:id="102959926">
          <w:marLeft w:val="480"/>
          <w:marRight w:val="0"/>
          <w:marTop w:val="0"/>
          <w:marBottom w:val="0"/>
          <w:divBdr>
            <w:top w:val="none" w:sz="0" w:space="0" w:color="auto"/>
            <w:left w:val="none" w:sz="0" w:space="0" w:color="auto"/>
            <w:bottom w:val="none" w:sz="0" w:space="0" w:color="auto"/>
            <w:right w:val="none" w:sz="0" w:space="0" w:color="auto"/>
          </w:divBdr>
        </w:div>
        <w:div w:id="536360554">
          <w:marLeft w:val="480"/>
          <w:marRight w:val="0"/>
          <w:marTop w:val="0"/>
          <w:marBottom w:val="0"/>
          <w:divBdr>
            <w:top w:val="none" w:sz="0" w:space="0" w:color="auto"/>
            <w:left w:val="none" w:sz="0" w:space="0" w:color="auto"/>
            <w:bottom w:val="none" w:sz="0" w:space="0" w:color="auto"/>
            <w:right w:val="none" w:sz="0" w:space="0" w:color="auto"/>
          </w:divBdr>
        </w:div>
        <w:div w:id="633484825">
          <w:marLeft w:val="480"/>
          <w:marRight w:val="0"/>
          <w:marTop w:val="0"/>
          <w:marBottom w:val="0"/>
          <w:divBdr>
            <w:top w:val="none" w:sz="0" w:space="0" w:color="auto"/>
            <w:left w:val="none" w:sz="0" w:space="0" w:color="auto"/>
            <w:bottom w:val="none" w:sz="0" w:space="0" w:color="auto"/>
            <w:right w:val="none" w:sz="0" w:space="0" w:color="auto"/>
          </w:divBdr>
        </w:div>
        <w:div w:id="2001693403">
          <w:marLeft w:val="480"/>
          <w:marRight w:val="0"/>
          <w:marTop w:val="0"/>
          <w:marBottom w:val="0"/>
          <w:divBdr>
            <w:top w:val="none" w:sz="0" w:space="0" w:color="auto"/>
            <w:left w:val="none" w:sz="0" w:space="0" w:color="auto"/>
            <w:bottom w:val="none" w:sz="0" w:space="0" w:color="auto"/>
            <w:right w:val="none" w:sz="0" w:space="0" w:color="auto"/>
          </w:divBdr>
        </w:div>
        <w:div w:id="193203131">
          <w:marLeft w:val="480"/>
          <w:marRight w:val="0"/>
          <w:marTop w:val="0"/>
          <w:marBottom w:val="0"/>
          <w:divBdr>
            <w:top w:val="none" w:sz="0" w:space="0" w:color="auto"/>
            <w:left w:val="none" w:sz="0" w:space="0" w:color="auto"/>
            <w:bottom w:val="none" w:sz="0" w:space="0" w:color="auto"/>
            <w:right w:val="none" w:sz="0" w:space="0" w:color="auto"/>
          </w:divBdr>
        </w:div>
        <w:div w:id="453255282">
          <w:marLeft w:val="480"/>
          <w:marRight w:val="0"/>
          <w:marTop w:val="0"/>
          <w:marBottom w:val="0"/>
          <w:divBdr>
            <w:top w:val="none" w:sz="0" w:space="0" w:color="auto"/>
            <w:left w:val="none" w:sz="0" w:space="0" w:color="auto"/>
            <w:bottom w:val="none" w:sz="0" w:space="0" w:color="auto"/>
            <w:right w:val="none" w:sz="0" w:space="0" w:color="auto"/>
          </w:divBdr>
        </w:div>
        <w:div w:id="965038435">
          <w:marLeft w:val="480"/>
          <w:marRight w:val="0"/>
          <w:marTop w:val="0"/>
          <w:marBottom w:val="0"/>
          <w:divBdr>
            <w:top w:val="none" w:sz="0" w:space="0" w:color="auto"/>
            <w:left w:val="none" w:sz="0" w:space="0" w:color="auto"/>
            <w:bottom w:val="none" w:sz="0" w:space="0" w:color="auto"/>
            <w:right w:val="none" w:sz="0" w:space="0" w:color="auto"/>
          </w:divBdr>
        </w:div>
        <w:div w:id="1981837582">
          <w:marLeft w:val="480"/>
          <w:marRight w:val="0"/>
          <w:marTop w:val="0"/>
          <w:marBottom w:val="0"/>
          <w:divBdr>
            <w:top w:val="none" w:sz="0" w:space="0" w:color="auto"/>
            <w:left w:val="none" w:sz="0" w:space="0" w:color="auto"/>
            <w:bottom w:val="none" w:sz="0" w:space="0" w:color="auto"/>
            <w:right w:val="none" w:sz="0" w:space="0" w:color="auto"/>
          </w:divBdr>
        </w:div>
        <w:div w:id="1027218361">
          <w:marLeft w:val="480"/>
          <w:marRight w:val="0"/>
          <w:marTop w:val="0"/>
          <w:marBottom w:val="0"/>
          <w:divBdr>
            <w:top w:val="none" w:sz="0" w:space="0" w:color="auto"/>
            <w:left w:val="none" w:sz="0" w:space="0" w:color="auto"/>
            <w:bottom w:val="none" w:sz="0" w:space="0" w:color="auto"/>
            <w:right w:val="none" w:sz="0" w:space="0" w:color="auto"/>
          </w:divBdr>
        </w:div>
        <w:div w:id="171801643">
          <w:marLeft w:val="480"/>
          <w:marRight w:val="0"/>
          <w:marTop w:val="0"/>
          <w:marBottom w:val="0"/>
          <w:divBdr>
            <w:top w:val="none" w:sz="0" w:space="0" w:color="auto"/>
            <w:left w:val="none" w:sz="0" w:space="0" w:color="auto"/>
            <w:bottom w:val="none" w:sz="0" w:space="0" w:color="auto"/>
            <w:right w:val="none" w:sz="0" w:space="0" w:color="auto"/>
          </w:divBdr>
        </w:div>
        <w:div w:id="590896759">
          <w:marLeft w:val="480"/>
          <w:marRight w:val="0"/>
          <w:marTop w:val="0"/>
          <w:marBottom w:val="0"/>
          <w:divBdr>
            <w:top w:val="none" w:sz="0" w:space="0" w:color="auto"/>
            <w:left w:val="none" w:sz="0" w:space="0" w:color="auto"/>
            <w:bottom w:val="none" w:sz="0" w:space="0" w:color="auto"/>
            <w:right w:val="none" w:sz="0" w:space="0" w:color="auto"/>
          </w:divBdr>
        </w:div>
        <w:div w:id="533613867">
          <w:marLeft w:val="480"/>
          <w:marRight w:val="0"/>
          <w:marTop w:val="0"/>
          <w:marBottom w:val="0"/>
          <w:divBdr>
            <w:top w:val="none" w:sz="0" w:space="0" w:color="auto"/>
            <w:left w:val="none" w:sz="0" w:space="0" w:color="auto"/>
            <w:bottom w:val="none" w:sz="0" w:space="0" w:color="auto"/>
            <w:right w:val="none" w:sz="0" w:space="0" w:color="auto"/>
          </w:divBdr>
        </w:div>
        <w:div w:id="113645096">
          <w:marLeft w:val="480"/>
          <w:marRight w:val="0"/>
          <w:marTop w:val="0"/>
          <w:marBottom w:val="0"/>
          <w:divBdr>
            <w:top w:val="none" w:sz="0" w:space="0" w:color="auto"/>
            <w:left w:val="none" w:sz="0" w:space="0" w:color="auto"/>
            <w:bottom w:val="none" w:sz="0" w:space="0" w:color="auto"/>
            <w:right w:val="none" w:sz="0" w:space="0" w:color="auto"/>
          </w:divBdr>
        </w:div>
        <w:div w:id="2069835026">
          <w:marLeft w:val="480"/>
          <w:marRight w:val="0"/>
          <w:marTop w:val="0"/>
          <w:marBottom w:val="0"/>
          <w:divBdr>
            <w:top w:val="none" w:sz="0" w:space="0" w:color="auto"/>
            <w:left w:val="none" w:sz="0" w:space="0" w:color="auto"/>
            <w:bottom w:val="none" w:sz="0" w:space="0" w:color="auto"/>
            <w:right w:val="none" w:sz="0" w:space="0" w:color="auto"/>
          </w:divBdr>
        </w:div>
        <w:div w:id="417992420">
          <w:marLeft w:val="480"/>
          <w:marRight w:val="0"/>
          <w:marTop w:val="0"/>
          <w:marBottom w:val="0"/>
          <w:divBdr>
            <w:top w:val="none" w:sz="0" w:space="0" w:color="auto"/>
            <w:left w:val="none" w:sz="0" w:space="0" w:color="auto"/>
            <w:bottom w:val="none" w:sz="0" w:space="0" w:color="auto"/>
            <w:right w:val="none" w:sz="0" w:space="0" w:color="auto"/>
          </w:divBdr>
        </w:div>
        <w:div w:id="1313221215">
          <w:marLeft w:val="480"/>
          <w:marRight w:val="0"/>
          <w:marTop w:val="0"/>
          <w:marBottom w:val="0"/>
          <w:divBdr>
            <w:top w:val="none" w:sz="0" w:space="0" w:color="auto"/>
            <w:left w:val="none" w:sz="0" w:space="0" w:color="auto"/>
            <w:bottom w:val="none" w:sz="0" w:space="0" w:color="auto"/>
            <w:right w:val="none" w:sz="0" w:space="0" w:color="auto"/>
          </w:divBdr>
        </w:div>
        <w:div w:id="145712231">
          <w:marLeft w:val="480"/>
          <w:marRight w:val="0"/>
          <w:marTop w:val="0"/>
          <w:marBottom w:val="0"/>
          <w:divBdr>
            <w:top w:val="none" w:sz="0" w:space="0" w:color="auto"/>
            <w:left w:val="none" w:sz="0" w:space="0" w:color="auto"/>
            <w:bottom w:val="none" w:sz="0" w:space="0" w:color="auto"/>
            <w:right w:val="none" w:sz="0" w:space="0" w:color="auto"/>
          </w:divBdr>
        </w:div>
        <w:div w:id="1970353916">
          <w:marLeft w:val="480"/>
          <w:marRight w:val="0"/>
          <w:marTop w:val="0"/>
          <w:marBottom w:val="0"/>
          <w:divBdr>
            <w:top w:val="none" w:sz="0" w:space="0" w:color="auto"/>
            <w:left w:val="none" w:sz="0" w:space="0" w:color="auto"/>
            <w:bottom w:val="none" w:sz="0" w:space="0" w:color="auto"/>
            <w:right w:val="none" w:sz="0" w:space="0" w:color="auto"/>
          </w:divBdr>
        </w:div>
        <w:div w:id="1807240401">
          <w:marLeft w:val="480"/>
          <w:marRight w:val="0"/>
          <w:marTop w:val="0"/>
          <w:marBottom w:val="0"/>
          <w:divBdr>
            <w:top w:val="none" w:sz="0" w:space="0" w:color="auto"/>
            <w:left w:val="none" w:sz="0" w:space="0" w:color="auto"/>
            <w:bottom w:val="none" w:sz="0" w:space="0" w:color="auto"/>
            <w:right w:val="none" w:sz="0" w:space="0" w:color="auto"/>
          </w:divBdr>
        </w:div>
        <w:div w:id="2145345816">
          <w:marLeft w:val="480"/>
          <w:marRight w:val="0"/>
          <w:marTop w:val="0"/>
          <w:marBottom w:val="0"/>
          <w:divBdr>
            <w:top w:val="none" w:sz="0" w:space="0" w:color="auto"/>
            <w:left w:val="none" w:sz="0" w:space="0" w:color="auto"/>
            <w:bottom w:val="none" w:sz="0" w:space="0" w:color="auto"/>
            <w:right w:val="none" w:sz="0" w:space="0" w:color="auto"/>
          </w:divBdr>
        </w:div>
        <w:div w:id="1819224468">
          <w:marLeft w:val="480"/>
          <w:marRight w:val="0"/>
          <w:marTop w:val="0"/>
          <w:marBottom w:val="0"/>
          <w:divBdr>
            <w:top w:val="none" w:sz="0" w:space="0" w:color="auto"/>
            <w:left w:val="none" w:sz="0" w:space="0" w:color="auto"/>
            <w:bottom w:val="none" w:sz="0" w:space="0" w:color="auto"/>
            <w:right w:val="none" w:sz="0" w:space="0" w:color="auto"/>
          </w:divBdr>
        </w:div>
        <w:div w:id="961035848">
          <w:marLeft w:val="480"/>
          <w:marRight w:val="0"/>
          <w:marTop w:val="0"/>
          <w:marBottom w:val="0"/>
          <w:divBdr>
            <w:top w:val="none" w:sz="0" w:space="0" w:color="auto"/>
            <w:left w:val="none" w:sz="0" w:space="0" w:color="auto"/>
            <w:bottom w:val="none" w:sz="0" w:space="0" w:color="auto"/>
            <w:right w:val="none" w:sz="0" w:space="0" w:color="auto"/>
          </w:divBdr>
        </w:div>
        <w:div w:id="1601379082">
          <w:marLeft w:val="480"/>
          <w:marRight w:val="0"/>
          <w:marTop w:val="0"/>
          <w:marBottom w:val="0"/>
          <w:divBdr>
            <w:top w:val="none" w:sz="0" w:space="0" w:color="auto"/>
            <w:left w:val="none" w:sz="0" w:space="0" w:color="auto"/>
            <w:bottom w:val="none" w:sz="0" w:space="0" w:color="auto"/>
            <w:right w:val="none" w:sz="0" w:space="0" w:color="auto"/>
          </w:divBdr>
        </w:div>
        <w:div w:id="1885558656">
          <w:marLeft w:val="480"/>
          <w:marRight w:val="0"/>
          <w:marTop w:val="0"/>
          <w:marBottom w:val="0"/>
          <w:divBdr>
            <w:top w:val="none" w:sz="0" w:space="0" w:color="auto"/>
            <w:left w:val="none" w:sz="0" w:space="0" w:color="auto"/>
            <w:bottom w:val="none" w:sz="0" w:space="0" w:color="auto"/>
            <w:right w:val="none" w:sz="0" w:space="0" w:color="auto"/>
          </w:divBdr>
        </w:div>
        <w:div w:id="1914465965">
          <w:marLeft w:val="480"/>
          <w:marRight w:val="0"/>
          <w:marTop w:val="0"/>
          <w:marBottom w:val="0"/>
          <w:divBdr>
            <w:top w:val="none" w:sz="0" w:space="0" w:color="auto"/>
            <w:left w:val="none" w:sz="0" w:space="0" w:color="auto"/>
            <w:bottom w:val="none" w:sz="0" w:space="0" w:color="auto"/>
            <w:right w:val="none" w:sz="0" w:space="0" w:color="auto"/>
          </w:divBdr>
        </w:div>
        <w:div w:id="407651068">
          <w:marLeft w:val="480"/>
          <w:marRight w:val="0"/>
          <w:marTop w:val="0"/>
          <w:marBottom w:val="0"/>
          <w:divBdr>
            <w:top w:val="none" w:sz="0" w:space="0" w:color="auto"/>
            <w:left w:val="none" w:sz="0" w:space="0" w:color="auto"/>
            <w:bottom w:val="none" w:sz="0" w:space="0" w:color="auto"/>
            <w:right w:val="none" w:sz="0" w:space="0" w:color="auto"/>
          </w:divBdr>
        </w:div>
        <w:div w:id="1346322758">
          <w:marLeft w:val="480"/>
          <w:marRight w:val="0"/>
          <w:marTop w:val="0"/>
          <w:marBottom w:val="0"/>
          <w:divBdr>
            <w:top w:val="none" w:sz="0" w:space="0" w:color="auto"/>
            <w:left w:val="none" w:sz="0" w:space="0" w:color="auto"/>
            <w:bottom w:val="none" w:sz="0" w:space="0" w:color="auto"/>
            <w:right w:val="none" w:sz="0" w:space="0" w:color="auto"/>
          </w:divBdr>
        </w:div>
        <w:div w:id="1049114590">
          <w:marLeft w:val="480"/>
          <w:marRight w:val="0"/>
          <w:marTop w:val="0"/>
          <w:marBottom w:val="0"/>
          <w:divBdr>
            <w:top w:val="none" w:sz="0" w:space="0" w:color="auto"/>
            <w:left w:val="none" w:sz="0" w:space="0" w:color="auto"/>
            <w:bottom w:val="none" w:sz="0" w:space="0" w:color="auto"/>
            <w:right w:val="none" w:sz="0" w:space="0" w:color="auto"/>
          </w:divBdr>
        </w:div>
        <w:div w:id="1491868989">
          <w:marLeft w:val="480"/>
          <w:marRight w:val="0"/>
          <w:marTop w:val="0"/>
          <w:marBottom w:val="0"/>
          <w:divBdr>
            <w:top w:val="none" w:sz="0" w:space="0" w:color="auto"/>
            <w:left w:val="none" w:sz="0" w:space="0" w:color="auto"/>
            <w:bottom w:val="none" w:sz="0" w:space="0" w:color="auto"/>
            <w:right w:val="none" w:sz="0" w:space="0" w:color="auto"/>
          </w:divBdr>
        </w:div>
        <w:div w:id="932014231">
          <w:marLeft w:val="480"/>
          <w:marRight w:val="0"/>
          <w:marTop w:val="0"/>
          <w:marBottom w:val="0"/>
          <w:divBdr>
            <w:top w:val="none" w:sz="0" w:space="0" w:color="auto"/>
            <w:left w:val="none" w:sz="0" w:space="0" w:color="auto"/>
            <w:bottom w:val="none" w:sz="0" w:space="0" w:color="auto"/>
            <w:right w:val="none" w:sz="0" w:space="0" w:color="auto"/>
          </w:divBdr>
        </w:div>
        <w:div w:id="155070862">
          <w:marLeft w:val="480"/>
          <w:marRight w:val="0"/>
          <w:marTop w:val="0"/>
          <w:marBottom w:val="0"/>
          <w:divBdr>
            <w:top w:val="none" w:sz="0" w:space="0" w:color="auto"/>
            <w:left w:val="none" w:sz="0" w:space="0" w:color="auto"/>
            <w:bottom w:val="none" w:sz="0" w:space="0" w:color="auto"/>
            <w:right w:val="none" w:sz="0" w:space="0" w:color="auto"/>
          </w:divBdr>
        </w:div>
        <w:div w:id="615259134">
          <w:marLeft w:val="480"/>
          <w:marRight w:val="0"/>
          <w:marTop w:val="0"/>
          <w:marBottom w:val="0"/>
          <w:divBdr>
            <w:top w:val="none" w:sz="0" w:space="0" w:color="auto"/>
            <w:left w:val="none" w:sz="0" w:space="0" w:color="auto"/>
            <w:bottom w:val="none" w:sz="0" w:space="0" w:color="auto"/>
            <w:right w:val="none" w:sz="0" w:space="0" w:color="auto"/>
          </w:divBdr>
        </w:div>
        <w:div w:id="1811828906">
          <w:marLeft w:val="480"/>
          <w:marRight w:val="0"/>
          <w:marTop w:val="0"/>
          <w:marBottom w:val="0"/>
          <w:divBdr>
            <w:top w:val="none" w:sz="0" w:space="0" w:color="auto"/>
            <w:left w:val="none" w:sz="0" w:space="0" w:color="auto"/>
            <w:bottom w:val="none" w:sz="0" w:space="0" w:color="auto"/>
            <w:right w:val="none" w:sz="0" w:space="0" w:color="auto"/>
          </w:divBdr>
        </w:div>
        <w:div w:id="456682742">
          <w:marLeft w:val="480"/>
          <w:marRight w:val="0"/>
          <w:marTop w:val="0"/>
          <w:marBottom w:val="0"/>
          <w:divBdr>
            <w:top w:val="none" w:sz="0" w:space="0" w:color="auto"/>
            <w:left w:val="none" w:sz="0" w:space="0" w:color="auto"/>
            <w:bottom w:val="none" w:sz="0" w:space="0" w:color="auto"/>
            <w:right w:val="none" w:sz="0" w:space="0" w:color="auto"/>
          </w:divBdr>
        </w:div>
        <w:div w:id="1398166192">
          <w:marLeft w:val="480"/>
          <w:marRight w:val="0"/>
          <w:marTop w:val="0"/>
          <w:marBottom w:val="0"/>
          <w:divBdr>
            <w:top w:val="none" w:sz="0" w:space="0" w:color="auto"/>
            <w:left w:val="none" w:sz="0" w:space="0" w:color="auto"/>
            <w:bottom w:val="none" w:sz="0" w:space="0" w:color="auto"/>
            <w:right w:val="none" w:sz="0" w:space="0" w:color="auto"/>
          </w:divBdr>
        </w:div>
        <w:div w:id="1361971816">
          <w:marLeft w:val="480"/>
          <w:marRight w:val="0"/>
          <w:marTop w:val="0"/>
          <w:marBottom w:val="0"/>
          <w:divBdr>
            <w:top w:val="none" w:sz="0" w:space="0" w:color="auto"/>
            <w:left w:val="none" w:sz="0" w:space="0" w:color="auto"/>
            <w:bottom w:val="none" w:sz="0" w:space="0" w:color="auto"/>
            <w:right w:val="none" w:sz="0" w:space="0" w:color="auto"/>
          </w:divBdr>
        </w:div>
        <w:div w:id="1114712908">
          <w:marLeft w:val="480"/>
          <w:marRight w:val="0"/>
          <w:marTop w:val="0"/>
          <w:marBottom w:val="0"/>
          <w:divBdr>
            <w:top w:val="none" w:sz="0" w:space="0" w:color="auto"/>
            <w:left w:val="none" w:sz="0" w:space="0" w:color="auto"/>
            <w:bottom w:val="none" w:sz="0" w:space="0" w:color="auto"/>
            <w:right w:val="none" w:sz="0" w:space="0" w:color="auto"/>
          </w:divBdr>
        </w:div>
        <w:div w:id="498084192">
          <w:marLeft w:val="480"/>
          <w:marRight w:val="0"/>
          <w:marTop w:val="0"/>
          <w:marBottom w:val="0"/>
          <w:divBdr>
            <w:top w:val="none" w:sz="0" w:space="0" w:color="auto"/>
            <w:left w:val="none" w:sz="0" w:space="0" w:color="auto"/>
            <w:bottom w:val="none" w:sz="0" w:space="0" w:color="auto"/>
            <w:right w:val="none" w:sz="0" w:space="0" w:color="auto"/>
          </w:divBdr>
        </w:div>
        <w:div w:id="1321076634">
          <w:marLeft w:val="480"/>
          <w:marRight w:val="0"/>
          <w:marTop w:val="0"/>
          <w:marBottom w:val="0"/>
          <w:divBdr>
            <w:top w:val="none" w:sz="0" w:space="0" w:color="auto"/>
            <w:left w:val="none" w:sz="0" w:space="0" w:color="auto"/>
            <w:bottom w:val="none" w:sz="0" w:space="0" w:color="auto"/>
            <w:right w:val="none" w:sz="0" w:space="0" w:color="auto"/>
          </w:divBdr>
        </w:div>
        <w:div w:id="894001345">
          <w:marLeft w:val="480"/>
          <w:marRight w:val="0"/>
          <w:marTop w:val="0"/>
          <w:marBottom w:val="0"/>
          <w:divBdr>
            <w:top w:val="none" w:sz="0" w:space="0" w:color="auto"/>
            <w:left w:val="none" w:sz="0" w:space="0" w:color="auto"/>
            <w:bottom w:val="none" w:sz="0" w:space="0" w:color="auto"/>
            <w:right w:val="none" w:sz="0" w:space="0" w:color="auto"/>
          </w:divBdr>
        </w:div>
        <w:div w:id="1975401220">
          <w:marLeft w:val="480"/>
          <w:marRight w:val="0"/>
          <w:marTop w:val="0"/>
          <w:marBottom w:val="0"/>
          <w:divBdr>
            <w:top w:val="none" w:sz="0" w:space="0" w:color="auto"/>
            <w:left w:val="none" w:sz="0" w:space="0" w:color="auto"/>
            <w:bottom w:val="none" w:sz="0" w:space="0" w:color="auto"/>
            <w:right w:val="none" w:sz="0" w:space="0" w:color="auto"/>
          </w:divBdr>
        </w:div>
        <w:div w:id="831405706">
          <w:marLeft w:val="480"/>
          <w:marRight w:val="0"/>
          <w:marTop w:val="0"/>
          <w:marBottom w:val="0"/>
          <w:divBdr>
            <w:top w:val="none" w:sz="0" w:space="0" w:color="auto"/>
            <w:left w:val="none" w:sz="0" w:space="0" w:color="auto"/>
            <w:bottom w:val="none" w:sz="0" w:space="0" w:color="auto"/>
            <w:right w:val="none" w:sz="0" w:space="0" w:color="auto"/>
          </w:divBdr>
        </w:div>
        <w:div w:id="1352413732">
          <w:marLeft w:val="480"/>
          <w:marRight w:val="0"/>
          <w:marTop w:val="0"/>
          <w:marBottom w:val="0"/>
          <w:divBdr>
            <w:top w:val="none" w:sz="0" w:space="0" w:color="auto"/>
            <w:left w:val="none" w:sz="0" w:space="0" w:color="auto"/>
            <w:bottom w:val="none" w:sz="0" w:space="0" w:color="auto"/>
            <w:right w:val="none" w:sz="0" w:space="0" w:color="auto"/>
          </w:divBdr>
        </w:div>
        <w:div w:id="800808217">
          <w:marLeft w:val="480"/>
          <w:marRight w:val="0"/>
          <w:marTop w:val="0"/>
          <w:marBottom w:val="0"/>
          <w:divBdr>
            <w:top w:val="none" w:sz="0" w:space="0" w:color="auto"/>
            <w:left w:val="none" w:sz="0" w:space="0" w:color="auto"/>
            <w:bottom w:val="none" w:sz="0" w:space="0" w:color="auto"/>
            <w:right w:val="none" w:sz="0" w:space="0" w:color="auto"/>
          </w:divBdr>
        </w:div>
        <w:div w:id="1030762834">
          <w:marLeft w:val="480"/>
          <w:marRight w:val="0"/>
          <w:marTop w:val="0"/>
          <w:marBottom w:val="0"/>
          <w:divBdr>
            <w:top w:val="none" w:sz="0" w:space="0" w:color="auto"/>
            <w:left w:val="none" w:sz="0" w:space="0" w:color="auto"/>
            <w:bottom w:val="none" w:sz="0" w:space="0" w:color="auto"/>
            <w:right w:val="none" w:sz="0" w:space="0" w:color="auto"/>
          </w:divBdr>
        </w:div>
        <w:div w:id="748968847">
          <w:marLeft w:val="480"/>
          <w:marRight w:val="0"/>
          <w:marTop w:val="0"/>
          <w:marBottom w:val="0"/>
          <w:divBdr>
            <w:top w:val="none" w:sz="0" w:space="0" w:color="auto"/>
            <w:left w:val="none" w:sz="0" w:space="0" w:color="auto"/>
            <w:bottom w:val="none" w:sz="0" w:space="0" w:color="auto"/>
            <w:right w:val="none" w:sz="0" w:space="0" w:color="auto"/>
          </w:divBdr>
        </w:div>
        <w:div w:id="538588627">
          <w:marLeft w:val="480"/>
          <w:marRight w:val="0"/>
          <w:marTop w:val="0"/>
          <w:marBottom w:val="0"/>
          <w:divBdr>
            <w:top w:val="none" w:sz="0" w:space="0" w:color="auto"/>
            <w:left w:val="none" w:sz="0" w:space="0" w:color="auto"/>
            <w:bottom w:val="none" w:sz="0" w:space="0" w:color="auto"/>
            <w:right w:val="none" w:sz="0" w:space="0" w:color="auto"/>
          </w:divBdr>
        </w:div>
        <w:div w:id="32772457">
          <w:marLeft w:val="480"/>
          <w:marRight w:val="0"/>
          <w:marTop w:val="0"/>
          <w:marBottom w:val="0"/>
          <w:divBdr>
            <w:top w:val="none" w:sz="0" w:space="0" w:color="auto"/>
            <w:left w:val="none" w:sz="0" w:space="0" w:color="auto"/>
            <w:bottom w:val="none" w:sz="0" w:space="0" w:color="auto"/>
            <w:right w:val="none" w:sz="0" w:space="0" w:color="auto"/>
          </w:divBdr>
        </w:div>
        <w:div w:id="2071920772">
          <w:marLeft w:val="480"/>
          <w:marRight w:val="0"/>
          <w:marTop w:val="0"/>
          <w:marBottom w:val="0"/>
          <w:divBdr>
            <w:top w:val="none" w:sz="0" w:space="0" w:color="auto"/>
            <w:left w:val="none" w:sz="0" w:space="0" w:color="auto"/>
            <w:bottom w:val="none" w:sz="0" w:space="0" w:color="auto"/>
            <w:right w:val="none" w:sz="0" w:space="0" w:color="auto"/>
          </w:divBdr>
        </w:div>
        <w:div w:id="1120414413">
          <w:marLeft w:val="480"/>
          <w:marRight w:val="0"/>
          <w:marTop w:val="0"/>
          <w:marBottom w:val="0"/>
          <w:divBdr>
            <w:top w:val="none" w:sz="0" w:space="0" w:color="auto"/>
            <w:left w:val="none" w:sz="0" w:space="0" w:color="auto"/>
            <w:bottom w:val="none" w:sz="0" w:space="0" w:color="auto"/>
            <w:right w:val="none" w:sz="0" w:space="0" w:color="auto"/>
          </w:divBdr>
        </w:div>
      </w:divsChild>
    </w:div>
    <w:div w:id="69355387">
      <w:bodyDiv w:val="1"/>
      <w:marLeft w:val="0"/>
      <w:marRight w:val="0"/>
      <w:marTop w:val="0"/>
      <w:marBottom w:val="0"/>
      <w:divBdr>
        <w:top w:val="none" w:sz="0" w:space="0" w:color="auto"/>
        <w:left w:val="none" w:sz="0" w:space="0" w:color="auto"/>
        <w:bottom w:val="none" w:sz="0" w:space="0" w:color="auto"/>
        <w:right w:val="none" w:sz="0" w:space="0" w:color="auto"/>
      </w:divBdr>
    </w:div>
    <w:div w:id="70199043">
      <w:bodyDiv w:val="1"/>
      <w:marLeft w:val="0"/>
      <w:marRight w:val="0"/>
      <w:marTop w:val="0"/>
      <w:marBottom w:val="0"/>
      <w:divBdr>
        <w:top w:val="none" w:sz="0" w:space="0" w:color="auto"/>
        <w:left w:val="none" w:sz="0" w:space="0" w:color="auto"/>
        <w:bottom w:val="none" w:sz="0" w:space="0" w:color="auto"/>
        <w:right w:val="none" w:sz="0" w:space="0" w:color="auto"/>
      </w:divBdr>
    </w:div>
    <w:div w:id="78987947">
      <w:bodyDiv w:val="1"/>
      <w:marLeft w:val="0"/>
      <w:marRight w:val="0"/>
      <w:marTop w:val="0"/>
      <w:marBottom w:val="0"/>
      <w:divBdr>
        <w:top w:val="none" w:sz="0" w:space="0" w:color="auto"/>
        <w:left w:val="none" w:sz="0" w:space="0" w:color="auto"/>
        <w:bottom w:val="none" w:sz="0" w:space="0" w:color="auto"/>
        <w:right w:val="none" w:sz="0" w:space="0" w:color="auto"/>
      </w:divBdr>
    </w:div>
    <w:div w:id="79638516">
      <w:bodyDiv w:val="1"/>
      <w:marLeft w:val="0"/>
      <w:marRight w:val="0"/>
      <w:marTop w:val="0"/>
      <w:marBottom w:val="0"/>
      <w:divBdr>
        <w:top w:val="none" w:sz="0" w:space="0" w:color="auto"/>
        <w:left w:val="none" w:sz="0" w:space="0" w:color="auto"/>
        <w:bottom w:val="none" w:sz="0" w:space="0" w:color="auto"/>
        <w:right w:val="none" w:sz="0" w:space="0" w:color="auto"/>
      </w:divBdr>
    </w:div>
    <w:div w:id="82143001">
      <w:bodyDiv w:val="1"/>
      <w:marLeft w:val="0"/>
      <w:marRight w:val="0"/>
      <w:marTop w:val="0"/>
      <w:marBottom w:val="0"/>
      <w:divBdr>
        <w:top w:val="none" w:sz="0" w:space="0" w:color="auto"/>
        <w:left w:val="none" w:sz="0" w:space="0" w:color="auto"/>
        <w:bottom w:val="none" w:sz="0" w:space="0" w:color="auto"/>
        <w:right w:val="none" w:sz="0" w:space="0" w:color="auto"/>
      </w:divBdr>
    </w:div>
    <w:div w:id="82580038">
      <w:bodyDiv w:val="1"/>
      <w:marLeft w:val="0"/>
      <w:marRight w:val="0"/>
      <w:marTop w:val="0"/>
      <w:marBottom w:val="0"/>
      <w:divBdr>
        <w:top w:val="none" w:sz="0" w:space="0" w:color="auto"/>
        <w:left w:val="none" w:sz="0" w:space="0" w:color="auto"/>
        <w:bottom w:val="none" w:sz="0" w:space="0" w:color="auto"/>
        <w:right w:val="none" w:sz="0" w:space="0" w:color="auto"/>
      </w:divBdr>
    </w:div>
    <w:div w:id="83573203">
      <w:bodyDiv w:val="1"/>
      <w:marLeft w:val="0"/>
      <w:marRight w:val="0"/>
      <w:marTop w:val="0"/>
      <w:marBottom w:val="0"/>
      <w:divBdr>
        <w:top w:val="none" w:sz="0" w:space="0" w:color="auto"/>
        <w:left w:val="none" w:sz="0" w:space="0" w:color="auto"/>
        <w:bottom w:val="none" w:sz="0" w:space="0" w:color="auto"/>
        <w:right w:val="none" w:sz="0" w:space="0" w:color="auto"/>
      </w:divBdr>
    </w:div>
    <w:div w:id="85157908">
      <w:bodyDiv w:val="1"/>
      <w:marLeft w:val="0"/>
      <w:marRight w:val="0"/>
      <w:marTop w:val="0"/>
      <w:marBottom w:val="0"/>
      <w:divBdr>
        <w:top w:val="none" w:sz="0" w:space="0" w:color="auto"/>
        <w:left w:val="none" w:sz="0" w:space="0" w:color="auto"/>
        <w:bottom w:val="none" w:sz="0" w:space="0" w:color="auto"/>
        <w:right w:val="none" w:sz="0" w:space="0" w:color="auto"/>
      </w:divBdr>
    </w:div>
    <w:div w:id="88743735">
      <w:bodyDiv w:val="1"/>
      <w:marLeft w:val="0"/>
      <w:marRight w:val="0"/>
      <w:marTop w:val="0"/>
      <w:marBottom w:val="0"/>
      <w:divBdr>
        <w:top w:val="none" w:sz="0" w:space="0" w:color="auto"/>
        <w:left w:val="none" w:sz="0" w:space="0" w:color="auto"/>
        <w:bottom w:val="none" w:sz="0" w:space="0" w:color="auto"/>
        <w:right w:val="none" w:sz="0" w:space="0" w:color="auto"/>
      </w:divBdr>
    </w:div>
    <w:div w:id="88895440">
      <w:bodyDiv w:val="1"/>
      <w:marLeft w:val="0"/>
      <w:marRight w:val="0"/>
      <w:marTop w:val="0"/>
      <w:marBottom w:val="0"/>
      <w:divBdr>
        <w:top w:val="none" w:sz="0" w:space="0" w:color="auto"/>
        <w:left w:val="none" w:sz="0" w:space="0" w:color="auto"/>
        <w:bottom w:val="none" w:sz="0" w:space="0" w:color="auto"/>
        <w:right w:val="none" w:sz="0" w:space="0" w:color="auto"/>
      </w:divBdr>
    </w:div>
    <w:div w:id="90131021">
      <w:bodyDiv w:val="1"/>
      <w:marLeft w:val="0"/>
      <w:marRight w:val="0"/>
      <w:marTop w:val="0"/>
      <w:marBottom w:val="0"/>
      <w:divBdr>
        <w:top w:val="none" w:sz="0" w:space="0" w:color="auto"/>
        <w:left w:val="none" w:sz="0" w:space="0" w:color="auto"/>
        <w:bottom w:val="none" w:sz="0" w:space="0" w:color="auto"/>
        <w:right w:val="none" w:sz="0" w:space="0" w:color="auto"/>
      </w:divBdr>
    </w:div>
    <w:div w:id="92475227">
      <w:bodyDiv w:val="1"/>
      <w:marLeft w:val="0"/>
      <w:marRight w:val="0"/>
      <w:marTop w:val="0"/>
      <w:marBottom w:val="0"/>
      <w:divBdr>
        <w:top w:val="none" w:sz="0" w:space="0" w:color="auto"/>
        <w:left w:val="none" w:sz="0" w:space="0" w:color="auto"/>
        <w:bottom w:val="none" w:sz="0" w:space="0" w:color="auto"/>
        <w:right w:val="none" w:sz="0" w:space="0" w:color="auto"/>
      </w:divBdr>
    </w:div>
    <w:div w:id="93136601">
      <w:bodyDiv w:val="1"/>
      <w:marLeft w:val="0"/>
      <w:marRight w:val="0"/>
      <w:marTop w:val="0"/>
      <w:marBottom w:val="0"/>
      <w:divBdr>
        <w:top w:val="none" w:sz="0" w:space="0" w:color="auto"/>
        <w:left w:val="none" w:sz="0" w:space="0" w:color="auto"/>
        <w:bottom w:val="none" w:sz="0" w:space="0" w:color="auto"/>
        <w:right w:val="none" w:sz="0" w:space="0" w:color="auto"/>
      </w:divBdr>
    </w:div>
    <w:div w:id="94831863">
      <w:bodyDiv w:val="1"/>
      <w:marLeft w:val="0"/>
      <w:marRight w:val="0"/>
      <w:marTop w:val="0"/>
      <w:marBottom w:val="0"/>
      <w:divBdr>
        <w:top w:val="none" w:sz="0" w:space="0" w:color="auto"/>
        <w:left w:val="none" w:sz="0" w:space="0" w:color="auto"/>
        <w:bottom w:val="none" w:sz="0" w:space="0" w:color="auto"/>
        <w:right w:val="none" w:sz="0" w:space="0" w:color="auto"/>
      </w:divBdr>
    </w:div>
    <w:div w:id="95713678">
      <w:bodyDiv w:val="1"/>
      <w:marLeft w:val="0"/>
      <w:marRight w:val="0"/>
      <w:marTop w:val="0"/>
      <w:marBottom w:val="0"/>
      <w:divBdr>
        <w:top w:val="none" w:sz="0" w:space="0" w:color="auto"/>
        <w:left w:val="none" w:sz="0" w:space="0" w:color="auto"/>
        <w:bottom w:val="none" w:sz="0" w:space="0" w:color="auto"/>
        <w:right w:val="none" w:sz="0" w:space="0" w:color="auto"/>
      </w:divBdr>
    </w:div>
    <w:div w:id="98989537">
      <w:bodyDiv w:val="1"/>
      <w:marLeft w:val="0"/>
      <w:marRight w:val="0"/>
      <w:marTop w:val="0"/>
      <w:marBottom w:val="0"/>
      <w:divBdr>
        <w:top w:val="none" w:sz="0" w:space="0" w:color="auto"/>
        <w:left w:val="none" w:sz="0" w:space="0" w:color="auto"/>
        <w:bottom w:val="none" w:sz="0" w:space="0" w:color="auto"/>
        <w:right w:val="none" w:sz="0" w:space="0" w:color="auto"/>
      </w:divBdr>
    </w:div>
    <w:div w:id="103576223">
      <w:bodyDiv w:val="1"/>
      <w:marLeft w:val="0"/>
      <w:marRight w:val="0"/>
      <w:marTop w:val="0"/>
      <w:marBottom w:val="0"/>
      <w:divBdr>
        <w:top w:val="none" w:sz="0" w:space="0" w:color="auto"/>
        <w:left w:val="none" w:sz="0" w:space="0" w:color="auto"/>
        <w:bottom w:val="none" w:sz="0" w:space="0" w:color="auto"/>
        <w:right w:val="none" w:sz="0" w:space="0" w:color="auto"/>
      </w:divBdr>
    </w:div>
    <w:div w:id="104665317">
      <w:bodyDiv w:val="1"/>
      <w:marLeft w:val="0"/>
      <w:marRight w:val="0"/>
      <w:marTop w:val="0"/>
      <w:marBottom w:val="0"/>
      <w:divBdr>
        <w:top w:val="none" w:sz="0" w:space="0" w:color="auto"/>
        <w:left w:val="none" w:sz="0" w:space="0" w:color="auto"/>
        <w:bottom w:val="none" w:sz="0" w:space="0" w:color="auto"/>
        <w:right w:val="none" w:sz="0" w:space="0" w:color="auto"/>
      </w:divBdr>
    </w:div>
    <w:div w:id="104816990">
      <w:bodyDiv w:val="1"/>
      <w:marLeft w:val="0"/>
      <w:marRight w:val="0"/>
      <w:marTop w:val="0"/>
      <w:marBottom w:val="0"/>
      <w:divBdr>
        <w:top w:val="none" w:sz="0" w:space="0" w:color="auto"/>
        <w:left w:val="none" w:sz="0" w:space="0" w:color="auto"/>
        <w:bottom w:val="none" w:sz="0" w:space="0" w:color="auto"/>
        <w:right w:val="none" w:sz="0" w:space="0" w:color="auto"/>
      </w:divBdr>
    </w:div>
    <w:div w:id="106048285">
      <w:bodyDiv w:val="1"/>
      <w:marLeft w:val="0"/>
      <w:marRight w:val="0"/>
      <w:marTop w:val="0"/>
      <w:marBottom w:val="0"/>
      <w:divBdr>
        <w:top w:val="none" w:sz="0" w:space="0" w:color="auto"/>
        <w:left w:val="none" w:sz="0" w:space="0" w:color="auto"/>
        <w:bottom w:val="none" w:sz="0" w:space="0" w:color="auto"/>
        <w:right w:val="none" w:sz="0" w:space="0" w:color="auto"/>
      </w:divBdr>
    </w:div>
    <w:div w:id="106122232">
      <w:bodyDiv w:val="1"/>
      <w:marLeft w:val="0"/>
      <w:marRight w:val="0"/>
      <w:marTop w:val="0"/>
      <w:marBottom w:val="0"/>
      <w:divBdr>
        <w:top w:val="none" w:sz="0" w:space="0" w:color="auto"/>
        <w:left w:val="none" w:sz="0" w:space="0" w:color="auto"/>
        <w:bottom w:val="none" w:sz="0" w:space="0" w:color="auto"/>
        <w:right w:val="none" w:sz="0" w:space="0" w:color="auto"/>
      </w:divBdr>
    </w:div>
    <w:div w:id="107697934">
      <w:bodyDiv w:val="1"/>
      <w:marLeft w:val="0"/>
      <w:marRight w:val="0"/>
      <w:marTop w:val="0"/>
      <w:marBottom w:val="0"/>
      <w:divBdr>
        <w:top w:val="none" w:sz="0" w:space="0" w:color="auto"/>
        <w:left w:val="none" w:sz="0" w:space="0" w:color="auto"/>
        <w:bottom w:val="none" w:sz="0" w:space="0" w:color="auto"/>
        <w:right w:val="none" w:sz="0" w:space="0" w:color="auto"/>
      </w:divBdr>
    </w:div>
    <w:div w:id="112556008">
      <w:bodyDiv w:val="1"/>
      <w:marLeft w:val="0"/>
      <w:marRight w:val="0"/>
      <w:marTop w:val="0"/>
      <w:marBottom w:val="0"/>
      <w:divBdr>
        <w:top w:val="none" w:sz="0" w:space="0" w:color="auto"/>
        <w:left w:val="none" w:sz="0" w:space="0" w:color="auto"/>
        <w:bottom w:val="none" w:sz="0" w:space="0" w:color="auto"/>
        <w:right w:val="none" w:sz="0" w:space="0" w:color="auto"/>
      </w:divBdr>
    </w:div>
    <w:div w:id="114760123">
      <w:bodyDiv w:val="1"/>
      <w:marLeft w:val="0"/>
      <w:marRight w:val="0"/>
      <w:marTop w:val="0"/>
      <w:marBottom w:val="0"/>
      <w:divBdr>
        <w:top w:val="none" w:sz="0" w:space="0" w:color="auto"/>
        <w:left w:val="none" w:sz="0" w:space="0" w:color="auto"/>
        <w:bottom w:val="none" w:sz="0" w:space="0" w:color="auto"/>
        <w:right w:val="none" w:sz="0" w:space="0" w:color="auto"/>
      </w:divBdr>
    </w:div>
    <w:div w:id="115103108">
      <w:bodyDiv w:val="1"/>
      <w:marLeft w:val="0"/>
      <w:marRight w:val="0"/>
      <w:marTop w:val="0"/>
      <w:marBottom w:val="0"/>
      <w:divBdr>
        <w:top w:val="none" w:sz="0" w:space="0" w:color="auto"/>
        <w:left w:val="none" w:sz="0" w:space="0" w:color="auto"/>
        <w:bottom w:val="none" w:sz="0" w:space="0" w:color="auto"/>
        <w:right w:val="none" w:sz="0" w:space="0" w:color="auto"/>
      </w:divBdr>
    </w:div>
    <w:div w:id="115687269">
      <w:bodyDiv w:val="1"/>
      <w:marLeft w:val="0"/>
      <w:marRight w:val="0"/>
      <w:marTop w:val="0"/>
      <w:marBottom w:val="0"/>
      <w:divBdr>
        <w:top w:val="none" w:sz="0" w:space="0" w:color="auto"/>
        <w:left w:val="none" w:sz="0" w:space="0" w:color="auto"/>
        <w:bottom w:val="none" w:sz="0" w:space="0" w:color="auto"/>
        <w:right w:val="none" w:sz="0" w:space="0" w:color="auto"/>
      </w:divBdr>
    </w:div>
    <w:div w:id="121382976">
      <w:bodyDiv w:val="1"/>
      <w:marLeft w:val="0"/>
      <w:marRight w:val="0"/>
      <w:marTop w:val="0"/>
      <w:marBottom w:val="0"/>
      <w:divBdr>
        <w:top w:val="none" w:sz="0" w:space="0" w:color="auto"/>
        <w:left w:val="none" w:sz="0" w:space="0" w:color="auto"/>
        <w:bottom w:val="none" w:sz="0" w:space="0" w:color="auto"/>
        <w:right w:val="none" w:sz="0" w:space="0" w:color="auto"/>
      </w:divBdr>
    </w:div>
    <w:div w:id="124274535">
      <w:bodyDiv w:val="1"/>
      <w:marLeft w:val="0"/>
      <w:marRight w:val="0"/>
      <w:marTop w:val="0"/>
      <w:marBottom w:val="0"/>
      <w:divBdr>
        <w:top w:val="none" w:sz="0" w:space="0" w:color="auto"/>
        <w:left w:val="none" w:sz="0" w:space="0" w:color="auto"/>
        <w:bottom w:val="none" w:sz="0" w:space="0" w:color="auto"/>
        <w:right w:val="none" w:sz="0" w:space="0" w:color="auto"/>
      </w:divBdr>
    </w:div>
    <w:div w:id="135270185">
      <w:bodyDiv w:val="1"/>
      <w:marLeft w:val="0"/>
      <w:marRight w:val="0"/>
      <w:marTop w:val="0"/>
      <w:marBottom w:val="0"/>
      <w:divBdr>
        <w:top w:val="none" w:sz="0" w:space="0" w:color="auto"/>
        <w:left w:val="none" w:sz="0" w:space="0" w:color="auto"/>
        <w:bottom w:val="none" w:sz="0" w:space="0" w:color="auto"/>
        <w:right w:val="none" w:sz="0" w:space="0" w:color="auto"/>
      </w:divBdr>
    </w:div>
    <w:div w:id="139034282">
      <w:bodyDiv w:val="1"/>
      <w:marLeft w:val="0"/>
      <w:marRight w:val="0"/>
      <w:marTop w:val="0"/>
      <w:marBottom w:val="0"/>
      <w:divBdr>
        <w:top w:val="none" w:sz="0" w:space="0" w:color="auto"/>
        <w:left w:val="none" w:sz="0" w:space="0" w:color="auto"/>
        <w:bottom w:val="none" w:sz="0" w:space="0" w:color="auto"/>
        <w:right w:val="none" w:sz="0" w:space="0" w:color="auto"/>
      </w:divBdr>
    </w:div>
    <w:div w:id="139805809">
      <w:bodyDiv w:val="1"/>
      <w:marLeft w:val="0"/>
      <w:marRight w:val="0"/>
      <w:marTop w:val="0"/>
      <w:marBottom w:val="0"/>
      <w:divBdr>
        <w:top w:val="none" w:sz="0" w:space="0" w:color="auto"/>
        <w:left w:val="none" w:sz="0" w:space="0" w:color="auto"/>
        <w:bottom w:val="none" w:sz="0" w:space="0" w:color="auto"/>
        <w:right w:val="none" w:sz="0" w:space="0" w:color="auto"/>
      </w:divBdr>
    </w:div>
    <w:div w:id="141387101">
      <w:bodyDiv w:val="1"/>
      <w:marLeft w:val="0"/>
      <w:marRight w:val="0"/>
      <w:marTop w:val="0"/>
      <w:marBottom w:val="0"/>
      <w:divBdr>
        <w:top w:val="none" w:sz="0" w:space="0" w:color="auto"/>
        <w:left w:val="none" w:sz="0" w:space="0" w:color="auto"/>
        <w:bottom w:val="none" w:sz="0" w:space="0" w:color="auto"/>
        <w:right w:val="none" w:sz="0" w:space="0" w:color="auto"/>
      </w:divBdr>
    </w:div>
    <w:div w:id="142620055">
      <w:bodyDiv w:val="1"/>
      <w:marLeft w:val="0"/>
      <w:marRight w:val="0"/>
      <w:marTop w:val="0"/>
      <w:marBottom w:val="0"/>
      <w:divBdr>
        <w:top w:val="none" w:sz="0" w:space="0" w:color="auto"/>
        <w:left w:val="none" w:sz="0" w:space="0" w:color="auto"/>
        <w:bottom w:val="none" w:sz="0" w:space="0" w:color="auto"/>
        <w:right w:val="none" w:sz="0" w:space="0" w:color="auto"/>
      </w:divBdr>
    </w:div>
    <w:div w:id="145513714">
      <w:bodyDiv w:val="1"/>
      <w:marLeft w:val="0"/>
      <w:marRight w:val="0"/>
      <w:marTop w:val="0"/>
      <w:marBottom w:val="0"/>
      <w:divBdr>
        <w:top w:val="none" w:sz="0" w:space="0" w:color="auto"/>
        <w:left w:val="none" w:sz="0" w:space="0" w:color="auto"/>
        <w:bottom w:val="none" w:sz="0" w:space="0" w:color="auto"/>
        <w:right w:val="none" w:sz="0" w:space="0" w:color="auto"/>
      </w:divBdr>
    </w:div>
    <w:div w:id="146168268">
      <w:bodyDiv w:val="1"/>
      <w:marLeft w:val="0"/>
      <w:marRight w:val="0"/>
      <w:marTop w:val="0"/>
      <w:marBottom w:val="0"/>
      <w:divBdr>
        <w:top w:val="none" w:sz="0" w:space="0" w:color="auto"/>
        <w:left w:val="none" w:sz="0" w:space="0" w:color="auto"/>
        <w:bottom w:val="none" w:sz="0" w:space="0" w:color="auto"/>
        <w:right w:val="none" w:sz="0" w:space="0" w:color="auto"/>
      </w:divBdr>
    </w:div>
    <w:div w:id="153496195">
      <w:bodyDiv w:val="1"/>
      <w:marLeft w:val="0"/>
      <w:marRight w:val="0"/>
      <w:marTop w:val="0"/>
      <w:marBottom w:val="0"/>
      <w:divBdr>
        <w:top w:val="none" w:sz="0" w:space="0" w:color="auto"/>
        <w:left w:val="none" w:sz="0" w:space="0" w:color="auto"/>
        <w:bottom w:val="none" w:sz="0" w:space="0" w:color="auto"/>
        <w:right w:val="none" w:sz="0" w:space="0" w:color="auto"/>
      </w:divBdr>
    </w:div>
    <w:div w:id="158157517">
      <w:bodyDiv w:val="1"/>
      <w:marLeft w:val="0"/>
      <w:marRight w:val="0"/>
      <w:marTop w:val="0"/>
      <w:marBottom w:val="0"/>
      <w:divBdr>
        <w:top w:val="none" w:sz="0" w:space="0" w:color="auto"/>
        <w:left w:val="none" w:sz="0" w:space="0" w:color="auto"/>
        <w:bottom w:val="none" w:sz="0" w:space="0" w:color="auto"/>
        <w:right w:val="none" w:sz="0" w:space="0" w:color="auto"/>
      </w:divBdr>
      <w:divsChild>
        <w:div w:id="213584617">
          <w:marLeft w:val="480"/>
          <w:marRight w:val="0"/>
          <w:marTop w:val="0"/>
          <w:marBottom w:val="0"/>
          <w:divBdr>
            <w:top w:val="none" w:sz="0" w:space="0" w:color="auto"/>
            <w:left w:val="none" w:sz="0" w:space="0" w:color="auto"/>
            <w:bottom w:val="none" w:sz="0" w:space="0" w:color="auto"/>
            <w:right w:val="none" w:sz="0" w:space="0" w:color="auto"/>
          </w:divBdr>
        </w:div>
      </w:divsChild>
    </w:div>
    <w:div w:id="160511222">
      <w:bodyDiv w:val="1"/>
      <w:marLeft w:val="0"/>
      <w:marRight w:val="0"/>
      <w:marTop w:val="0"/>
      <w:marBottom w:val="0"/>
      <w:divBdr>
        <w:top w:val="none" w:sz="0" w:space="0" w:color="auto"/>
        <w:left w:val="none" w:sz="0" w:space="0" w:color="auto"/>
        <w:bottom w:val="none" w:sz="0" w:space="0" w:color="auto"/>
        <w:right w:val="none" w:sz="0" w:space="0" w:color="auto"/>
      </w:divBdr>
    </w:div>
    <w:div w:id="162012866">
      <w:bodyDiv w:val="1"/>
      <w:marLeft w:val="0"/>
      <w:marRight w:val="0"/>
      <w:marTop w:val="0"/>
      <w:marBottom w:val="0"/>
      <w:divBdr>
        <w:top w:val="none" w:sz="0" w:space="0" w:color="auto"/>
        <w:left w:val="none" w:sz="0" w:space="0" w:color="auto"/>
        <w:bottom w:val="none" w:sz="0" w:space="0" w:color="auto"/>
        <w:right w:val="none" w:sz="0" w:space="0" w:color="auto"/>
      </w:divBdr>
    </w:div>
    <w:div w:id="163400883">
      <w:bodyDiv w:val="1"/>
      <w:marLeft w:val="0"/>
      <w:marRight w:val="0"/>
      <w:marTop w:val="0"/>
      <w:marBottom w:val="0"/>
      <w:divBdr>
        <w:top w:val="none" w:sz="0" w:space="0" w:color="auto"/>
        <w:left w:val="none" w:sz="0" w:space="0" w:color="auto"/>
        <w:bottom w:val="none" w:sz="0" w:space="0" w:color="auto"/>
        <w:right w:val="none" w:sz="0" w:space="0" w:color="auto"/>
      </w:divBdr>
    </w:div>
    <w:div w:id="168059514">
      <w:bodyDiv w:val="1"/>
      <w:marLeft w:val="0"/>
      <w:marRight w:val="0"/>
      <w:marTop w:val="0"/>
      <w:marBottom w:val="0"/>
      <w:divBdr>
        <w:top w:val="none" w:sz="0" w:space="0" w:color="auto"/>
        <w:left w:val="none" w:sz="0" w:space="0" w:color="auto"/>
        <w:bottom w:val="none" w:sz="0" w:space="0" w:color="auto"/>
        <w:right w:val="none" w:sz="0" w:space="0" w:color="auto"/>
      </w:divBdr>
    </w:div>
    <w:div w:id="169569149">
      <w:bodyDiv w:val="1"/>
      <w:marLeft w:val="0"/>
      <w:marRight w:val="0"/>
      <w:marTop w:val="0"/>
      <w:marBottom w:val="0"/>
      <w:divBdr>
        <w:top w:val="none" w:sz="0" w:space="0" w:color="auto"/>
        <w:left w:val="none" w:sz="0" w:space="0" w:color="auto"/>
        <w:bottom w:val="none" w:sz="0" w:space="0" w:color="auto"/>
        <w:right w:val="none" w:sz="0" w:space="0" w:color="auto"/>
      </w:divBdr>
    </w:div>
    <w:div w:id="171190575">
      <w:bodyDiv w:val="1"/>
      <w:marLeft w:val="0"/>
      <w:marRight w:val="0"/>
      <w:marTop w:val="0"/>
      <w:marBottom w:val="0"/>
      <w:divBdr>
        <w:top w:val="none" w:sz="0" w:space="0" w:color="auto"/>
        <w:left w:val="none" w:sz="0" w:space="0" w:color="auto"/>
        <w:bottom w:val="none" w:sz="0" w:space="0" w:color="auto"/>
        <w:right w:val="none" w:sz="0" w:space="0" w:color="auto"/>
      </w:divBdr>
    </w:div>
    <w:div w:id="173694297">
      <w:bodyDiv w:val="1"/>
      <w:marLeft w:val="0"/>
      <w:marRight w:val="0"/>
      <w:marTop w:val="0"/>
      <w:marBottom w:val="0"/>
      <w:divBdr>
        <w:top w:val="none" w:sz="0" w:space="0" w:color="auto"/>
        <w:left w:val="none" w:sz="0" w:space="0" w:color="auto"/>
        <w:bottom w:val="none" w:sz="0" w:space="0" w:color="auto"/>
        <w:right w:val="none" w:sz="0" w:space="0" w:color="auto"/>
      </w:divBdr>
    </w:div>
    <w:div w:id="177693884">
      <w:bodyDiv w:val="1"/>
      <w:marLeft w:val="0"/>
      <w:marRight w:val="0"/>
      <w:marTop w:val="0"/>
      <w:marBottom w:val="0"/>
      <w:divBdr>
        <w:top w:val="none" w:sz="0" w:space="0" w:color="auto"/>
        <w:left w:val="none" w:sz="0" w:space="0" w:color="auto"/>
        <w:bottom w:val="none" w:sz="0" w:space="0" w:color="auto"/>
        <w:right w:val="none" w:sz="0" w:space="0" w:color="auto"/>
      </w:divBdr>
    </w:div>
    <w:div w:id="178006331">
      <w:bodyDiv w:val="1"/>
      <w:marLeft w:val="0"/>
      <w:marRight w:val="0"/>
      <w:marTop w:val="0"/>
      <w:marBottom w:val="0"/>
      <w:divBdr>
        <w:top w:val="none" w:sz="0" w:space="0" w:color="auto"/>
        <w:left w:val="none" w:sz="0" w:space="0" w:color="auto"/>
        <w:bottom w:val="none" w:sz="0" w:space="0" w:color="auto"/>
        <w:right w:val="none" w:sz="0" w:space="0" w:color="auto"/>
      </w:divBdr>
    </w:div>
    <w:div w:id="179128099">
      <w:bodyDiv w:val="1"/>
      <w:marLeft w:val="0"/>
      <w:marRight w:val="0"/>
      <w:marTop w:val="0"/>
      <w:marBottom w:val="0"/>
      <w:divBdr>
        <w:top w:val="none" w:sz="0" w:space="0" w:color="auto"/>
        <w:left w:val="none" w:sz="0" w:space="0" w:color="auto"/>
        <w:bottom w:val="none" w:sz="0" w:space="0" w:color="auto"/>
        <w:right w:val="none" w:sz="0" w:space="0" w:color="auto"/>
      </w:divBdr>
    </w:div>
    <w:div w:id="179585031">
      <w:bodyDiv w:val="1"/>
      <w:marLeft w:val="0"/>
      <w:marRight w:val="0"/>
      <w:marTop w:val="0"/>
      <w:marBottom w:val="0"/>
      <w:divBdr>
        <w:top w:val="none" w:sz="0" w:space="0" w:color="auto"/>
        <w:left w:val="none" w:sz="0" w:space="0" w:color="auto"/>
        <w:bottom w:val="none" w:sz="0" w:space="0" w:color="auto"/>
        <w:right w:val="none" w:sz="0" w:space="0" w:color="auto"/>
      </w:divBdr>
    </w:div>
    <w:div w:id="180047833">
      <w:bodyDiv w:val="1"/>
      <w:marLeft w:val="0"/>
      <w:marRight w:val="0"/>
      <w:marTop w:val="0"/>
      <w:marBottom w:val="0"/>
      <w:divBdr>
        <w:top w:val="none" w:sz="0" w:space="0" w:color="auto"/>
        <w:left w:val="none" w:sz="0" w:space="0" w:color="auto"/>
        <w:bottom w:val="none" w:sz="0" w:space="0" w:color="auto"/>
        <w:right w:val="none" w:sz="0" w:space="0" w:color="auto"/>
      </w:divBdr>
    </w:div>
    <w:div w:id="184245847">
      <w:bodyDiv w:val="1"/>
      <w:marLeft w:val="0"/>
      <w:marRight w:val="0"/>
      <w:marTop w:val="0"/>
      <w:marBottom w:val="0"/>
      <w:divBdr>
        <w:top w:val="none" w:sz="0" w:space="0" w:color="auto"/>
        <w:left w:val="none" w:sz="0" w:space="0" w:color="auto"/>
        <w:bottom w:val="none" w:sz="0" w:space="0" w:color="auto"/>
        <w:right w:val="none" w:sz="0" w:space="0" w:color="auto"/>
      </w:divBdr>
    </w:div>
    <w:div w:id="190916438">
      <w:bodyDiv w:val="1"/>
      <w:marLeft w:val="0"/>
      <w:marRight w:val="0"/>
      <w:marTop w:val="0"/>
      <w:marBottom w:val="0"/>
      <w:divBdr>
        <w:top w:val="none" w:sz="0" w:space="0" w:color="auto"/>
        <w:left w:val="none" w:sz="0" w:space="0" w:color="auto"/>
        <w:bottom w:val="none" w:sz="0" w:space="0" w:color="auto"/>
        <w:right w:val="none" w:sz="0" w:space="0" w:color="auto"/>
      </w:divBdr>
    </w:div>
    <w:div w:id="191771588">
      <w:bodyDiv w:val="1"/>
      <w:marLeft w:val="0"/>
      <w:marRight w:val="0"/>
      <w:marTop w:val="0"/>
      <w:marBottom w:val="0"/>
      <w:divBdr>
        <w:top w:val="none" w:sz="0" w:space="0" w:color="auto"/>
        <w:left w:val="none" w:sz="0" w:space="0" w:color="auto"/>
        <w:bottom w:val="none" w:sz="0" w:space="0" w:color="auto"/>
        <w:right w:val="none" w:sz="0" w:space="0" w:color="auto"/>
      </w:divBdr>
    </w:div>
    <w:div w:id="192160494">
      <w:bodyDiv w:val="1"/>
      <w:marLeft w:val="0"/>
      <w:marRight w:val="0"/>
      <w:marTop w:val="0"/>
      <w:marBottom w:val="0"/>
      <w:divBdr>
        <w:top w:val="none" w:sz="0" w:space="0" w:color="auto"/>
        <w:left w:val="none" w:sz="0" w:space="0" w:color="auto"/>
        <w:bottom w:val="none" w:sz="0" w:space="0" w:color="auto"/>
        <w:right w:val="none" w:sz="0" w:space="0" w:color="auto"/>
      </w:divBdr>
    </w:div>
    <w:div w:id="193085040">
      <w:bodyDiv w:val="1"/>
      <w:marLeft w:val="0"/>
      <w:marRight w:val="0"/>
      <w:marTop w:val="0"/>
      <w:marBottom w:val="0"/>
      <w:divBdr>
        <w:top w:val="none" w:sz="0" w:space="0" w:color="auto"/>
        <w:left w:val="none" w:sz="0" w:space="0" w:color="auto"/>
        <w:bottom w:val="none" w:sz="0" w:space="0" w:color="auto"/>
        <w:right w:val="none" w:sz="0" w:space="0" w:color="auto"/>
      </w:divBdr>
    </w:div>
    <w:div w:id="205410629">
      <w:bodyDiv w:val="1"/>
      <w:marLeft w:val="0"/>
      <w:marRight w:val="0"/>
      <w:marTop w:val="0"/>
      <w:marBottom w:val="0"/>
      <w:divBdr>
        <w:top w:val="none" w:sz="0" w:space="0" w:color="auto"/>
        <w:left w:val="none" w:sz="0" w:space="0" w:color="auto"/>
        <w:bottom w:val="none" w:sz="0" w:space="0" w:color="auto"/>
        <w:right w:val="none" w:sz="0" w:space="0" w:color="auto"/>
      </w:divBdr>
    </w:div>
    <w:div w:id="208735965">
      <w:bodyDiv w:val="1"/>
      <w:marLeft w:val="0"/>
      <w:marRight w:val="0"/>
      <w:marTop w:val="0"/>
      <w:marBottom w:val="0"/>
      <w:divBdr>
        <w:top w:val="none" w:sz="0" w:space="0" w:color="auto"/>
        <w:left w:val="none" w:sz="0" w:space="0" w:color="auto"/>
        <w:bottom w:val="none" w:sz="0" w:space="0" w:color="auto"/>
        <w:right w:val="none" w:sz="0" w:space="0" w:color="auto"/>
      </w:divBdr>
    </w:div>
    <w:div w:id="210270003">
      <w:bodyDiv w:val="1"/>
      <w:marLeft w:val="0"/>
      <w:marRight w:val="0"/>
      <w:marTop w:val="0"/>
      <w:marBottom w:val="0"/>
      <w:divBdr>
        <w:top w:val="none" w:sz="0" w:space="0" w:color="auto"/>
        <w:left w:val="none" w:sz="0" w:space="0" w:color="auto"/>
        <w:bottom w:val="none" w:sz="0" w:space="0" w:color="auto"/>
        <w:right w:val="none" w:sz="0" w:space="0" w:color="auto"/>
      </w:divBdr>
    </w:div>
    <w:div w:id="211427117">
      <w:bodyDiv w:val="1"/>
      <w:marLeft w:val="0"/>
      <w:marRight w:val="0"/>
      <w:marTop w:val="0"/>
      <w:marBottom w:val="0"/>
      <w:divBdr>
        <w:top w:val="none" w:sz="0" w:space="0" w:color="auto"/>
        <w:left w:val="none" w:sz="0" w:space="0" w:color="auto"/>
        <w:bottom w:val="none" w:sz="0" w:space="0" w:color="auto"/>
        <w:right w:val="none" w:sz="0" w:space="0" w:color="auto"/>
      </w:divBdr>
    </w:div>
    <w:div w:id="211507225">
      <w:bodyDiv w:val="1"/>
      <w:marLeft w:val="0"/>
      <w:marRight w:val="0"/>
      <w:marTop w:val="0"/>
      <w:marBottom w:val="0"/>
      <w:divBdr>
        <w:top w:val="none" w:sz="0" w:space="0" w:color="auto"/>
        <w:left w:val="none" w:sz="0" w:space="0" w:color="auto"/>
        <w:bottom w:val="none" w:sz="0" w:space="0" w:color="auto"/>
        <w:right w:val="none" w:sz="0" w:space="0" w:color="auto"/>
      </w:divBdr>
    </w:div>
    <w:div w:id="213195429">
      <w:bodyDiv w:val="1"/>
      <w:marLeft w:val="0"/>
      <w:marRight w:val="0"/>
      <w:marTop w:val="0"/>
      <w:marBottom w:val="0"/>
      <w:divBdr>
        <w:top w:val="none" w:sz="0" w:space="0" w:color="auto"/>
        <w:left w:val="none" w:sz="0" w:space="0" w:color="auto"/>
        <w:bottom w:val="none" w:sz="0" w:space="0" w:color="auto"/>
        <w:right w:val="none" w:sz="0" w:space="0" w:color="auto"/>
      </w:divBdr>
    </w:div>
    <w:div w:id="213320646">
      <w:bodyDiv w:val="1"/>
      <w:marLeft w:val="0"/>
      <w:marRight w:val="0"/>
      <w:marTop w:val="0"/>
      <w:marBottom w:val="0"/>
      <w:divBdr>
        <w:top w:val="none" w:sz="0" w:space="0" w:color="auto"/>
        <w:left w:val="none" w:sz="0" w:space="0" w:color="auto"/>
        <w:bottom w:val="none" w:sz="0" w:space="0" w:color="auto"/>
        <w:right w:val="none" w:sz="0" w:space="0" w:color="auto"/>
      </w:divBdr>
    </w:div>
    <w:div w:id="215894836">
      <w:bodyDiv w:val="1"/>
      <w:marLeft w:val="0"/>
      <w:marRight w:val="0"/>
      <w:marTop w:val="0"/>
      <w:marBottom w:val="0"/>
      <w:divBdr>
        <w:top w:val="none" w:sz="0" w:space="0" w:color="auto"/>
        <w:left w:val="none" w:sz="0" w:space="0" w:color="auto"/>
        <w:bottom w:val="none" w:sz="0" w:space="0" w:color="auto"/>
        <w:right w:val="none" w:sz="0" w:space="0" w:color="auto"/>
      </w:divBdr>
    </w:div>
    <w:div w:id="216865729">
      <w:bodyDiv w:val="1"/>
      <w:marLeft w:val="0"/>
      <w:marRight w:val="0"/>
      <w:marTop w:val="0"/>
      <w:marBottom w:val="0"/>
      <w:divBdr>
        <w:top w:val="none" w:sz="0" w:space="0" w:color="auto"/>
        <w:left w:val="none" w:sz="0" w:space="0" w:color="auto"/>
        <w:bottom w:val="none" w:sz="0" w:space="0" w:color="auto"/>
        <w:right w:val="none" w:sz="0" w:space="0" w:color="auto"/>
      </w:divBdr>
    </w:div>
    <w:div w:id="219824380">
      <w:bodyDiv w:val="1"/>
      <w:marLeft w:val="0"/>
      <w:marRight w:val="0"/>
      <w:marTop w:val="0"/>
      <w:marBottom w:val="0"/>
      <w:divBdr>
        <w:top w:val="none" w:sz="0" w:space="0" w:color="auto"/>
        <w:left w:val="none" w:sz="0" w:space="0" w:color="auto"/>
        <w:bottom w:val="none" w:sz="0" w:space="0" w:color="auto"/>
        <w:right w:val="none" w:sz="0" w:space="0" w:color="auto"/>
      </w:divBdr>
    </w:div>
    <w:div w:id="222260594">
      <w:bodyDiv w:val="1"/>
      <w:marLeft w:val="0"/>
      <w:marRight w:val="0"/>
      <w:marTop w:val="0"/>
      <w:marBottom w:val="0"/>
      <w:divBdr>
        <w:top w:val="none" w:sz="0" w:space="0" w:color="auto"/>
        <w:left w:val="none" w:sz="0" w:space="0" w:color="auto"/>
        <w:bottom w:val="none" w:sz="0" w:space="0" w:color="auto"/>
        <w:right w:val="none" w:sz="0" w:space="0" w:color="auto"/>
      </w:divBdr>
    </w:div>
    <w:div w:id="223299401">
      <w:bodyDiv w:val="1"/>
      <w:marLeft w:val="0"/>
      <w:marRight w:val="0"/>
      <w:marTop w:val="0"/>
      <w:marBottom w:val="0"/>
      <w:divBdr>
        <w:top w:val="none" w:sz="0" w:space="0" w:color="auto"/>
        <w:left w:val="none" w:sz="0" w:space="0" w:color="auto"/>
        <w:bottom w:val="none" w:sz="0" w:space="0" w:color="auto"/>
        <w:right w:val="none" w:sz="0" w:space="0" w:color="auto"/>
      </w:divBdr>
    </w:div>
    <w:div w:id="224031826">
      <w:bodyDiv w:val="1"/>
      <w:marLeft w:val="0"/>
      <w:marRight w:val="0"/>
      <w:marTop w:val="0"/>
      <w:marBottom w:val="0"/>
      <w:divBdr>
        <w:top w:val="none" w:sz="0" w:space="0" w:color="auto"/>
        <w:left w:val="none" w:sz="0" w:space="0" w:color="auto"/>
        <w:bottom w:val="none" w:sz="0" w:space="0" w:color="auto"/>
        <w:right w:val="none" w:sz="0" w:space="0" w:color="auto"/>
      </w:divBdr>
    </w:div>
    <w:div w:id="225529355">
      <w:bodyDiv w:val="1"/>
      <w:marLeft w:val="0"/>
      <w:marRight w:val="0"/>
      <w:marTop w:val="0"/>
      <w:marBottom w:val="0"/>
      <w:divBdr>
        <w:top w:val="none" w:sz="0" w:space="0" w:color="auto"/>
        <w:left w:val="none" w:sz="0" w:space="0" w:color="auto"/>
        <w:bottom w:val="none" w:sz="0" w:space="0" w:color="auto"/>
        <w:right w:val="none" w:sz="0" w:space="0" w:color="auto"/>
      </w:divBdr>
    </w:div>
    <w:div w:id="226112077">
      <w:bodyDiv w:val="1"/>
      <w:marLeft w:val="0"/>
      <w:marRight w:val="0"/>
      <w:marTop w:val="0"/>
      <w:marBottom w:val="0"/>
      <w:divBdr>
        <w:top w:val="none" w:sz="0" w:space="0" w:color="auto"/>
        <w:left w:val="none" w:sz="0" w:space="0" w:color="auto"/>
        <w:bottom w:val="none" w:sz="0" w:space="0" w:color="auto"/>
        <w:right w:val="none" w:sz="0" w:space="0" w:color="auto"/>
      </w:divBdr>
    </w:div>
    <w:div w:id="228225537">
      <w:bodyDiv w:val="1"/>
      <w:marLeft w:val="0"/>
      <w:marRight w:val="0"/>
      <w:marTop w:val="0"/>
      <w:marBottom w:val="0"/>
      <w:divBdr>
        <w:top w:val="none" w:sz="0" w:space="0" w:color="auto"/>
        <w:left w:val="none" w:sz="0" w:space="0" w:color="auto"/>
        <w:bottom w:val="none" w:sz="0" w:space="0" w:color="auto"/>
        <w:right w:val="none" w:sz="0" w:space="0" w:color="auto"/>
      </w:divBdr>
    </w:div>
    <w:div w:id="231165730">
      <w:bodyDiv w:val="1"/>
      <w:marLeft w:val="0"/>
      <w:marRight w:val="0"/>
      <w:marTop w:val="0"/>
      <w:marBottom w:val="0"/>
      <w:divBdr>
        <w:top w:val="none" w:sz="0" w:space="0" w:color="auto"/>
        <w:left w:val="none" w:sz="0" w:space="0" w:color="auto"/>
        <w:bottom w:val="none" w:sz="0" w:space="0" w:color="auto"/>
        <w:right w:val="none" w:sz="0" w:space="0" w:color="auto"/>
      </w:divBdr>
    </w:div>
    <w:div w:id="232082968">
      <w:bodyDiv w:val="1"/>
      <w:marLeft w:val="0"/>
      <w:marRight w:val="0"/>
      <w:marTop w:val="0"/>
      <w:marBottom w:val="0"/>
      <w:divBdr>
        <w:top w:val="none" w:sz="0" w:space="0" w:color="auto"/>
        <w:left w:val="none" w:sz="0" w:space="0" w:color="auto"/>
        <w:bottom w:val="none" w:sz="0" w:space="0" w:color="auto"/>
        <w:right w:val="none" w:sz="0" w:space="0" w:color="auto"/>
      </w:divBdr>
    </w:div>
    <w:div w:id="232863093">
      <w:bodyDiv w:val="1"/>
      <w:marLeft w:val="0"/>
      <w:marRight w:val="0"/>
      <w:marTop w:val="0"/>
      <w:marBottom w:val="0"/>
      <w:divBdr>
        <w:top w:val="none" w:sz="0" w:space="0" w:color="auto"/>
        <w:left w:val="none" w:sz="0" w:space="0" w:color="auto"/>
        <w:bottom w:val="none" w:sz="0" w:space="0" w:color="auto"/>
        <w:right w:val="none" w:sz="0" w:space="0" w:color="auto"/>
      </w:divBdr>
    </w:div>
    <w:div w:id="234557200">
      <w:bodyDiv w:val="1"/>
      <w:marLeft w:val="0"/>
      <w:marRight w:val="0"/>
      <w:marTop w:val="0"/>
      <w:marBottom w:val="0"/>
      <w:divBdr>
        <w:top w:val="none" w:sz="0" w:space="0" w:color="auto"/>
        <w:left w:val="none" w:sz="0" w:space="0" w:color="auto"/>
        <w:bottom w:val="none" w:sz="0" w:space="0" w:color="auto"/>
        <w:right w:val="none" w:sz="0" w:space="0" w:color="auto"/>
      </w:divBdr>
    </w:div>
    <w:div w:id="236984369">
      <w:bodyDiv w:val="1"/>
      <w:marLeft w:val="0"/>
      <w:marRight w:val="0"/>
      <w:marTop w:val="0"/>
      <w:marBottom w:val="0"/>
      <w:divBdr>
        <w:top w:val="none" w:sz="0" w:space="0" w:color="auto"/>
        <w:left w:val="none" w:sz="0" w:space="0" w:color="auto"/>
        <w:bottom w:val="none" w:sz="0" w:space="0" w:color="auto"/>
        <w:right w:val="none" w:sz="0" w:space="0" w:color="auto"/>
      </w:divBdr>
    </w:div>
    <w:div w:id="238948209">
      <w:bodyDiv w:val="1"/>
      <w:marLeft w:val="0"/>
      <w:marRight w:val="0"/>
      <w:marTop w:val="0"/>
      <w:marBottom w:val="0"/>
      <w:divBdr>
        <w:top w:val="none" w:sz="0" w:space="0" w:color="auto"/>
        <w:left w:val="none" w:sz="0" w:space="0" w:color="auto"/>
        <w:bottom w:val="none" w:sz="0" w:space="0" w:color="auto"/>
        <w:right w:val="none" w:sz="0" w:space="0" w:color="auto"/>
      </w:divBdr>
    </w:div>
    <w:div w:id="240216027">
      <w:bodyDiv w:val="1"/>
      <w:marLeft w:val="0"/>
      <w:marRight w:val="0"/>
      <w:marTop w:val="0"/>
      <w:marBottom w:val="0"/>
      <w:divBdr>
        <w:top w:val="none" w:sz="0" w:space="0" w:color="auto"/>
        <w:left w:val="none" w:sz="0" w:space="0" w:color="auto"/>
        <w:bottom w:val="none" w:sz="0" w:space="0" w:color="auto"/>
        <w:right w:val="none" w:sz="0" w:space="0" w:color="auto"/>
      </w:divBdr>
    </w:div>
    <w:div w:id="241063976">
      <w:bodyDiv w:val="1"/>
      <w:marLeft w:val="0"/>
      <w:marRight w:val="0"/>
      <w:marTop w:val="0"/>
      <w:marBottom w:val="0"/>
      <w:divBdr>
        <w:top w:val="none" w:sz="0" w:space="0" w:color="auto"/>
        <w:left w:val="none" w:sz="0" w:space="0" w:color="auto"/>
        <w:bottom w:val="none" w:sz="0" w:space="0" w:color="auto"/>
        <w:right w:val="none" w:sz="0" w:space="0" w:color="auto"/>
      </w:divBdr>
    </w:div>
    <w:div w:id="241843312">
      <w:bodyDiv w:val="1"/>
      <w:marLeft w:val="0"/>
      <w:marRight w:val="0"/>
      <w:marTop w:val="0"/>
      <w:marBottom w:val="0"/>
      <w:divBdr>
        <w:top w:val="none" w:sz="0" w:space="0" w:color="auto"/>
        <w:left w:val="none" w:sz="0" w:space="0" w:color="auto"/>
        <w:bottom w:val="none" w:sz="0" w:space="0" w:color="auto"/>
        <w:right w:val="none" w:sz="0" w:space="0" w:color="auto"/>
      </w:divBdr>
    </w:div>
    <w:div w:id="245647965">
      <w:bodyDiv w:val="1"/>
      <w:marLeft w:val="0"/>
      <w:marRight w:val="0"/>
      <w:marTop w:val="0"/>
      <w:marBottom w:val="0"/>
      <w:divBdr>
        <w:top w:val="none" w:sz="0" w:space="0" w:color="auto"/>
        <w:left w:val="none" w:sz="0" w:space="0" w:color="auto"/>
        <w:bottom w:val="none" w:sz="0" w:space="0" w:color="auto"/>
        <w:right w:val="none" w:sz="0" w:space="0" w:color="auto"/>
      </w:divBdr>
    </w:div>
    <w:div w:id="252470059">
      <w:bodyDiv w:val="1"/>
      <w:marLeft w:val="0"/>
      <w:marRight w:val="0"/>
      <w:marTop w:val="0"/>
      <w:marBottom w:val="0"/>
      <w:divBdr>
        <w:top w:val="none" w:sz="0" w:space="0" w:color="auto"/>
        <w:left w:val="none" w:sz="0" w:space="0" w:color="auto"/>
        <w:bottom w:val="none" w:sz="0" w:space="0" w:color="auto"/>
        <w:right w:val="none" w:sz="0" w:space="0" w:color="auto"/>
      </w:divBdr>
    </w:div>
    <w:div w:id="255142172">
      <w:bodyDiv w:val="1"/>
      <w:marLeft w:val="0"/>
      <w:marRight w:val="0"/>
      <w:marTop w:val="0"/>
      <w:marBottom w:val="0"/>
      <w:divBdr>
        <w:top w:val="none" w:sz="0" w:space="0" w:color="auto"/>
        <w:left w:val="none" w:sz="0" w:space="0" w:color="auto"/>
        <w:bottom w:val="none" w:sz="0" w:space="0" w:color="auto"/>
        <w:right w:val="none" w:sz="0" w:space="0" w:color="auto"/>
      </w:divBdr>
    </w:div>
    <w:div w:id="255359630">
      <w:bodyDiv w:val="1"/>
      <w:marLeft w:val="0"/>
      <w:marRight w:val="0"/>
      <w:marTop w:val="0"/>
      <w:marBottom w:val="0"/>
      <w:divBdr>
        <w:top w:val="none" w:sz="0" w:space="0" w:color="auto"/>
        <w:left w:val="none" w:sz="0" w:space="0" w:color="auto"/>
        <w:bottom w:val="none" w:sz="0" w:space="0" w:color="auto"/>
        <w:right w:val="none" w:sz="0" w:space="0" w:color="auto"/>
      </w:divBdr>
    </w:div>
    <w:div w:id="260143982">
      <w:bodyDiv w:val="1"/>
      <w:marLeft w:val="0"/>
      <w:marRight w:val="0"/>
      <w:marTop w:val="0"/>
      <w:marBottom w:val="0"/>
      <w:divBdr>
        <w:top w:val="none" w:sz="0" w:space="0" w:color="auto"/>
        <w:left w:val="none" w:sz="0" w:space="0" w:color="auto"/>
        <w:bottom w:val="none" w:sz="0" w:space="0" w:color="auto"/>
        <w:right w:val="none" w:sz="0" w:space="0" w:color="auto"/>
      </w:divBdr>
    </w:div>
    <w:div w:id="262760245">
      <w:bodyDiv w:val="1"/>
      <w:marLeft w:val="0"/>
      <w:marRight w:val="0"/>
      <w:marTop w:val="0"/>
      <w:marBottom w:val="0"/>
      <w:divBdr>
        <w:top w:val="none" w:sz="0" w:space="0" w:color="auto"/>
        <w:left w:val="none" w:sz="0" w:space="0" w:color="auto"/>
        <w:bottom w:val="none" w:sz="0" w:space="0" w:color="auto"/>
        <w:right w:val="none" w:sz="0" w:space="0" w:color="auto"/>
      </w:divBdr>
    </w:div>
    <w:div w:id="264188897">
      <w:bodyDiv w:val="1"/>
      <w:marLeft w:val="0"/>
      <w:marRight w:val="0"/>
      <w:marTop w:val="0"/>
      <w:marBottom w:val="0"/>
      <w:divBdr>
        <w:top w:val="none" w:sz="0" w:space="0" w:color="auto"/>
        <w:left w:val="none" w:sz="0" w:space="0" w:color="auto"/>
        <w:bottom w:val="none" w:sz="0" w:space="0" w:color="auto"/>
        <w:right w:val="none" w:sz="0" w:space="0" w:color="auto"/>
      </w:divBdr>
    </w:div>
    <w:div w:id="267205632">
      <w:bodyDiv w:val="1"/>
      <w:marLeft w:val="0"/>
      <w:marRight w:val="0"/>
      <w:marTop w:val="0"/>
      <w:marBottom w:val="0"/>
      <w:divBdr>
        <w:top w:val="none" w:sz="0" w:space="0" w:color="auto"/>
        <w:left w:val="none" w:sz="0" w:space="0" w:color="auto"/>
        <w:bottom w:val="none" w:sz="0" w:space="0" w:color="auto"/>
        <w:right w:val="none" w:sz="0" w:space="0" w:color="auto"/>
      </w:divBdr>
    </w:div>
    <w:div w:id="269238421">
      <w:bodyDiv w:val="1"/>
      <w:marLeft w:val="0"/>
      <w:marRight w:val="0"/>
      <w:marTop w:val="0"/>
      <w:marBottom w:val="0"/>
      <w:divBdr>
        <w:top w:val="none" w:sz="0" w:space="0" w:color="auto"/>
        <w:left w:val="none" w:sz="0" w:space="0" w:color="auto"/>
        <w:bottom w:val="none" w:sz="0" w:space="0" w:color="auto"/>
        <w:right w:val="none" w:sz="0" w:space="0" w:color="auto"/>
      </w:divBdr>
    </w:div>
    <w:div w:id="271598124">
      <w:bodyDiv w:val="1"/>
      <w:marLeft w:val="0"/>
      <w:marRight w:val="0"/>
      <w:marTop w:val="0"/>
      <w:marBottom w:val="0"/>
      <w:divBdr>
        <w:top w:val="none" w:sz="0" w:space="0" w:color="auto"/>
        <w:left w:val="none" w:sz="0" w:space="0" w:color="auto"/>
        <w:bottom w:val="none" w:sz="0" w:space="0" w:color="auto"/>
        <w:right w:val="none" w:sz="0" w:space="0" w:color="auto"/>
      </w:divBdr>
    </w:div>
    <w:div w:id="274754082">
      <w:bodyDiv w:val="1"/>
      <w:marLeft w:val="0"/>
      <w:marRight w:val="0"/>
      <w:marTop w:val="0"/>
      <w:marBottom w:val="0"/>
      <w:divBdr>
        <w:top w:val="none" w:sz="0" w:space="0" w:color="auto"/>
        <w:left w:val="none" w:sz="0" w:space="0" w:color="auto"/>
        <w:bottom w:val="none" w:sz="0" w:space="0" w:color="auto"/>
        <w:right w:val="none" w:sz="0" w:space="0" w:color="auto"/>
      </w:divBdr>
    </w:div>
    <w:div w:id="275984303">
      <w:bodyDiv w:val="1"/>
      <w:marLeft w:val="0"/>
      <w:marRight w:val="0"/>
      <w:marTop w:val="0"/>
      <w:marBottom w:val="0"/>
      <w:divBdr>
        <w:top w:val="none" w:sz="0" w:space="0" w:color="auto"/>
        <w:left w:val="none" w:sz="0" w:space="0" w:color="auto"/>
        <w:bottom w:val="none" w:sz="0" w:space="0" w:color="auto"/>
        <w:right w:val="none" w:sz="0" w:space="0" w:color="auto"/>
      </w:divBdr>
    </w:div>
    <w:div w:id="277760327">
      <w:bodyDiv w:val="1"/>
      <w:marLeft w:val="0"/>
      <w:marRight w:val="0"/>
      <w:marTop w:val="0"/>
      <w:marBottom w:val="0"/>
      <w:divBdr>
        <w:top w:val="none" w:sz="0" w:space="0" w:color="auto"/>
        <w:left w:val="none" w:sz="0" w:space="0" w:color="auto"/>
        <w:bottom w:val="none" w:sz="0" w:space="0" w:color="auto"/>
        <w:right w:val="none" w:sz="0" w:space="0" w:color="auto"/>
      </w:divBdr>
    </w:div>
    <w:div w:id="288508879">
      <w:bodyDiv w:val="1"/>
      <w:marLeft w:val="0"/>
      <w:marRight w:val="0"/>
      <w:marTop w:val="0"/>
      <w:marBottom w:val="0"/>
      <w:divBdr>
        <w:top w:val="none" w:sz="0" w:space="0" w:color="auto"/>
        <w:left w:val="none" w:sz="0" w:space="0" w:color="auto"/>
        <w:bottom w:val="none" w:sz="0" w:space="0" w:color="auto"/>
        <w:right w:val="none" w:sz="0" w:space="0" w:color="auto"/>
      </w:divBdr>
    </w:div>
    <w:div w:id="289630313">
      <w:bodyDiv w:val="1"/>
      <w:marLeft w:val="0"/>
      <w:marRight w:val="0"/>
      <w:marTop w:val="0"/>
      <w:marBottom w:val="0"/>
      <w:divBdr>
        <w:top w:val="none" w:sz="0" w:space="0" w:color="auto"/>
        <w:left w:val="none" w:sz="0" w:space="0" w:color="auto"/>
        <w:bottom w:val="none" w:sz="0" w:space="0" w:color="auto"/>
        <w:right w:val="none" w:sz="0" w:space="0" w:color="auto"/>
      </w:divBdr>
    </w:div>
    <w:div w:id="289826134">
      <w:bodyDiv w:val="1"/>
      <w:marLeft w:val="0"/>
      <w:marRight w:val="0"/>
      <w:marTop w:val="0"/>
      <w:marBottom w:val="0"/>
      <w:divBdr>
        <w:top w:val="none" w:sz="0" w:space="0" w:color="auto"/>
        <w:left w:val="none" w:sz="0" w:space="0" w:color="auto"/>
        <w:bottom w:val="none" w:sz="0" w:space="0" w:color="auto"/>
        <w:right w:val="none" w:sz="0" w:space="0" w:color="auto"/>
      </w:divBdr>
    </w:div>
    <w:div w:id="295108666">
      <w:bodyDiv w:val="1"/>
      <w:marLeft w:val="0"/>
      <w:marRight w:val="0"/>
      <w:marTop w:val="0"/>
      <w:marBottom w:val="0"/>
      <w:divBdr>
        <w:top w:val="none" w:sz="0" w:space="0" w:color="auto"/>
        <w:left w:val="none" w:sz="0" w:space="0" w:color="auto"/>
        <w:bottom w:val="none" w:sz="0" w:space="0" w:color="auto"/>
        <w:right w:val="none" w:sz="0" w:space="0" w:color="auto"/>
      </w:divBdr>
    </w:div>
    <w:div w:id="295724377">
      <w:bodyDiv w:val="1"/>
      <w:marLeft w:val="0"/>
      <w:marRight w:val="0"/>
      <w:marTop w:val="0"/>
      <w:marBottom w:val="0"/>
      <w:divBdr>
        <w:top w:val="none" w:sz="0" w:space="0" w:color="auto"/>
        <w:left w:val="none" w:sz="0" w:space="0" w:color="auto"/>
        <w:bottom w:val="none" w:sz="0" w:space="0" w:color="auto"/>
        <w:right w:val="none" w:sz="0" w:space="0" w:color="auto"/>
      </w:divBdr>
    </w:div>
    <w:div w:id="296374901">
      <w:bodyDiv w:val="1"/>
      <w:marLeft w:val="0"/>
      <w:marRight w:val="0"/>
      <w:marTop w:val="0"/>
      <w:marBottom w:val="0"/>
      <w:divBdr>
        <w:top w:val="none" w:sz="0" w:space="0" w:color="auto"/>
        <w:left w:val="none" w:sz="0" w:space="0" w:color="auto"/>
        <w:bottom w:val="none" w:sz="0" w:space="0" w:color="auto"/>
        <w:right w:val="none" w:sz="0" w:space="0" w:color="auto"/>
      </w:divBdr>
    </w:div>
    <w:div w:id="298195607">
      <w:bodyDiv w:val="1"/>
      <w:marLeft w:val="0"/>
      <w:marRight w:val="0"/>
      <w:marTop w:val="0"/>
      <w:marBottom w:val="0"/>
      <w:divBdr>
        <w:top w:val="none" w:sz="0" w:space="0" w:color="auto"/>
        <w:left w:val="none" w:sz="0" w:space="0" w:color="auto"/>
        <w:bottom w:val="none" w:sz="0" w:space="0" w:color="auto"/>
        <w:right w:val="none" w:sz="0" w:space="0" w:color="auto"/>
      </w:divBdr>
    </w:div>
    <w:div w:id="301008945">
      <w:bodyDiv w:val="1"/>
      <w:marLeft w:val="0"/>
      <w:marRight w:val="0"/>
      <w:marTop w:val="0"/>
      <w:marBottom w:val="0"/>
      <w:divBdr>
        <w:top w:val="none" w:sz="0" w:space="0" w:color="auto"/>
        <w:left w:val="none" w:sz="0" w:space="0" w:color="auto"/>
        <w:bottom w:val="none" w:sz="0" w:space="0" w:color="auto"/>
        <w:right w:val="none" w:sz="0" w:space="0" w:color="auto"/>
      </w:divBdr>
    </w:div>
    <w:div w:id="301547144">
      <w:bodyDiv w:val="1"/>
      <w:marLeft w:val="0"/>
      <w:marRight w:val="0"/>
      <w:marTop w:val="0"/>
      <w:marBottom w:val="0"/>
      <w:divBdr>
        <w:top w:val="none" w:sz="0" w:space="0" w:color="auto"/>
        <w:left w:val="none" w:sz="0" w:space="0" w:color="auto"/>
        <w:bottom w:val="none" w:sz="0" w:space="0" w:color="auto"/>
        <w:right w:val="none" w:sz="0" w:space="0" w:color="auto"/>
      </w:divBdr>
    </w:div>
    <w:div w:id="305361943">
      <w:bodyDiv w:val="1"/>
      <w:marLeft w:val="0"/>
      <w:marRight w:val="0"/>
      <w:marTop w:val="0"/>
      <w:marBottom w:val="0"/>
      <w:divBdr>
        <w:top w:val="none" w:sz="0" w:space="0" w:color="auto"/>
        <w:left w:val="none" w:sz="0" w:space="0" w:color="auto"/>
        <w:bottom w:val="none" w:sz="0" w:space="0" w:color="auto"/>
        <w:right w:val="none" w:sz="0" w:space="0" w:color="auto"/>
      </w:divBdr>
    </w:div>
    <w:div w:id="308436492">
      <w:bodyDiv w:val="1"/>
      <w:marLeft w:val="0"/>
      <w:marRight w:val="0"/>
      <w:marTop w:val="0"/>
      <w:marBottom w:val="0"/>
      <w:divBdr>
        <w:top w:val="none" w:sz="0" w:space="0" w:color="auto"/>
        <w:left w:val="none" w:sz="0" w:space="0" w:color="auto"/>
        <w:bottom w:val="none" w:sz="0" w:space="0" w:color="auto"/>
        <w:right w:val="none" w:sz="0" w:space="0" w:color="auto"/>
      </w:divBdr>
    </w:div>
    <w:div w:id="309408333">
      <w:bodyDiv w:val="1"/>
      <w:marLeft w:val="0"/>
      <w:marRight w:val="0"/>
      <w:marTop w:val="0"/>
      <w:marBottom w:val="0"/>
      <w:divBdr>
        <w:top w:val="none" w:sz="0" w:space="0" w:color="auto"/>
        <w:left w:val="none" w:sz="0" w:space="0" w:color="auto"/>
        <w:bottom w:val="none" w:sz="0" w:space="0" w:color="auto"/>
        <w:right w:val="none" w:sz="0" w:space="0" w:color="auto"/>
      </w:divBdr>
    </w:div>
    <w:div w:id="310867684">
      <w:bodyDiv w:val="1"/>
      <w:marLeft w:val="0"/>
      <w:marRight w:val="0"/>
      <w:marTop w:val="0"/>
      <w:marBottom w:val="0"/>
      <w:divBdr>
        <w:top w:val="none" w:sz="0" w:space="0" w:color="auto"/>
        <w:left w:val="none" w:sz="0" w:space="0" w:color="auto"/>
        <w:bottom w:val="none" w:sz="0" w:space="0" w:color="auto"/>
        <w:right w:val="none" w:sz="0" w:space="0" w:color="auto"/>
      </w:divBdr>
    </w:div>
    <w:div w:id="310914337">
      <w:bodyDiv w:val="1"/>
      <w:marLeft w:val="0"/>
      <w:marRight w:val="0"/>
      <w:marTop w:val="0"/>
      <w:marBottom w:val="0"/>
      <w:divBdr>
        <w:top w:val="none" w:sz="0" w:space="0" w:color="auto"/>
        <w:left w:val="none" w:sz="0" w:space="0" w:color="auto"/>
        <w:bottom w:val="none" w:sz="0" w:space="0" w:color="auto"/>
        <w:right w:val="none" w:sz="0" w:space="0" w:color="auto"/>
      </w:divBdr>
    </w:div>
    <w:div w:id="318071406">
      <w:bodyDiv w:val="1"/>
      <w:marLeft w:val="0"/>
      <w:marRight w:val="0"/>
      <w:marTop w:val="0"/>
      <w:marBottom w:val="0"/>
      <w:divBdr>
        <w:top w:val="none" w:sz="0" w:space="0" w:color="auto"/>
        <w:left w:val="none" w:sz="0" w:space="0" w:color="auto"/>
        <w:bottom w:val="none" w:sz="0" w:space="0" w:color="auto"/>
        <w:right w:val="none" w:sz="0" w:space="0" w:color="auto"/>
      </w:divBdr>
    </w:div>
    <w:div w:id="322468563">
      <w:bodyDiv w:val="1"/>
      <w:marLeft w:val="0"/>
      <w:marRight w:val="0"/>
      <w:marTop w:val="0"/>
      <w:marBottom w:val="0"/>
      <w:divBdr>
        <w:top w:val="none" w:sz="0" w:space="0" w:color="auto"/>
        <w:left w:val="none" w:sz="0" w:space="0" w:color="auto"/>
        <w:bottom w:val="none" w:sz="0" w:space="0" w:color="auto"/>
        <w:right w:val="none" w:sz="0" w:space="0" w:color="auto"/>
      </w:divBdr>
    </w:div>
    <w:div w:id="322903804">
      <w:bodyDiv w:val="1"/>
      <w:marLeft w:val="0"/>
      <w:marRight w:val="0"/>
      <w:marTop w:val="0"/>
      <w:marBottom w:val="0"/>
      <w:divBdr>
        <w:top w:val="none" w:sz="0" w:space="0" w:color="auto"/>
        <w:left w:val="none" w:sz="0" w:space="0" w:color="auto"/>
        <w:bottom w:val="none" w:sz="0" w:space="0" w:color="auto"/>
        <w:right w:val="none" w:sz="0" w:space="0" w:color="auto"/>
      </w:divBdr>
    </w:div>
    <w:div w:id="323558001">
      <w:bodyDiv w:val="1"/>
      <w:marLeft w:val="0"/>
      <w:marRight w:val="0"/>
      <w:marTop w:val="0"/>
      <w:marBottom w:val="0"/>
      <w:divBdr>
        <w:top w:val="none" w:sz="0" w:space="0" w:color="auto"/>
        <w:left w:val="none" w:sz="0" w:space="0" w:color="auto"/>
        <w:bottom w:val="none" w:sz="0" w:space="0" w:color="auto"/>
        <w:right w:val="none" w:sz="0" w:space="0" w:color="auto"/>
      </w:divBdr>
    </w:div>
    <w:div w:id="325595027">
      <w:bodyDiv w:val="1"/>
      <w:marLeft w:val="0"/>
      <w:marRight w:val="0"/>
      <w:marTop w:val="0"/>
      <w:marBottom w:val="0"/>
      <w:divBdr>
        <w:top w:val="none" w:sz="0" w:space="0" w:color="auto"/>
        <w:left w:val="none" w:sz="0" w:space="0" w:color="auto"/>
        <w:bottom w:val="none" w:sz="0" w:space="0" w:color="auto"/>
        <w:right w:val="none" w:sz="0" w:space="0" w:color="auto"/>
      </w:divBdr>
    </w:div>
    <w:div w:id="327950236">
      <w:bodyDiv w:val="1"/>
      <w:marLeft w:val="0"/>
      <w:marRight w:val="0"/>
      <w:marTop w:val="0"/>
      <w:marBottom w:val="0"/>
      <w:divBdr>
        <w:top w:val="none" w:sz="0" w:space="0" w:color="auto"/>
        <w:left w:val="none" w:sz="0" w:space="0" w:color="auto"/>
        <w:bottom w:val="none" w:sz="0" w:space="0" w:color="auto"/>
        <w:right w:val="none" w:sz="0" w:space="0" w:color="auto"/>
      </w:divBdr>
    </w:div>
    <w:div w:id="331955016">
      <w:bodyDiv w:val="1"/>
      <w:marLeft w:val="0"/>
      <w:marRight w:val="0"/>
      <w:marTop w:val="0"/>
      <w:marBottom w:val="0"/>
      <w:divBdr>
        <w:top w:val="none" w:sz="0" w:space="0" w:color="auto"/>
        <w:left w:val="none" w:sz="0" w:space="0" w:color="auto"/>
        <w:bottom w:val="none" w:sz="0" w:space="0" w:color="auto"/>
        <w:right w:val="none" w:sz="0" w:space="0" w:color="auto"/>
      </w:divBdr>
    </w:div>
    <w:div w:id="337199048">
      <w:bodyDiv w:val="1"/>
      <w:marLeft w:val="0"/>
      <w:marRight w:val="0"/>
      <w:marTop w:val="0"/>
      <w:marBottom w:val="0"/>
      <w:divBdr>
        <w:top w:val="none" w:sz="0" w:space="0" w:color="auto"/>
        <w:left w:val="none" w:sz="0" w:space="0" w:color="auto"/>
        <w:bottom w:val="none" w:sz="0" w:space="0" w:color="auto"/>
        <w:right w:val="none" w:sz="0" w:space="0" w:color="auto"/>
      </w:divBdr>
    </w:div>
    <w:div w:id="339239885">
      <w:bodyDiv w:val="1"/>
      <w:marLeft w:val="0"/>
      <w:marRight w:val="0"/>
      <w:marTop w:val="0"/>
      <w:marBottom w:val="0"/>
      <w:divBdr>
        <w:top w:val="none" w:sz="0" w:space="0" w:color="auto"/>
        <w:left w:val="none" w:sz="0" w:space="0" w:color="auto"/>
        <w:bottom w:val="none" w:sz="0" w:space="0" w:color="auto"/>
        <w:right w:val="none" w:sz="0" w:space="0" w:color="auto"/>
      </w:divBdr>
    </w:div>
    <w:div w:id="339433268">
      <w:bodyDiv w:val="1"/>
      <w:marLeft w:val="0"/>
      <w:marRight w:val="0"/>
      <w:marTop w:val="0"/>
      <w:marBottom w:val="0"/>
      <w:divBdr>
        <w:top w:val="none" w:sz="0" w:space="0" w:color="auto"/>
        <w:left w:val="none" w:sz="0" w:space="0" w:color="auto"/>
        <w:bottom w:val="none" w:sz="0" w:space="0" w:color="auto"/>
        <w:right w:val="none" w:sz="0" w:space="0" w:color="auto"/>
      </w:divBdr>
    </w:div>
    <w:div w:id="340544236">
      <w:bodyDiv w:val="1"/>
      <w:marLeft w:val="0"/>
      <w:marRight w:val="0"/>
      <w:marTop w:val="0"/>
      <w:marBottom w:val="0"/>
      <w:divBdr>
        <w:top w:val="none" w:sz="0" w:space="0" w:color="auto"/>
        <w:left w:val="none" w:sz="0" w:space="0" w:color="auto"/>
        <w:bottom w:val="none" w:sz="0" w:space="0" w:color="auto"/>
        <w:right w:val="none" w:sz="0" w:space="0" w:color="auto"/>
      </w:divBdr>
    </w:div>
    <w:div w:id="350301537">
      <w:bodyDiv w:val="1"/>
      <w:marLeft w:val="0"/>
      <w:marRight w:val="0"/>
      <w:marTop w:val="0"/>
      <w:marBottom w:val="0"/>
      <w:divBdr>
        <w:top w:val="none" w:sz="0" w:space="0" w:color="auto"/>
        <w:left w:val="none" w:sz="0" w:space="0" w:color="auto"/>
        <w:bottom w:val="none" w:sz="0" w:space="0" w:color="auto"/>
        <w:right w:val="none" w:sz="0" w:space="0" w:color="auto"/>
      </w:divBdr>
    </w:div>
    <w:div w:id="350647169">
      <w:bodyDiv w:val="1"/>
      <w:marLeft w:val="0"/>
      <w:marRight w:val="0"/>
      <w:marTop w:val="0"/>
      <w:marBottom w:val="0"/>
      <w:divBdr>
        <w:top w:val="none" w:sz="0" w:space="0" w:color="auto"/>
        <w:left w:val="none" w:sz="0" w:space="0" w:color="auto"/>
        <w:bottom w:val="none" w:sz="0" w:space="0" w:color="auto"/>
        <w:right w:val="none" w:sz="0" w:space="0" w:color="auto"/>
      </w:divBdr>
    </w:div>
    <w:div w:id="354039839">
      <w:bodyDiv w:val="1"/>
      <w:marLeft w:val="0"/>
      <w:marRight w:val="0"/>
      <w:marTop w:val="0"/>
      <w:marBottom w:val="0"/>
      <w:divBdr>
        <w:top w:val="none" w:sz="0" w:space="0" w:color="auto"/>
        <w:left w:val="none" w:sz="0" w:space="0" w:color="auto"/>
        <w:bottom w:val="none" w:sz="0" w:space="0" w:color="auto"/>
        <w:right w:val="none" w:sz="0" w:space="0" w:color="auto"/>
      </w:divBdr>
    </w:div>
    <w:div w:id="355156419">
      <w:bodyDiv w:val="1"/>
      <w:marLeft w:val="0"/>
      <w:marRight w:val="0"/>
      <w:marTop w:val="0"/>
      <w:marBottom w:val="0"/>
      <w:divBdr>
        <w:top w:val="none" w:sz="0" w:space="0" w:color="auto"/>
        <w:left w:val="none" w:sz="0" w:space="0" w:color="auto"/>
        <w:bottom w:val="none" w:sz="0" w:space="0" w:color="auto"/>
        <w:right w:val="none" w:sz="0" w:space="0" w:color="auto"/>
      </w:divBdr>
    </w:div>
    <w:div w:id="356932586">
      <w:bodyDiv w:val="1"/>
      <w:marLeft w:val="0"/>
      <w:marRight w:val="0"/>
      <w:marTop w:val="0"/>
      <w:marBottom w:val="0"/>
      <w:divBdr>
        <w:top w:val="none" w:sz="0" w:space="0" w:color="auto"/>
        <w:left w:val="none" w:sz="0" w:space="0" w:color="auto"/>
        <w:bottom w:val="none" w:sz="0" w:space="0" w:color="auto"/>
        <w:right w:val="none" w:sz="0" w:space="0" w:color="auto"/>
      </w:divBdr>
    </w:div>
    <w:div w:id="357046154">
      <w:bodyDiv w:val="1"/>
      <w:marLeft w:val="0"/>
      <w:marRight w:val="0"/>
      <w:marTop w:val="0"/>
      <w:marBottom w:val="0"/>
      <w:divBdr>
        <w:top w:val="none" w:sz="0" w:space="0" w:color="auto"/>
        <w:left w:val="none" w:sz="0" w:space="0" w:color="auto"/>
        <w:bottom w:val="none" w:sz="0" w:space="0" w:color="auto"/>
        <w:right w:val="none" w:sz="0" w:space="0" w:color="auto"/>
      </w:divBdr>
    </w:div>
    <w:div w:id="357703541">
      <w:bodyDiv w:val="1"/>
      <w:marLeft w:val="0"/>
      <w:marRight w:val="0"/>
      <w:marTop w:val="0"/>
      <w:marBottom w:val="0"/>
      <w:divBdr>
        <w:top w:val="none" w:sz="0" w:space="0" w:color="auto"/>
        <w:left w:val="none" w:sz="0" w:space="0" w:color="auto"/>
        <w:bottom w:val="none" w:sz="0" w:space="0" w:color="auto"/>
        <w:right w:val="none" w:sz="0" w:space="0" w:color="auto"/>
      </w:divBdr>
    </w:div>
    <w:div w:id="363213582">
      <w:bodyDiv w:val="1"/>
      <w:marLeft w:val="0"/>
      <w:marRight w:val="0"/>
      <w:marTop w:val="0"/>
      <w:marBottom w:val="0"/>
      <w:divBdr>
        <w:top w:val="none" w:sz="0" w:space="0" w:color="auto"/>
        <w:left w:val="none" w:sz="0" w:space="0" w:color="auto"/>
        <w:bottom w:val="none" w:sz="0" w:space="0" w:color="auto"/>
        <w:right w:val="none" w:sz="0" w:space="0" w:color="auto"/>
      </w:divBdr>
    </w:div>
    <w:div w:id="364067452">
      <w:bodyDiv w:val="1"/>
      <w:marLeft w:val="0"/>
      <w:marRight w:val="0"/>
      <w:marTop w:val="0"/>
      <w:marBottom w:val="0"/>
      <w:divBdr>
        <w:top w:val="none" w:sz="0" w:space="0" w:color="auto"/>
        <w:left w:val="none" w:sz="0" w:space="0" w:color="auto"/>
        <w:bottom w:val="none" w:sz="0" w:space="0" w:color="auto"/>
        <w:right w:val="none" w:sz="0" w:space="0" w:color="auto"/>
      </w:divBdr>
    </w:div>
    <w:div w:id="367879201">
      <w:bodyDiv w:val="1"/>
      <w:marLeft w:val="0"/>
      <w:marRight w:val="0"/>
      <w:marTop w:val="0"/>
      <w:marBottom w:val="0"/>
      <w:divBdr>
        <w:top w:val="none" w:sz="0" w:space="0" w:color="auto"/>
        <w:left w:val="none" w:sz="0" w:space="0" w:color="auto"/>
        <w:bottom w:val="none" w:sz="0" w:space="0" w:color="auto"/>
        <w:right w:val="none" w:sz="0" w:space="0" w:color="auto"/>
      </w:divBdr>
    </w:div>
    <w:div w:id="369107889">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847901">
      <w:bodyDiv w:val="1"/>
      <w:marLeft w:val="0"/>
      <w:marRight w:val="0"/>
      <w:marTop w:val="0"/>
      <w:marBottom w:val="0"/>
      <w:divBdr>
        <w:top w:val="none" w:sz="0" w:space="0" w:color="auto"/>
        <w:left w:val="none" w:sz="0" w:space="0" w:color="auto"/>
        <w:bottom w:val="none" w:sz="0" w:space="0" w:color="auto"/>
        <w:right w:val="none" w:sz="0" w:space="0" w:color="auto"/>
      </w:divBdr>
    </w:div>
    <w:div w:id="376583562">
      <w:bodyDiv w:val="1"/>
      <w:marLeft w:val="0"/>
      <w:marRight w:val="0"/>
      <w:marTop w:val="0"/>
      <w:marBottom w:val="0"/>
      <w:divBdr>
        <w:top w:val="none" w:sz="0" w:space="0" w:color="auto"/>
        <w:left w:val="none" w:sz="0" w:space="0" w:color="auto"/>
        <w:bottom w:val="none" w:sz="0" w:space="0" w:color="auto"/>
        <w:right w:val="none" w:sz="0" w:space="0" w:color="auto"/>
      </w:divBdr>
    </w:div>
    <w:div w:id="381099892">
      <w:bodyDiv w:val="1"/>
      <w:marLeft w:val="0"/>
      <w:marRight w:val="0"/>
      <w:marTop w:val="0"/>
      <w:marBottom w:val="0"/>
      <w:divBdr>
        <w:top w:val="none" w:sz="0" w:space="0" w:color="auto"/>
        <w:left w:val="none" w:sz="0" w:space="0" w:color="auto"/>
        <w:bottom w:val="none" w:sz="0" w:space="0" w:color="auto"/>
        <w:right w:val="none" w:sz="0" w:space="0" w:color="auto"/>
      </w:divBdr>
    </w:div>
    <w:div w:id="385378193">
      <w:bodyDiv w:val="1"/>
      <w:marLeft w:val="0"/>
      <w:marRight w:val="0"/>
      <w:marTop w:val="0"/>
      <w:marBottom w:val="0"/>
      <w:divBdr>
        <w:top w:val="none" w:sz="0" w:space="0" w:color="auto"/>
        <w:left w:val="none" w:sz="0" w:space="0" w:color="auto"/>
        <w:bottom w:val="none" w:sz="0" w:space="0" w:color="auto"/>
        <w:right w:val="none" w:sz="0" w:space="0" w:color="auto"/>
      </w:divBdr>
    </w:div>
    <w:div w:id="385763840">
      <w:bodyDiv w:val="1"/>
      <w:marLeft w:val="0"/>
      <w:marRight w:val="0"/>
      <w:marTop w:val="0"/>
      <w:marBottom w:val="0"/>
      <w:divBdr>
        <w:top w:val="none" w:sz="0" w:space="0" w:color="auto"/>
        <w:left w:val="none" w:sz="0" w:space="0" w:color="auto"/>
        <w:bottom w:val="none" w:sz="0" w:space="0" w:color="auto"/>
        <w:right w:val="none" w:sz="0" w:space="0" w:color="auto"/>
      </w:divBdr>
    </w:div>
    <w:div w:id="386074695">
      <w:bodyDiv w:val="1"/>
      <w:marLeft w:val="0"/>
      <w:marRight w:val="0"/>
      <w:marTop w:val="0"/>
      <w:marBottom w:val="0"/>
      <w:divBdr>
        <w:top w:val="none" w:sz="0" w:space="0" w:color="auto"/>
        <w:left w:val="none" w:sz="0" w:space="0" w:color="auto"/>
        <w:bottom w:val="none" w:sz="0" w:space="0" w:color="auto"/>
        <w:right w:val="none" w:sz="0" w:space="0" w:color="auto"/>
      </w:divBdr>
    </w:div>
    <w:div w:id="392701440">
      <w:bodyDiv w:val="1"/>
      <w:marLeft w:val="0"/>
      <w:marRight w:val="0"/>
      <w:marTop w:val="0"/>
      <w:marBottom w:val="0"/>
      <w:divBdr>
        <w:top w:val="none" w:sz="0" w:space="0" w:color="auto"/>
        <w:left w:val="none" w:sz="0" w:space="0" w:color="auto"/>
        <w:bottom w:val="none" w:sz="0" w:space="0" w:color="auto"/>
        <w:right w:val="none" w:sz="0" w:space="0" w:color="auto"/>
      </w:divBdr>
    </w:div>
    <w:div w:id="396442208">
      <w:bodyDiv w:val="1"/>
      <w:marLeft w:val="0"/>
      <w:marRight w:val="0"/>
      <w:marTop w:val="0"/>
      <w:marBottom w:val="0"/>
      <w:divBdr>
        <w:top w:val="none" w:sz="0" w:space="0" w:color="auto"/>
        <w:left w:val="none" w:sz="0" w:space="0" w:color="auto"/>
        <w:bottom w:val="none" w:sz="0" w:space="0" w:color="auto"/>
        <w:right w:val="none" w:sz="0" w:space="0" w:color="auto"/>
      </w:divBdr>
    </w:div>
    <w:div w:id="398095454">
      <w:bodyDiv w:val="1"/>
      <w:marLeft w:val="0"/>
      <w:marRight w:val="0"/>
      <w:marTop w:val="0"/>
      <w:marBottom w:val="0"/>
      <w:divBdr>
        <w:top w:val="none" w:sz="0" w:space="0" w:color="auto"/>
        <w:left w:val="none" w:sz="0" w:space="0" w:color="auto"/>
        <w:bottom w:val="none" w:sz="0" w:space="0" w:color="auto"/>
        <w:right w:val="none" w:sz="0" w:space="0" w:color="auto"/>
      </w:divBdr>
    </w:div>
    <w:div w:id="399788242">
      <w:bodyDiv w:val="1"/>
      <w:marLeft w:val="0"/>
      <w:marRight w:val="0"/>
      <w:marTop w:val="0"/>
      <w:marBottom w:val="0"/>
      <w:divBdr>
        <w:top w:val="none" w:sz="0" w:space="0" w:color="auto"/>
        <w:left w:val="none" w:sz="0" w:space="0" w:color="auto"/>
        <w:bottom w:val="none" w:sz="0" w:space="0" w:color="auto"/>
        <w:right w:val="none" w:sz="0" w:space="0" w:color="auto"/>
      </w:divBdr>
    </w:div>
    <w:div w:id="410321547">
      <w:bodyDiv w:val="1"/>
      <w:marLeft w:val="0"/>
      <w:marRight w:val="0"/>
      <w:marTop w:val="0"/>
      <w:marBottom w:val="0"/>
      <w:divBdr>
        <w:top w:val="none" w:sz="0" w:space="0" w:color="auto"/>
        <w:left w:val="none" w:sz="0" w:space="0" w:color="auto"/>
        <w:bottom w:val="none" w:sz="0" w:space="0" w:color="auto"/>
        <w:right w:val="none" w:sz="0" w:space="0" w:color="auto"/>
      </w:divBdr>
    </w:div>
    <w:div w:id="415249417">
      <w:bodyDiv w:val="1"/>
      <w:marLeft w:val="0"/>
      <w:marRight w:val="0"/>
      <w:marTop w:val="0"/>
      <w:marBottom w:val="0"/>
      <w:divBdr>
        <w:top w:val="none" w:sz="0" w:space="0" w:color="auto"/>
        <w:left w:val="none" w:sz="0" w:space="0" w:color="auto"/>
        <w:bottom w:val="none" w:sz="0" w:space="0" w:color="auto"/>
        <w:right w:val="none" w:sz="0" w:space="0" w:color="auto"/>
      </w:divBdr>
    </w:div>
    <w:div w:id="416294015">
      <w:bodyDiv w:val="1"/>
      <w:marLeft w:val="0"/>
      <w:marRight w:val="0"/>
      <w:marTop w:val="0"/>
      <w:marBottom w:val="0"/>
      <w:divBdr>
        <w:top w:val="none" w:sz="0" w:space="0" w:color="auto"/>
        <w:left w:val="none" w:sz="0" w:space="0" w:color="auto"/>
        <w:bottom w:val="none" w:sz="0" w:space="0" w:color="auto"/>
        <w:right w:val="none" w:sz="0" w:space="0" w:color="auto"/>
      </w:divBdr>
    </w:div>
    <w:div w:id="417099257">
      <w:bodyDiv w:val="1"/>
      <w:marLeft w:val="0"/>
      <w:marRight w:val="0"/>
      <w:marTop w:val="0"/>
      <w:marBottom w:val="0"/>
      <w:divBdr>
        <w:top w:val="none" w:sz="0" w:space="0" w:color="auto"/>
        <w:left w:val="none" w:sz="0" w:space="0" w:color="auto"/>
        <w:bottom w:val="none" w:sz="0" w:space="0" w:color="auto"/>
        <w:right w:val="none" w:sz="0" w:space="0" w:color="auto"/>
      </w:divBdr>
    </w:div>
    <w:div w:id="417139822">
      <w:bodyDiv w:val="1"/>
      <w:marLeft w:val="0"/>
      <w:marRight w:val="0"/>
      <w:marTop w:val="0"/>
      <w:marBottom w:val="0"/>
      <w:divBdr>
        <w:top w:val="none" w:sz="0" w:space="0" w:color="auto"/>
        <w:left w:val="none" w:sz="0" w:space="0" w:color="auto"/>
        <w:bottom w:val="none" w:sz="0" w:space="0" w:color="auto"/>
        <w:right w:val="none" w:sz="0" w:space="0" w:color="auto"/>
      </w:divBdr>
    </w:div>
    <w:div w:id="420487726">
      <w:bodyDiv w:val="1"/>
      <w:marLeft w:val="0"/>
      <w:marRight w:val="0"/>
      <w:marTop w:val="0"/>
      <w:marBottom w:val="0"/>
      <w:divBdr>
        <w:top w:val="none" w:sz="0" w:space="0" w:color="auto"/>
        <w:left w:val="none" w:sz="0" w:space="0" w:color="auto"/>
        <w:bottom w:val="none" w:sz="0" w:space="0" w:color="auto"/>
        <w:right w:val="none" w:sz="0" w:space="0" w:color="auto"/>
      </w:divBdr>
    </w:div>
    <w:div w:id="424234311">
      <w:bodyDiv w:val="1"/>
      <w:marLeft w:val="0"/>
      <w:marRight w:val="0"/>
      <w:marTop w:val="0"/>
      <w:marBottom w:val="0"/>
      <w:divBdr>
        <w:top w:val="none" w:sz="0" w:space="0" w:color="auto"/>
        <w:left w:val="none" w:sz="0" w:space="0" w:color="auto"/>
        <w:bottom w:val="none" w:sz="0" w:space="0" w:color="auto"/>
        <w:right w:val="none" w:sz="0" w:space="0" w:color="auto"/>
      </w:divBdr>
    </w:div>
    <w:div w:id="431555456">
      <w:bodyDiv w:val="1"/>
      <w:marLeft w:val="0"/>
      <w:marRight w:val="0"/>
      <w:marTop w:val="0"/>
      <w:marBottom w:val="0"/>
      <w:divBdr>
        <w:top w:val="none" w:sz="0" w:space="0" w:color="auto"/>
        <w:left w:val="none" w:sz="0" w:space="0" w:color="auto"/>
        <w:bottom w:val="none" w:sz="0" w:space="0" w:color="auto"/>
        <w:right w:val="none" w:sz="0" w:space="0" w:color="auto"/>
      </w:divBdr>
    </w:div>
    <w:div w:id="436027691">
      <w:bodyDiv w:val="1"/>
      <w:marLeft w:val="0"/>
      <w:marRight w:val="0"/>
      <w:marTop w:val="0"/>
      <w:marBottom w:val="0"/>
      <w:divBdr>
        <w:top w:val="none" w:sz="0" w:space="0" w:color="auto"/>
        <w:left w:val="none" w:sz="0" w:space="0" w:color="auto"/>
        <w:bottom w:val="none" w:sz="0" w:space="0" w:color="auto"/>
        <w:right w:val="none" w:sz="0" w:space="0" w:color="auto"/>
      </w:divBdr>
    </w:div>
    <w:div w:id="438794479">
      <w:bodyDiv w:val="1"/>
      <w:marLeft w:val="0"/>
      <w:marRight w:val="0"/>
      <w:marTop w:val="0"/>
      <w:marBottom w:val="0"/>
      <w:divBdr>
        <w:top w:val="none" w:sz="0" w:space="0" w:color="auto"/>
        <w:left w:val="none" w:sz="0" w:space="0" w:color="auto"/>
        <w:bottom w:val="none" w:sz="0" w:space="0" w:color="auto"/>
        <w:right w:val="none" w:sz="0" w:space="0" w:color="auto"/>
      </w:divBdr>
    </w:div>
    <w:div w:id="441531135">
      <w:bodyDiv w:val="1"/>
      <w:marLeft w:val="0"/>
      <w:marRight w:val="0"/>
      <w:marTop w:val="0"/>
      <w:marBottom w:val="0"/>
      <w:divBdr>
        <w:top w:val="none" w:sz="0" w:space="0" w:color="auto"/>
        <w:left w:val="none" w:sz="0" w:space="0" w:color="auto"/>
        <w:bottom w:val="none" w:sz="0" w:space="0" w:color="auto"/>
        <w:right w:val="none" w:sz="0" w:space="0" w:color="auto"/>
      </w:divBdr>
    </w:div>
    <w:div w:id="441917161">
      <w:bodyDiv w:val="1"/>
      <w:marLeft w:val="0"/>
      <w:marRight w:val="0"/>
      <w:marTop w:val="0"/>
      <w:marBottom w:val="0"/>
      <w:divBdr>
        <w:top w:val="none" w:sz="0" w:space="0" w:color="auto"/>
        <w:left w:val="none" w:sz="0" w:space="0" w:color="auto"/>
        <w:bottom w:val="none" w:sz="0" w:space="0" w:color="auto"/>
        <w:right w:val="none" w:sz="0" w:space="0" w:color="auto"/>
      </w:divBdr>
    </w:div>
    <w:div w:id="442265366">
      <w:bodyDiv w:val="1"/>
      <w:marLeft w:val="0"/>
      <w:marRight w:val="0"/>
      <w:marTop w:val="0"/>
      <w:marBottom w:val="0"/>
      <w:divBdr>
        <w:top w:val="none" w:sz="0" w:space="0" w:color="auto"/>
        <w:left w:val="none" w:sz="0" w:space="0" w:color="auto"/>
        <w:bottom w:val="none" w:sz="0" w:space="0" w:color="auto"/>
        <w:right w:val="none" w:sz="0" w:space="0" w:color="auto"/>
      </w:divBdr>
    </w:div>
    <w:div w:id="445390301">
      <w:bodyDiv w:val="1"/>
      <w:marLeft w:val="0"/>
      <w:marRight w:val="0"/>
      <w:marTop w:val="0"/>
      <w:marBottom w:val="0"/>
      <w:divBdr>
        <w:top w:val="none" w:sz="0" w:space="0" w:color="auto"/>
        <w:left w:val="none" w:sz="0" w:space="0" w:color="auto"/>
        <w:bottom w:val="none" w:sz="0" w:space="0" w:color="auto"/>
        <w:right w:val="none" w:sz="0" w:space="0" w:color="auto"/>
      </w:divBdr>
    </w:div>
    <w:div w:id="447047346">
      <w:bodyDiv w:val="1"/>
      <w:marLeft w:val="0"/>
      <w:marRight w:val="0"/>
      <w:marTop w:val="0"/>
      <w:marBottom w:val="0"/>
      <w:divBdr>
        <w:top w:val="none" w:sz="0" w:space="0" w:color="auto"/>
        <w:left w:val="none" w:sz="0" w:space="0" w:color="auto"/>
        <w:bottom w:val="none" w:sz="0" w:space="0" w:color="auto"/>
        <w:right w:val="none" w:sz="0" w:space="0" w:color="auto"/>
      </w:divBdr>
    </w:div>
    <w:div w:id="447510728">
      <w:bodyDiv w:val="1"/>
      <w:marLeft w:val="0"/>
      <w:marRight w:val="0"/>
      <w:marTop w:val="0"/>
      <w:marBottom w:val="0"/>
      <w:divBdr>
        <w:top w:val="none" w:sz="0" w:space="0" w:color="auto"/>
        <w:left w:val="none" w:sz="0" w:space="0" w:color="auto"/>
        <w:bottom w:val="none" w:sz="0" w:space="0" w:color="auto"/>
        <w:right w:val="none" w:sz="0" w:space="0" w:color="auto"/>
      </w:divBdr>
    </w:div>
    <w:div w:id="450057189">
      <w:bodyDiv w:val="1"/>
      <w:marLeft w:val="0"/>
      <w:marRight w:val="0"/>
      <w:marTop w:val="0"/>
      <w:marBottom w:val="0"/>
      <w:divBdr>
        <w:top w:val="none" w:sz="0" w:space="0" w:color="auto"/>
        <w:left w:val="none" w:sz="0" w:space="0" w:color="auto"/>
        <w:bottom w:val="none" w:sz="0" w:space="0" w:color="auto"/>
        <w:right w:val="none" w:sz="0" w:space="0" w:color="auto"/>
      </w:divBdr>
    </w:div>
    <w:div w:id="451828981">
      <w:bodyDiv w:val="1"/>
      <w:marLeft w:val="0"/>
      <w:marRight w:val="0"/>
      <w:marTop w:val="0"/>
      <w:marBottom w:val="0"/>
      <w:divBdr>
        <w:top w:val="none" w:sz="0" w:space="0" w:color="auto"/>
        <w:left w:val="none" w:sz="0" w:space="0" w:color="auto"/>
        <w:bottom w:val="none" w:sz="0" w:space="0" w:color="auto"/>
        <w:right w:val="none" w:sz="0" w:space="0" w:color="auto"/>
      </w:divBdr>
    </w:div>
    <w:div w:id="452677752">
      <w:bodyDiv w:val="1"/>
      <w:marLeft w:val="0"/>
      <w:marRight w:val="0"/>
      <w:marTop w:val="0"/>
      <w:marBottom w:val="0"/>
      <w:divBdr>
        <w:top w:val="none" w:sz="0" w:space="0" w:color="auto"/>
        <w:left w:val="none" w:sz="0" w:space="0" w:color="auto"/>
        <w:bottom w:val="none" w:sz="0" w:space="0" w:color="auto"/>
        <w:right w:val="none" w:sz="0" w:space="0" w:color="auto"/>
      </w:divBdr>
    </w:div>
    <w:div w:id="453403718">
      <w:bodyDiv w:val="1"/>
      <w:marLeft w:val="0"/>
      <w:marRight w:val="0"/>
      <w:marTop w:val="0"/>
      <w:marBottom w:val="0"/>
      <w:divBdr>
        <w:top w:val="none" w:sz="0" w:space="0" w:color="auto"/>
        <w:left w:val="none" w:sz="0" w:space="0" w:color="auto"/>
        <w:bottom w:val="none" w:sz="0" w:space="0" w:color="auto"/>
        <w:right w:val="none" w:sz="0" w:space="0" w:color="auto"/>
      </w:divBdr>
    </w:div>
    <w:div w:id="455149716">
      <w:bodyDiv w:val="1"/>
      <w:marLeft w:val="0"/>
      <w:marRight w:val="0"/>
      <w:marTop w:val="0"/>
      <w:marBottom w:val="0"/>
      <w:divBdr>
        <w:top w:val="none" w:sz="0" w:space="0" w:color="auto"/>
        <w:left w:val="none" w:sz="0" w:space="0" w:color="auto"/>
        <w:bottom w:val="none" w:sz="0" w:space="0" w:color="auto"/>
        <w:right w:val="none" w:sz="0" w:space="0" w:color="auto"/>
      </w:divBdr>
    </w:div>
    <w:div w:id="458718349">
      <w:bodyDiv w:val="1"/>
      <w:marLeft w:val="0"/>
      <w:marRight w:val="0"/>
      <w:marTop w:val="0"/>
      <w:marBottom w:val="0"/>
      <w:divBdr>
        <w:top w:val="none" w:sz="0" w:space="0" w:color="auto"/>
        <w:left w:val="none" w:sz="0" w:space="0" w:color="auto"/>
        <w:bottom w:val="none" w:sz="0" w:space="0" w:color="auto"/>
        <w:right w:val="none" w:sz="0" w:space="0" w:color="auto"/>
      </w:divBdr>
    </w:div>
    <w:div w:id="460029548">
      <w:bodyDiv w:val="1"/>
      <w:marLeft w:val="0"/>
      <w:marRight w:val="0"/>
      <w:marTop w:val="0"/>
      <w:marBottom w:val="0"/>
      <w:divBdr>
        <w:top w:val="none" w:sz="0" w:space="0" w:color="auto"/>
        <w:left w:val="none" w:sz="0" w:space="0" w:color="auto"/>
        <w:bottom w:val="none" w:sz="0" w:space="0" w:color="auto"/>
        <w:right w:val="none" w:sz="0" w:space="0" w:color="auto"/>
      </w:divBdr>
    </w:div>
    <w:div w:id="466122454">
      <w:bodyDiv w:val="1"/>
      <w:marLeft w:val="0"/>
      <w:marRight w:val="0"/>
      <w:marTop w:val="0"/>
      <w:marBottom w:val="0"/>
      <w:divBdr>
        <w:top w:val="none" w:sz="0" w:space="0" w:color="auto"/>
        <w:left w:val="none" w:sz="0" w:space="0" w:color="auto"/>
        <w:bottom w:val="none" w:sz="0" w:space="0" w:color="auto"/>
        <w:right w:val="none" w:sz="0" w:space="0" w:color="auto"/>
      </w:divBdr>
    </w:div>
    <w:div w:id="469439791">
      <w:bodyDiv w:val="1"/>
      <w:marLeft w:val="0"/>
      <w:marRight w:val="0"/>
      <w:marTop w:val="0"/>
      <w:marBottom w:val="0"/>
      <w:divBdr>
        <w:top w:val="none" w:sz="0" w:space="0" w:color="auto"/>
        <w:left w:val="none" w:sz="0" w:space="0" w:color="auto"/>
        <w:bottom w:val="none" w:sz="0" w:space="0" w:color="auto"/>
        <w:right w:val="none" w:sz="0" w:space="0" w:color="auto"/>
      </w:divBdr>
    </w:div>
    <w:div w:id="470248400">
      <w:bodyDiv w:val="1"/>
      <w:marLeft w:val="0"/>
      <w:marRight w:val="0"/>
      <w:marTop w:val="0"/>
      <w:marBottom w:val="0"/>
      <w:divBdr>
        <w:top w:val="none" w:sz="0" w:space="0" w:color="auto"/>
        <w:left w:val="none" w:sz="0" w:space="0" w:color="auto"/>
        <w:bottom w:val="none" w:sz="0" w:space="0" w:color="auto"/>
        <w:right w:val="none" w:sz="0" w:space="0" w:color="auto"/>
      </w:divBdr>
    </w:div>
    <w:div w:id="470485972">
      <w:bodyDiv w:val="1"/>
      <w:marLeft w:val="0"/>
      <w:marRight w:val="0"/>
      <w:marTop w:val="0"/>
      <w:marBottom w:val="0"/>
      <w:divBdr>
        <w:top w:val="none" w:sz="0" w:space="0" w:color="auto"/>
        <w:left w:val="none" w:sz="0" w:space="0" w:color="auto"/>
        <w:bottom w:val="none" w:sz="0" w:space="0" w:color="auto"/>
        <w:right w:val="none" w:sz="0" w:space="0" w:color="auto"/>
      </w:divBdr>
    </w:div>
    <w:div w:id="472144352">
      <w:bodyDiv w:val="1"/>
      <w:marLeft w:val="0"/>
      <w:marRight w:val="0"/>
      <w:marTop w:val="0"/>
      <w:marBottom w:val="0"/>
      <w:divBdr>
        <w:top w:val="none" w:sz="0" w:space="0" w:color="auto"/>
        <w:left w:val="none" w:sz="0" w:space="0" w:color="auto"/>
        <w:bottom w:val="none" w:sz="0" w:space="0" w:color="auto"/>
        <w:right w:val="none" w:sz="0" w:space="0" w:color="auto"/>
      </w:divBdr>
    </w:div>
    <w:div w:id="473378455">
      <w:bodyDiv w:val="1"/>
      <w:marLeft w:val="0"/>
      <w:marRight w:val="0"/>
      <w:marTop w:val="0"/>
      <w:marBottom w:val="0"/>
      <w:divBdr>
        <w:top w:val="none" w:sz="0" w:space="0" w:color="auto"/>
        <w:left w:val="none" w:sz="0" w:space="0" w:color="auto"/>
        <w:bottom w:val="none" w:sz="0" w:space="0" w:color="auto"/>
        <w:right w:val="none" w:sz="0" w:space="0" w:color="auto"/>
      </w:divBdr>
    </w:div>
    <w:div w:id="475293347">
      <w:bodyDiv w:val="1"/>
      <w:marLeft w:val="0"/>
      <w:marRight w:val="0"/>
      <w:marTop w:val="0"/>
      <w:marBottom w:val="0"/>
      <w:divBdr>
        <w:top w:val="none" w:sz="0" w:space="0" w:color="auto"/>
        <w:left w:val="none" w:sz="0" w:space="0" w:color="auto"/>
        <w:bottom w:val="none" w:sz="0" w:space="0" w:color="auto"/>
        <w:right w:val="none" w:sz="0" w:space="0" w:color="auto"/>
      </w:divBdr>
    </w:div>
    <w:div w:id="478888910">
      <w:bodyDiv w:val="1"/>
      <w:marLeft w:val="0"/>
      <w:marRight w:val="0"/>
      <w:marTop w:val="0"/>
      <w:marBottom w:val="0"/>
      <w:divBdr>
        <w:top w:val="none" w:sz="0" w:space="0" w:color="auto"/>
        <w:left w:val="none" w:sz="0" w:space="0" w:color="auto"/>
        <w:bottom w:val="none" w:sz="0" w:space="0" w:color="auto"/>
        <w:right w:val="none" w:sz="0" w:space="0" w:color="auto"/>
      </w:divBdr>
    </w:div>
    <w:div w:id="491408876">
      <w:bodyDiv w:val="1"/>
      <w:marLeft w:val="0"/>
      <w:marRight w:val="0"/>
      <w:marTop w:val="0"/>
      <w:marBottom w:val="0"/>
      <w:divBdr>
        <w:top w:val="none" w:sz="0" w:space="0" w:color="auto"/>
        <w:left w:val="none" w:sz="0" w:space="0" w:color="auto"/>
        <w:bottom w:val="none" w:sz="0" w:space="0" w:color="auto"/>
        <w:right w:val="none" w:sz="0" w:space="0" w:color="auto"/>
      </w:divBdr>
    </w:div>
    <w:div w:id="493032182">
      <w:bodyDiv w:val="1"/>
      <w:marLeft w:val="0"/>
      <w:marRight w:val="0"/>
      <w:marTop w:val="0"/>
      <w:marBottom w:val="0"/>
      <w:divBdr>
        <w:top w:val="none" w:sz="0" w:space="0" w:color="auto"/>
        <w:left w:val="none" w:sz="0" w:space="0" w:color="auto"/>
        <w:bottom w:val="none" w:sz="0" w:space="0" w:color="auto"/>
        <w:right w:val="none" w:sz="0" w:space="0" w:color="auto"/>
      </w:divBdr>
    </w:div>
    <w:div w:id="494536401">
      <w:bodyDiv w:val="1"/>
      <w:marLeft w:val="0"/>
      <w:marRight w:val="0"/>
      <w:marTop w:val="0"/>
      <w:marBottom w:val="0"/>
      <w:divBdr>
        <w:top w:val="none" w:sz="0" w:space="0" w:color="auto"/>
        <w:left w:val="none" w:sz="0" w:space="0" w:color="auto"/>
        <w:bottom w:val="none" w:sz="0" w:space="0" w:color="auto"/>
        <w:right w:val="none" w:sz="0" w:space="0" w:color="auto"/>
      </w:divBdr>
    </w:div>
    <w:div w:id="495338755">
      <w:bodyDiv w:val="1"/>
      <w:marLeft w:val="0"/>
      <w:marRight w:val="0"/>
      <w:marTop w:val="0"/>
      <w:marBottom w:val="0"/>
      <w:divBdr>
        <w:top w:val="none" w:sz="0" w:space="0" w:color="auto"/>
        <w:left w:val="none" w:sz="0" w:space="0" w:color="auto"/>
        <w:bottom w:val="none" w:sz="0" w:space="0" w:color="auto"/>
        <w:right w:val="none" w:sz="0" w:space="0" w:color="auto"/>
      </w:divBdr>
    </w:div>
    <w:div w:id="499320397">
      <w:bodyDiv w:val="1"/>
      <w:marLeft w:val="0"/>
      <w:marRight w:val="0"/>
      <w:marTop w:val="0"/>
      <w:marBottom w:val="0"/>
      <w:divBdr>
        <w:top w:val="none" w:sz="0" w:space="0" w:color="auto"/>
        <w:left w:val="none" w:sz="0" w:space="0" w:color="auto"/>
        <w:bottom w:val="none" w:sz="0" w:space="0" w:color="auto"/>
        <w:right w:val="none" w:sz="0" w:space="0" w:color="auto"/>
      </w:divBdr>
    </w:div>
    <w:div w:id="500513095">
      <w:bodyDiv w:val="1"/>
      <w:marLeft w:val="0"/>
      <w:marRight w:val="0"/>
      <w:marTop w:val="0"/>
      <w:marBottom w:val="0"/>
      <w:divBdr>
        <w:top w:val="none" w:sz="0" w:space="0" w:color="auto"/>
        <w:left w:val="none" w:sz="0" w:space="0" w:color="auto"/>
        <w:bottom w:val="none" w:sz="0" w:space="0" w:color="auto"/>
        <w:right w:val="none" w:sz="0" w:space="0" w:color="auto"/>
      </w:divBdr>
    </w:div>
    <w:div w:id="501117645">
      <w:bodyDiv w:val="1"/>
      <w:marLeft w:val="0"/>
      <w:marRight w:val="0"/>
      <w:marTop w:val="0"/>
      <w:marBottom w:val="0"/>
      <w:divBdr>
        <w:top w:val="none" w:sz="0" w:space="0" w:color="auto"/>
        <w:left w:val="none" w:sz="0" w:space="0" w:color="auto"/>
        <w:bottom w:val="none" w:sz="0" w:space="0" w:color="auto"/>
        <w:right w:val="none" w:sz="0" w:space="0" w:color="auto"/>
      </w:divBdr>
    </w:div>
    <w:div w:id="501239296">
      <w:bodyDiv w:val="1"/>
      <w:marLeft w:val="0"/>
      <w:marRight w:val="0"/>
      <w:marTop w:val="0"/>
      <w:marBottom w:val="0"/>
      <w:divBdr>
        <w:top w:val="none" w:sz="0" w:space="0" w:color="auto"/>
        <w:left w:val="none" w:sz="0" w:space="0" w:color="auto"/>
        <w:bottom w:val="none" w:sz="0" w:space="0" w:color="auto"/>
        <w:right w:val="none" w:sz="0" w:space="0" w:color="auto"/>
      </w:divBdr>
    </w:div>
    <w:div w:id="501749457">
      <w:bodyDiv w:val="1"/>
      <w:marLeft w:val="0"/>
      <w:marRight w:val="0"/>
      <w:marTop w:val="0"/>
      <w:marBottom w:val="0"/>
      <w:divBdr>
        <w:top w:val="none" w:sz="0" w:space="0" w:color="auto"/>
        <w:left w:val="none" w:sz="0" w:space="0" w:color="auto"/>
        <w:bottom w:val="none" w:sz="0" w:space="0" w:color="auto"/>
        <w:right w:val="none" w:sz="0" w:space="0" w:color="auto"/>
      </w:divBdr>
    </w:div>
    <w:div w:id="502821858">
      <w:bodyDiv w:val="1"/>
      <w:marLeft w:val="0"/>
      <w:marRight w:val="0"/>
      <w:marTop w:val="0"/>
      <w:marBottom w:val="0"/>
      <w:divBdr>
        <w:top w:val="none" w:sz="0" w:space="0" w:color="auto"/>
        <w:left w:val="none" w:sz="0" w:space="0" w:color="auto"/>
        <w:bottom w:val="none" w:sz="0" w:space="0" w:color="auto"/>
        <w:right w:val="none" w:sz="0" w:space="0" w:color="auto"/>
      </w:divBdr>
    </w:div>
    <w:div w:id="504050620">
      <w:bodyDiv w:val="1"/>
      <w:marLeft w:val="0"/>
      <w:marRight w:val="0"/>
      <w:marTop w:val="0"/>
      <w:marBottom w:val="0"/>
      <w:divBdr>
        <w:top w:val="none" w:sz="0" w:space="0" w:color="auto"/>
        <w:left w:val="none" w:sz="0" w:space="0" w:color="auto"/>
        <w:bottom w:val="none" w:sz="0" w:space="0" w:color="auto"/>
        <w:right w:val="none" w:sz="0" w:space="0" w:color="auto"/>
      </w:divBdr>
    </w:div>
    <w:div w:id="514148895">
      <w:bodyDiv w:val="1"/>
      <w:marLeft w:val="0"/>
      <w:marRight w:val="0"/>
      <w:marTop w:val="0"/>
      <w:marBottom w:val="0"/>
      <w:divBdr>
        <w:top w:val="none" w:sz="0" w:space="0" w:color="auto"/>
        <w:left w:val="none" w:sz="0" w:space="0" w:color="auto"/>
        <w:bottom w:val="none" w:sz="0" w:space="0" w:color="auto"/>
        <w:right w:val="none" w:sz="0" w:space="0" w:color="auto"/>
      </w:divBdr>
    </w:div>
    <w:div w:id="517354814">
      <w:bodyDiv w:val="1"/>
      <w:marLeft w:val="0"/>
      <w:marRight w:val="0"/>
      <w:marTop w:val="0"/>
      <w:marBottom w:val="0"/>
      <w:divBdr>
        <w:top w:val="none" w:sz="0" w:space="0" w:color="auto"/>
        <w:left w:val="none" w:sz="0" w:space="0" w:color="auto"/>
        <w:bottom w:val="none" w:sz="0" w:space="0" w:color="auto"/>
        <w:right w:val="none" w:sz="0" w:space="0" w:color="auto"/>
      </w:divBdr>
    </w:div>
    <w:div w:id="523176258">
      <w:bodyDiv w:val="1"/>
      <w:marLeft w:val="0"/>
      <w:marRight w:val="0"/>
      <w:marTop w:val="0"/>
      <w:marBottom w:val="0"/>
      <w:divBdr>
        <w:top w:val="none" w:sz="0" w:space="0" w:color="auto"/>
        <w:left w:val="none" w:sz="0" w:space="0" w:color="auto"/>
        <w:bottom w:val="none" w:sz="0" w:space="0" w:color="auto"/>
        <w:right w:val="none" w:sz="0" w:space="0" w:color="auto"/>
      </w:divBdr>
      <w:divsChild>
        <w:div w:id="1467089557">
          <w:marLeft w:val="480"/>
          <w:marRight w:val="0"/>
          <w:marTop w:val="0"/>
          <w:marBottom w:val="0"/>
          <w:divBdr>
            <w:top w:val="none" w:sz="0" w:space="0" w:color="auto"/>
            <w:left w:val="none" w:sz="0" w:space="0" w:color="auto"/>
            <w:bottom w:val="none" w:sz="0" w:space="0" w:color="auto"/>
            <w:right w:val="none" w:sz="0" w:space="0" w:color="auto"/>
          </w:divBdr>
        </w:div>
        <w:div w:id="245847287">
          <w:marLeft w:val="480"/>
          <w:marRight w:val="0"/>
          <w:marTop w:val="0"/>
          <w:marBottom w:val="0"/>
          <w:divBdr>
            <w:top w:val="none" w:sz="0" w:space="0" w:color="auto"/>
            <w:left w:val="none" w:sz="0" w:space="0" w:color="auto"/>
            <w:bottom w:val="none" w:sz="0" w:space="0" w:color="auto"/>
            <w:right w:val="none" w:sz="0" w:space="0" w:color="auto"/>
          </w:divBdr>
        </w:div>
      </w:divsChild>
    </w:div>
    <w:div w:id="524364287">
      <w:bodyDiv w:val="1"/>
      <w:marLeft w:val="0"/>
      <w:marRight w:val="0"/>
      <w:marTop w:val="0"/>
      <w:marBottom w:val="0"/>
      <w:divBdr>
        <w:top w:val="none" w:sz="0" w:space="0" w:color="auto"/>
        <w:left w:val="none" w:sz="0" w:space="0" w:color="auto"/>
        <w:bottom w:val="none" w:sz="0" w:space="0" w:color="auto"/>
        <w:right w:val="none" w:sz="0" w:space="0" w:color="auto"/>
      </w:divBdr>
    </w:div>
    <w:div w:id="524634693">
      <w:bodyDiv w:val="1"/>
      <w:marLeft w:val="0"/>
      <w:marRight w:val="0"/>
      <w:marTop w:val="0"/>
      <w:marBottom w:val="0"/>
      <w:divBdr>
        <w:top w:val="none" w:sz="0" w:space="0" w:color="auto"/>
        <w:left w:val="none" w:sz="0" w:space="0" w:color="auto"/>
        <w:bottom w:val="none" w:sz="0" w:space="0" w:color="auto"/>
        <w:right w:val="none" w:sz="0" w:space="0" w:color="auto"/>
      </w:divBdr>
    </w:div>
    <w:div w:id="525096333">
      <w:bodyDiv w:val="1"/>
      <w:marLeft w:val="0"/>
      <w:marRight w:val="0"/>
      <w:marTop w:val="0"/>
      <w:marBottom w:val="0"/>
      <w:divBdr>
        <w:top w:val="none" w:sz="0" w:space="0" w:color="auto"/>
        <w:left w:val="none" w:sz="0" w:space="0" w:color="auto"/>
        <w:bottom w:val="none" w:sz="0" w:space="0" w:color="auto"/>
        <w:right w:val="none" w:sz="0" w:space="0" w:color="auto"/>
      </w:divBdr>
    </w:div>
    <w:div w:id="528840078">
      <w:bodyDiv w:val="1"/>
      <w:marLeft w:val="0"/>
      <w:marRight w:val="0"/>
      <w:marTop w:val="0"/>
      <w:marBottom w:val="0"/>
      <w:divBdr>
        <w:top w:val="none" w:sz="0" w:space="0" w:color="auto"/>
        <w:left w:val="none" w:sz="0" w:space="0" w:color="auto"/>
        <w:bottom w:val="none" w:sz="0" w:space="0" w:color="auto"/>
        <w:right w:val="none" w:sz="0" w:space="0" w:color="auto"/>
      </w:divBdr>
    </w:div>
    <w:div w:id="529611761">
      <w:bodyDiv w:val="1"/>
      <w:marLeft w:val="0"/>
      <w:marRight w:val="0"/>
      <w:marTop w:val="0"/>
      <w:marBottom w:val="0"/>
      <w:divBdr>
        <w:top w:val="none" w:sz="0" w:space="0" w:color="auto"/>
        <w:left w:val="none" w:sz="0" w:space="0" w:color="auto"/>
        <w:bottom w:val="none" w:sz="0" w:space="0" w:color="auto"/>
        <w:right w:val="none" w:sz="0" w:space="0" w:color="auto"/>
      </w:divBdr>
      <w:divsChild>
        <w:div w:id="1254508828">
          <w:marLeft w:val="480"/>
          <w:marRight w:val="0"/>
          <w:marTop w:val="0"/>
          <w:marBottom w:val="0"/>
          <w:divBdr>
            <w:top w:val="none" w:sz="0" w:space="0" w:color="auto"/>
            <w:left w:val="none" w:sz="0" w:space="0" w:color="auto"/>
            <w:bottom w:val="none" w:sz="0" w:space="0" w:color="auto"/>
            <w:right w:val="none" w:sz="0" w:space="0" w:color="auto"/>
          </w:divBdr>
        </w:div>
        <w:div w:id="1212110210">
          <w:marLeft w:val="480"/>
          <w:marRight w:val="0"/>
          <w:marTop w:val="0"/>
          <w:marBottom w:val="0"/>
          <w:divBdr>
            <w:top w:val="none" w:sz="0" w:space="0" w:color="auto"/>
            <w:left w:val="none" w:sz="0" w:space="0" w:color="auto"/>
            <w:bottom w:val="none" w:sz="0" w:space="0" w:color="auto"/>
            <w:right w:val="none" w:sz="0" w:space="0" w:color="auto"/>
          </w:divBdr>
        </w:div>
        <w:div w:id="204099461">
          <w:marLeft w:val="480"/>
          <w:marRight w:val="0"/>
          <w:marTop w:val="0"/>
          <w:marBottom w:val="0"/>
          <w:divBdr>
            <w:top w:val="none" w:sz="0" w:space="0" w:color="auto"/>
            <w:left w:val="none" w:sz="0" w:space="0" w:color="auto"/>
            <w:bottom w:val="none" w:sz="0" w:space="0" w:color="auto"/>
            <w:right w:val="none" w:sz="0" w:space="0" w:color="auto"/>
          </w:divBdr>
        </w:div>
        <w:div w:id="1091002344">
          <w:marLeft w:val="480"/>
          <w:marRight w:val="0"/>
          <w:marTop w:val="0"/>
          <w:marBottom w:val="0"/>
          <w:divBdr>
            <w:top w:val="none" w:sz="0" w:space="0" w:color="auto"/>
            <w:left w:val="none" w:sz="0" w:space="0" w:color="auto"/>
            <w:bottom w:val="none" w:sz="0" w:space="0" w:color="auto"/>
            <w:right w:val="none" w:sz="0" w:space="0" w:color="auto"/>
          </w:divBdr>
        </w:div>
        <w:div w:id="1663653197">
          <w:marLeft w:val="480"/>
          <w:marRight w:val="0"/>
          <w:marTop w:val="0"/>
          <w:marBottom w:val="0"/>
          <w:divBdr>
            <w:top w:val="none" w:sz="0" w:space="0" w:color="auto"/>
            <w:left w:val="none" w:sz="0" w:space="0" w:color="auto"/>
            <w:bottom w:val="none" w:sz="0" w:space="0" w:color="auto"/>
            <w:right w:val="none" w:sz="0" w:space="0" w:color="auto"/>
          </w:divBdr>
        </w:div>
        <w:div w:id="2143034533">
          <w:marLeft w:val="480"/>
          <w:marRight w:val="0"/>
          <w:marTop w:val="0"/>
          <w:marBottom w:val="0"/>
          <w:divBdr>
            <w:top w:val="none" w:sz="0" w:space="0" w:color="auto"/>
            <w:left w:val="none" w:sz="0" w:space="0" w:color="auto"/>
            <w:bottom w:val="none" w:sz="0" w:space="0" w:color="auto"/>
            <w:right w:val="none" w:sz="0" w:space="0" w:color="auto"/>
          </w:divBdr>
        </w:div>
        <w:div w:id="1811707852">
          <w:marLeft w:val="480"/>
          <w:marRight w:val="0"/>
          <w:marTop w:val="0"/>
          <w:marBottom w:val="0"/>
          <w:divBdr>
            <w:top w:val="none" w:sz="0" w:space="0" w:color="auto"/>
            <w:left w:val="none" w:sz="0" w:space="0" w:color="auto"/>
            <w:bottom w:val="none" w:sz="0" w:space="0" w:color="auto"/>
            <w:right w:val="none" w:sz="0" w:space="0" w:color="auto"/>
          </w:divBdr>
        </w:div>
        <w:div w:id="2003115299">
          <w:marLeft w:val="480"/>
          <w:marRight w:val="0"/>
          <w:marTop w:val="0"/>
          <w:marBottom w:val="0"/>
          <w:divBdr>
            <w:top w:val="none" w:sz="0" w:space="0" w:color="auto"/>
            <w:left w:val="none" w:sz="0" w:space="0" w:color="auto"/>
            <w:bottom w:val="none" w:sz="0" w:space="0" w:color="auto"/>
            <w:right w:val="none" w:sz="0" w:space="0" w:color="auto"/>
          </w:divBdr>
        </w:div>
        <w:div w:id="1717465878">
          <w:marLeft w:val="480"/>
          <w:marRight w:val="0"/>
          <w:marTop w:val="0"/>
          <w:marBottom w:val="0"/>
          <w:divBdr>
            <w:top w:val="none" w:sz="0" w:space="0" w:color="auto"/>
            <w:left w:val="none" w:sz="0" w:space="0" w:color="auto"/>
            <w:bottom w:val="none" w:sz="0" w:space="0" w:color="auto"/>
            <w:right w:val="none" w:sz="0" w:space="0" w:color="auto"/>
          </w:divBdr>
        </w:div>
        <w:div w:id="1036807795">
          <w:marLeft w:val="480"/>
          <w:marRight w:val="0"/>
          <w:marTop w:val="0"/>
          <w:marBottom w:val="0"/>
          <w:divBdr>
            <w:top w:val="none" w:sz="0" w:space="0" w:color="auto"/>
            <w:left w:val="none" w:sz="0" w:space="0" w:color="auto"/>
            <w:bottom w:val="none" w:sz="0" w:space="0" w:color="auto"/>
            <w:right w:val="none" w:sz="0" w:space="0" w:color="auto"/>
          </w:divBdr>
        </w:div>
        <w:div w:id="1823815582">
          <w:marLeft w:val="480"/>
          <w:marRight w:val="0"/>
          <w:marTop w:val="0"/>
          <w:marBottom w:val="0"/>
          <w:divBdr>
            <w:top w:val="none" w:sz="0" w:space="0" w:color="auto"/>
            <w:left w:val="none" w:sz="0" w:space="0" w:color="auto"/>
            <w:bottom w:val="none" w:sz="0" w:space="0" w:color="auto"/>
            <w:right w:val="none" w:sz="0" w:space="0" w:color="auto"/>
          </w:divBdr>
        </w:div>
        <w:div w:id="1275790304">
          <w:marLeft w:val="480"/>
          <w:marRight w:val="0"/>
          <w:marTop w:val="0"/>
          <w:marBottom w:val="0"/>
          <w:divBdr>
            <w:top w:val="none" w:sz="0" w:space="0" w:color="auto"/>
            <w:left w:val="none" w:sz="0" w:space="0" w:color="auto"/>
            <w:bottom w:val="none" w:sz="0" w:space="0" w:color="auto"/>
            <w:right w:val="none" w:sz="0" w:space="0" w:color="auto"/>
          </w:divBdr>
        </w:div>
        <w:div w:id="922841661">
          <w:marLeft w:val="480"/>
          <w:marRight w:val="0"/>
          <w:marTop w:val="0"/>
          <w:marBottom w:val="0"/>
          <w:divBdr>
            <w:top w:val="none" w:sz="0" w:space="0" w:color="auto"/>
            <w:left w:val="none" w:sz="0" w:space="0" w:color="auto"/>
            <w:bottom w:val="none" w:sz="0" w:space="0" w:color="auto"/>
            <w:right w:val="none" w:sz="0" w:space="0" w:color="auto"/>
          </w:divBdr>
        </w:div>
        <w:div w:id="1081567227">
          <w:marLeft w:val="480"/>
          <w:marRight w:val="0"/>
          <w:marTop w:val="0"/>
          <w:marBottom w:val="0"/>
          <w:divBdr>
            <w:top w:val="none" w:sz="0" w:space="0" w:color="auto"/>
            <w:left w:val="none" w:sz="0" w:space="0" w:color="auto"/>
            <w:bottom w:val="none" w:sz="0" w:space="0" w:color="auto"/>
            <w:right w:val="none" w:sz="0" w:space="0" w:color="auto"/>
          </w:divBdr>
        </w:div>
        <w:div w:id="1078289789">
          <w:marLeft w:val="480"/>
          <w:marRight w:val="0"/>
          <w:marTop w:val="0"/>
          <w:marBottom w:val="0"/>
          <w:divBdr>
            <w:top w:val="none" w:sz="0" w:space="0" w:color="auto"/>
            <w:left w:val="none" w:sz="0" w:space="0" w:color="auto"/>
            <w:bottom w:val="none" w:sz="0" w:space="0" w:color="auto"/>
            <w:right w:val="none" w:sz="0" w:space="0" w:color="auto"/>
          </w:divBdr>
        </w:div>
        <w:div w:id="513497191">
          <w:marLeft w:val="480"/>
          <w:marRight w:val="0"/>
          <w:marTop w:val="0"/>
          <w:marBottom w:val="0"/>
          <w:divBdr>
            <w:top w:val="none" w:sz="0" w:space="0" w:color="auto"/>
            <w:left w:val="none" w:sz="0" w:space="0" w:color="auto"/>
            <w:bottom w:val="none" w:sz="0" w:space="0" w:color="auto"/>
            <w:right w:val="none" w:sz="0" w:space="0" w:color="auto"/>
          </w:divBdr>
        </w:div>
        <w:div w:id="143671336">
          <w:marLeft w:val="480"/>
          <w:marRight w:val="0"/>
          <w:marTop w:val="0"/>
          <w:marBottom w:val="0"/>
          <w:divBdr>
            <w:top w:val="none" w:sz="0" w:space="0" w:color="auto"/>
            <w:left w:val="none" w:sz="0" w:space="0" w:color="auto"/>
            <w:bottom w:val="none" w:sz="0" w:space="0" w:color="auto"/>
            <w:right w:val="none" w:sz="0" w:space="0" w:color="auto"/>
          </w:divBdr>
        </w:div>
        <w:div w:id="1727996038">
          <w:marLeft w:val="480"/>
          <w:marRight w:val="0"/>
          <w:marTop w:val="0"/>
          <w:marBottom w:val="0"/>
          <w:divBdr>
            <w:top w:val="none" w:sz="0" w:space="0" w:color="auto"/>
            <w:left w:val="none" w:sz="0" w:space="0" w:color="auto"/>
            <w:bottom w:val="none" w:sz="0" w:space="0" w:color="auto"/>
            <w:right w:val="none" w:sz="0" w:space="0" w:color="auto"/>
          </w:divBdr>
        </w:div>
        <w:div w:id="1017737259">
          <w:marLeft w:val="480"/>
          <w:marRight w:val="0"/>
          <w:marTop w:val="0"/>
          <w:marBottom w:val="0"/>
          <w:divBdr>
            <w:top w:val="none" w:sz="0" w:space="0" w:color="auto"/>
            <w:left w:val="none" w:sz="0" w:space="0" w:color="auto"/>
            <w:bottom w:val="none" w:sz="0" w:space="0" w:color="auto"/>
            <w:right w:val="none" w:sz="0" w:space="0" w:color="auto"/>
          </w:divBdr>
        </w:div>
        <w:div w:id="1101560120">
          <w:marLeft w:val="480"/>
          <w:marRight w:val="0"/>
          <w:marTop w:val="0"/>
          <w:marBottom w:val="0"/>
          <w:divBdr>
            <w:top w:val="none" w:sz="0" w:space="0" w:color="auto"/>
            <w:left w:val="none" w:sz="0" w:space="0" w:color="auto"/>
            <w:bottom w:val="none" w:sz="0" w:space="0" w:color="auto"/>
            <w:right w:val="none" w:sz="0" w:space="0" w:color="auto"/>
          </w:divBdr>
        </w:div>
        <w:div w:id="263417753">
          <w:marLeft w:val="480"/>
          <w:marRight w:val="0"/>
          <w:marTop w:val="0"/>
          <w:marBottom w:val="0"/>
          <w:divBdr>
            <w:top w:val="none" w:sz="0" w:space="0" w:color="auto"/>
            <w:left w:val="none" w:sz="0" w:space="0" w:color="auto"/>
            <w:bottom w:val="none" w:sz="0" w:space="0" w:color="auto"/>
            <w:right w:val="none" w:sz="0" w:space="0" w:color="auto"/>
          </w:divBdr>
        </w:div>
        <w:div w:id="1780490181">
          <w:marLeft w:val="480"/>
          <w:marRight w:val="0"/>
          <w:marTop w:val="0"/>
          <w:marBottom w:val="0"/>
          <w:divBdr>
            <w:top w:val="none" w:sz="0" w:space="0" w:color="auto"/>
            <w:left w:val="none" w:sz="0" w:space="0" w:color="auto"/>
            <w:bottom w:val="none" w:sz="0" w:space="0" w:color="auto"/>
            <w:right w:val="none" w:sz="0" w:space="0" w:color="auto"/>
          </w:divBdr>
        </w:div>
        <w:div w:id="1231843333">
          <w:marLeft w:val="480"/>
          <w:marRight w:val="0"/>
          <w:marTop w:val="0"/>
          <w:marBottom w:val="0"/>
          <w:divBdr>
            <w:top w:val="none" w:sz="0" w:space="0" w:color="auto"/>
            <w:left w:val="none" w:sz="0" w:space="0" w:color="auto"/>
            <w:bottom w:val="none" w:sz="0" w:space="0" w:color="auto"/>
            <w:right w:val="none" w:sz="0" w:space="0" w:color="auto"/>
          </w:divBdr>
        </w:div>
        <w:div w:id="690493408">
          <w:marLeft w:val="480"/>
          <w:marRight w:val="0"/>
          <w:marTop w:val="0"/>
          <w:marBottom w:val="0"/>
          <w:divBdr>
            <w:top w:val="none" w:sz="0" w:space="0" w:color="auto"/>
            <w:left w:val="none" w:sz="0" w:space="0" w:color="auto"/>
            <w:bottom w:val="none" w:sz="0" w:space="0" w:color="auto"/>
            <w:right w:val="none" w:sz="0" w:space="0" w:color="auto"/>
          </w:divBdr>
        </w:div>
        <w:div w:id="113140142">
          <w:marLeft w:val="480"/>
          <w:marRight w:val="0"/>
          <w:marTop w:val="0"/>
          <w:marBottom w:val="0"/>
          <w:divBdr>
            <w:top w:val="none" w:sz="0" w:space="0" w:color="auto"/>
            <w:left w:val="none" w:sz="0" w:space="0" w:color="auto"/>
            <w:bottom w:val="none" w:sz="0" w:space="0" w:color="auto"/>
            <w:right w:val="none" w:sz="0" w:space="0" w:color="auto"/>
          </w:divBdr>
        </w:div>
        <w:div w:id="1712655057">
          <w:marLeft w:val="480"/>
          <w:marRight w:val="0"/>
          <w:marTop w:val="0"/>
          <w:marBottom w:val="0"/>
          <w:divBdr>
            <w:top w:val="none" w:sz="0" w:space="0" w:color="auto"/>
            <w:left w:val="none" w:sz="0" w:space="0" w:color="auto"/>
            <w:bottom w:val="none" w:sz="0" w:space="0" w:color="auto"/>
            <w:right w:val="none" w:sz="0" w:space="0" w:color="auto"/>
          </w:divBdr>
        </w:div>
        <w:div w:id="220407260">
          <w:marLeft w:val="480"/>
          <w:marRight w:val="0"/>
          <w:marTop w:val="0"/>
          <w:marBottom w:val="0"/>
          <w:divBdr>
            <w:top w:val="none" w:sz="0" w:space="0" w:color="auto"/>
            <w:left w:val="none" w:sz="0" w:space="0" w:color="auto"/>
            <w:bottom w:val="none" w:sz="0" w:space="0" w:color="auto"/>
            <w:right w:val="none" w:sz="0" w:space="0" w:color="auto"/>
          </w:divBdr>
        </w:div>
        <w:div w:id="2099906817">
          <w:marLeft w:val="480"/>
          <w:marRight w:val="0"/>
          <w:marTop w:val="0"/>
          <w:marBottom w:val="0"/>
          <w:divBdr>
            <w:top w:val="none" w:sz="0" w:space="0" w:color="auto"/>
            <w:left w:val="none" w:sz="0" w:space="0" w:color="auto"/>
            <w:bottom w:val="none" w:sz="0" w:space="0" w:color="auto"/>
            <w:right w:val="none" w:sz="0" w:space="0" w:color="auto"/>
          </w:divBdr>
        </w:div>
        <w:div w:id="1805846663">
          <w:marLeft w:val="480"/>
          <w:marRight w:val="0"/>
          <w:marTop w:val="0"/>
          <w:marBottom w:val="0"/>
          <w:divBdr>
            <w:top w:val="none" w:sz="0" w:space="0" w:color="auto"/>
            <w:left w:val="none" w:sz="0" w:space="0" w:color="auto"/>
            <w:bottom w:val="none" w:sz="0" w:space="0" w:color="auto"/>
            <w:right w:val="none" w:sz="0" w:space="0" w:color="auto"/>
          </w:divBdr>
        </w:div>
        <w:div w:id="600457356">
          <w:marLeft w:val="480"/>
          <w:marRight w:val="0"/>
          <w:marTop w:val="0"/>
          <w:marBottom w:val="0"/>
          <w:divBdr>
            <w:top w:val="none" w:sz="0" w:space="0" w:color="auto"/>
            <w:left w:val="none" w:sz="0" w:space="0" w:color="auto"/>
            <w:bottom w:val="none" w:sz="0" w:space="0" w:color="auto"/>
            <w:right w:val="none" w:sz="0" w:space="0" w:color="auto"/>
          </w:divBdr>
        </w:div>
        <w:div w:id="1193955332">
          <w:marLeft w:val="480"/>
          <w:marRight w:val="0"/>
          <w:marTop w:val="0"/>
          <w:marBottom w:val="0"/>
          <w:divBdr>
            <w:top w:val="none" w:sz="0" w:space="0" w:color="auto"/>
            <w:left w:val="none" w:sz="0" w:space="0" w:color="auto"/>
            <w:bottom w:val="none" w:sz="0" w:space="0" w:color="auto"/>
            <w:right w:val="none" w:sz="0" w:space="0" w:color="auto"/>
          </w:divBdr>
        </w:div>
        <w:div w:id="1544169583">
          <w:marLeft w:val="480"/>
          <w:marRight w:val="0"/>
          <w:marTop w:val="0"/>
          <w:marBottom w:val="0"/>
          <w:divBdr>
            <w:top w:val="none" w:sz="0" w:space="0" w:color="auto"/>
            <w:left w:val="none" w:sz="0" w:space="0" w:color="auto"/>
            <w:bottom w:val="none" w:sz="0" w:space="0" w:color="auto"/>
            <w:right w:val="none" w:sz="0" w:space="0" w:color="auto"/>
          </w:divBdr>
        </w:div>
        <w:div w:id="824515510">
          <w:marLeft w:val="480"/>
          <w:marRight w:val="0"/>
          <w:marTop w:val="0"/>
          <w:marBottom w:val="0"/>
          <w:divBdr>
            <w:top w:val="none" w:sz="0" w:space="0" w:color="auto"/>
            <w:left w:val="none" w:sz="0" w:space="0" w:color="auto"/>
            <w:bottom w:val="none" w:sz="0" w:space="0" w:color="auto"/>
            <w:right w:val="none" w:sz="0" w:space="0" w:color="auto"/>
          </w:divBdr>
        </w:div>
        <w:div w:id="797259274">
          <w:marLeft w:val="480"/>
          <w:marRight w:val="0"/>
          <w:marTop w:val="0"/>
          <w:marBottom w:val="0"/>
          <w:divBdr>
            <w:top w:val="none" w:sz="0" w:space="0" w:color="auto"/>
            <w:left w:val="none" w:sz="0" w:space="0" w:color="auto"/>
            <w:bottom w:val="none" w:sz="0" w:space="0" w:color="auto"/>
            <w:right w:val="none" w:sz="0" w:space="0" w:color="auto"/>
          </w:divBdr>
        </w:div>
        <w:div w:id="933633631">
          <w:marLeft w:val="480"/>
          <w:marRight w:val="0"/>
          <w:marTop w:val="0"/>
          <w:marBottom w:val="0"/>
          <w:divBdr>
            <w:top w:val="none" w:sz="0" w:space="0" w:color="auto"/>
            <w:left w:val="none" w:sz="0" w:space="0" w:color="auto"/>
            <w:bottom w:val="none" w:sz="0" w:space="0" w:color="auto"/>
            <w:right w:val="none" w:sz="0" w:space="0" w:color="auto"/>
          </w:divBdr>
        </w:div>
        <w:div w:id="1001469386">
          <w:marLeft w:val="480"/>
          <w:marRight w:val="0"/>
          <w:marTop w:val="0"/>
          <w:marBottom w:val="0"/>
          <w:divBdr>
            <w:top w:val="none" w:sz="0" w:space="0" w:color="auto"/>
            <w:left w:val="none" w:sz="0" w:space="0" w:color="auto"/>
            <w:bottom w:val="none" w:sz="0" w:space="0" w:color="auto"/>
            <w:right w:val="none" w:sz="0" w:space="0" w:color="auto"/>
          </w:divBdr>
        </w:div>
        <w:div w:id="676924439">
          <w:marLeft w:val="480"/>
          <w:marRight w:val="0"/>
          <w:marTop w:val="0"/>
          <w:marBottom w:val="0"/>
          <w:divBdr>
            <w:top w:val="none" w:sz="0" w:space="0" w:color="auto"/>
            <w:left w:val="none" w:sz="0" w:space="0" w:color="auto"/>
            <w:bottom w:val="none" w:sz="0" w:space="0" w:color="auto"/>
            <w:right w:val="none" w:sz="0" w:space="0" w:color="auto"/>
          </w:divBdr>
        </w:div>
        <w:div w:id="1774477235">
          <w:marLeft w:val="480"/>
          <w:marRight w:val="0"/>
          <w:marTop w:val="0"/>
          <w:marBottom w:val="0"/>
          <w:divBdr>
            <w:top w:val="none" w:sz="0" w:space="0" w:color="auto"/>
            <w:left w:val="none" w:sz="0" w:space="0" w:color="auto"/>
            <w:bottom w:val="none" w:sz="0" w:space="0" w:color="auto"/>
            <w:right w:val="none" w:sz="0" w:space="0" w:color="auto"/>
          </w:divBdr>
        </w:div>
        <w:div w:id="1846817515">
          <w:marLeft w:val="480"/>
          <w:marRight w:val="0"/>
          <w:marTop w:val="0"/>
          <w:marBottom w:val="0"/>
          <w:divBdr>
            <w:top w:val="none" w:sz="0" w:space="0" w:color="auto"/>
            <w:left w:val="none" w:sz="0" w:space="0" w:color="auto"/>
            <w:bottom w:val="none" w:sz="0" w:space="0" w:color="auto"/>
            <w:right w:val="none" w:sz="0" w:space="0" w:color="auto"/>
          </w:divBdr>
        </w:div>
        <w:div w:id="178394724">
          <w:marLeft w:val="480"/>
          <w:marRight w:val="0"/>
          <w:marTop w:val="0"/>
          <w:marBottom w:val="0"/>
          <w:divBdr>
            <w:top w:val="none" w:sz="0" w:space="0" w:color="auto"/>
            <w:left w:val="none" w:sz="0" w:space="0" w:color="auto"/>
            <w:bottom w:val="none" w:sz="0" w:space="0" w:color="auto"/>
            <w:right w:val="none" w:sz="0" w:space="0" w:color="auto"/>
          </w:divBdr>
        </w:div>
        <w:div w:id="429544397">
          <w:marLeft w:val="480"/>
          <w:marRight w:val="0"/>
          <w:marTop w:val="0"/>
          <w:marBottom w:val="0"/>
          <w:divBdr>
            <w:top w:val="none" w:sz="0" w:space="0" w:color="auto"/>
            <w:left w:val="none" w:sz="0" w:space="0" w:color="auto"/>
            <w:bottom w:val="none" w:sz="0" w:space="0" w:color="auto"/>
            <w:right w:val="none" w:sz="0" w:space="0" w:color="auto"/>
          </w:divBdr>
        </w:div>
        <w:div w:id="133912223">
          <w:marLeft w:val="480"/>
          <w:marRight w:val="0"/>
          <w:marTop w:val="0"/>
          <w:marBottom w:val="0"/>
          <w:divBdr>
            <w:top w:val="none" w:sz="0" w:space="0" w:color="auto"/>
            <w:left w:val="none" w:sz="0" w:space="0" w:color="auto"/>
            <w:bottom w:val="none" w:sz="0" w:space="0" w:color="auto"/>
            <w:right w:val="none" w:sz="0" w:space="0" w:color="auto"/>
          </w:divBdr>
        </w:div>
        <w:div w:id="550266526">
          <w:marLeft w:val="480"/>
          <w:marRight w:val="0"/>
          <w:marTop w:val="0"/>
          <w:marBottom w:val="0"/>
          <w:divBdr>
            <w:top w:val="none" w:sz="0" w:space="0" w:color="auto"/>
            <w:left w:val="none" w:sz="0" w:space="0" w:color="auto"/>
            <w:bottom w:val="none" w:sz="0" w:space="0" w:color="auto"/>
            <w:right w:val="none" w:sz="0" w:space="0" w:color="auto"/>
          </w:divBdr>
        </w:div>
        <w:div w:id="1694302253">
          <w:marLeft w:val="480"/>
          <w:marRight w:val="0"/>
          <w:marTop w:val="0"/>
          <w:marBottom w:val="0"/>
          <w:divBdr>
            <w:top w:val="none" w:sz="0" w:space="0" w:color="auto"/>
            <w:left w:val="none" w:sz="0" w:space="0" w:color="auto"/>
            <w:bottom w:val="none" w:sz="0" w:space="0" w:color="auto"/>
            <w:right w:val="none" w:sz="0" w:space="0" w:color="auto"/>
          </w:divBdr>
        </w:div>
        <w:div w:id="981155020">
          <w:marLeft w:val="480"/>
          <w:marRight w:val="0"/>
          <w:marTop w:val="0"/>
          <w:marBottom w:val="0"/>
          <w:divBdr>
            <w:top w:val="none" w:sz="0" w:space="0" w:color="auto"/>
            <w:left w:val="none" w:sz="0" w:space="0" w:color="auto"/>
            <w:bottom w:val="none" w:sz="0" w:space="0" w:color="auto"/>
            <w:right w:val="none" w:sz="0" w:space="0" w:color="auto"/>
          </w:divBdr>
        </w:div>
        <w:div w:id="1793476819">
          <w:marLeft w:val="480"/>
          <w:marRight w:val="0"/>
          <w:marTop w:val="0"/>
          <w:marBottom w:val="0"/>
          <w:divBdr>
            <w:top w:val="none" w:sz="0" w:space="0" w:color="auto"/>
            <w:left w:val="none" w:sz="0" w:space="0" w:color="auto"/>
            <w:bottom w:val="none" w:sz="0" w:space="0" w:color="auto"/>
            <w:right w:val="none" w:sz="0" w:space="0" w:color="auto"/>
          </w:divBdr>
        </w:div>
        <w:div w:id="1557010893">
          <w:marLeft w:val="480"/>
          <w:marRight w:val="0"/>
          <w:marTop w:val="0"/>
          <w:marBottom w:val="0"/>
          <w:divBdr>
            <w:top w:val="none" w:sz="0" w:space="0" w:color="auto"/>
            <w:left w:val="none" w:sz="0" w:space="0" w:color="auto"/>
            <w:bottom w:val="none" w:sz="0" w:space="0" w:color="auto"/>
            <w:right w:val="none" w:sz="0" w:space="0" w:color="auto"/>
          </w:divBdr>
        </w:div>
        <w:div w:id="1866400684">
          <w:marLeft w:val="480"/>
          <w:marRight w:val="0"/>
          <w:marTop w:val="0"/>
          <w:marBottom w:val="0"/>
          <w:divBdr>
            <w:top w:val="none" w:sz="0" w:space="0" w:color="auto"/>
            <w:left w:val="none" w:sz="0" w:space="0" w:color="auto"/>
            <w:bottom w:val="none" w:sz="0" w:space="0" w:color="auto"/>
            <w:right w:val="none" w:sz="0" w:space="0" w:color="auto"/>
          </w:divBdr>
        </w:div>
        <w:div w:id="1875580924">
          <w:marLeft w:val="480"/>
          <w:marRight w:val="0"/>
          <w:marTop w:val="0"/>
          <w:marBottom w:val="0"/>
          <w:divBdr>
            <w:top w:val="none" w:sz="0" w:space="0" w:color="auto"/>
            <w:left w:val="none" w:sz="0" w:space="0" w:color="auto"/>
            <w:bottom w:val="none" w:sz="0" w:space="0" w:color="auto"/>
            <w:right w:val="none" w:sz="0" w:space="0" w:color="auto"/>
          </w:divBdr>
        </w:div>
        <w:div w:id="704064982">
          <w:marLeft w:val="480"/>
          <w:marRight w:val="0"/>
          <w:marTop w:val="0"/>
          <w:marBottom w:val="0"/>
          <w:divBdr>
            <w:top w:val="none" w:sz="0" w:space="0" w:color="auto"/>
            <w:left w:val="none" w:sz="0" w:space="0" w:color="auto"/>
            <w:bottom w:val="none" w:sz="0" w:space="0" w:color="auto"/>
            <w:right w:val="none" w:sz="0" w:space="0" w:color="auto"/>
          </w:divBdr>
        </w:div>
        <w:div w:id="2022003215">
          <w:marLeft w:val="480"/>
          <w:marRight w:val="0"/>
          <w:marTop w:val="0"/>
          <w:marBottom w:val="0"/>
          <w:divBdr>
            <w:top w:val="none" w:sz="0" w:space="0" w:color="auto"/>
            <w:left w:val="none" w:sz="0" w:space="0" w:color="auto"/>
            <w:bottom w:val="none" w:sz="0" w:space="0" w:color="auto"/>
            <w:right w:val="none" w:sz="0" w:space="0" w:color="auto"/>
          </w:divBdr>
        </w:div>
        <w:div w:id="1001200113">
          <w:marLeft w:val="480"/>
          <w:marRight w:val="0"/>
          <w:marTop w:val="0"/>
          <w:marBottom w:val="0"/>
          <w:divBdr>
            <w:top w:val="none" w:sz="0" w:space="0" w:color="auto"/>
            <w:left w:val="none" w:sz="0" w:space="0" w:color="auto"/>
            <w:bottom w:val="none" w:sz="0" w:space="0" w:color="auto"/>
            <w:right w:val="none" w:sz="0" w:space="0" w:color="auto"/>
          </w:divBdr>
        </w:div>
        <w:div w:id="1112745337">
          <w:marLeft w:val="480"/>
          <w:marRight w:val="0"/>
          <w:marTop w:val="0"/>
          <w:marBottom w:val="0"/>
          <w:divBdr>
            <w:top w:val="none" w:sz="0" w:space="0" w:color="auto"/>
            <w:left w:val="none" w:sz="0" w:space="0" w:color="auto"/>
            <w:bottom w:val="none" w:sz="0" w:space="0" w:color="auto"/>
            <w:right w:val="none" w:sz="0" w:space="0" w:color="auto"/>
          </w:divBdr>
        </w:div>
        <w:div w:id="681471612">
          <w:marLeft w:val="480"/>
          <w:marRight w:val="0"/>
          <w:marTop w:val="0"/>
          <w:marBottom w:val="0"/>
          <w:divBdr>
            <w:top w:val="none" w:sz="0" w:space="0" w:color="auto"/>
            <w:left w:val="none" w:sz="0" w:space="0" w:color="auto"/>
            <w:bottom w:val="none" w:sz="0" w:space="0" w:color="auto"/>
            <w:right w:val="none" w:sz="0" w:space="0" w:color="auto"/>
          </w:divBdr>
        </w:div>
        <w:div w:id="1047804762">
          <w:marLeft w:val="480"/>
          <w:marRight w:val="0"/>
          <w:marTop w:val="0"/>
          <w:marBottom w:val="0"/>
          <w:divBdr>
            <w:top w:val="none" w:sz="0" w:space="0" w:color="auto"/>
            <w:left w:val="none" w:sz="0" w:space="0" w:color="auto"/>
            <w:bottom w:val="none" w:sz="0" w:space="0" w:color="auto"/>
            <w:right w:val="none" w:sz="0" w:space="0" w:color="auto"/>
          </w:divBdr>
        </w:div>
        <w:div w:id="2103405740">
          <w:marLeft w:val="480"/>
          <w:marRight w:val="0"/>
          <w:marTop w:val="0"/>
          <w:marBottom w:val="0"/>
          <w:divBdr>
            <w:top w:val="none" w:sz="0" w:space="0" w:color="auto"/>
            <w:left w:val="none" w:sz="0" w:space="0" w:color="auto"/>
            <w:bottom w:val="none" w:sz="0" w:space="0" w:color="auto"/>
            <w:right w:val="none" w:sz="0" w:space="0" w:color="auto"/>
          </w:divBdr>
        </w:div>
        <w:div w:id="747843977">
          <w:marLeft w:val="480"/>
          <w:marRight w:val="0"/>
          <w:marTop w:val="0"/>
          <w:marBottom w:val="0"/>
          <w:divBdr>
            <w:top w:val="none" w:sz="0" w:space="0" w:color="auto"/>
            <w:left w:val="none" w:sz="0" w:space="0" w:color="auto"/>
            <w:bottom w:val="none" w:sz="0" w:space="0" w:color="auto"/>
            <w:right w:val="none" w:sz="0" w:space="0" w:color="auto"/>
          </w:divBdr>
        </w:div>
        <w:div w:id="1665354257">
          <w:marLeft w:val="480"/>
          <w:marRight w:val="0"/>
          <w:marTop w:val="0"/>
          <w:marBottom w:val="0"/>
          <w:divBdr>
            <w:top w:val="none" w:sz="0" w:space="0" w:color="auto"/>
            <w:left w:val="none" w:sz="0" w:space="0" w:color="auto"/>
            <w:bottom w:val="none" w:sz="0" w:space="0" w:color="auto"/>
            <w:right w:val="none" w:sz="0" w:space="0" w:color="auto"/>
          </w:divBdr>
        </w:div>
        <w:div w:id="2146385302">
          <w:marLeft w:val="480"/>
          <w:marRight w:val="0"/>
          <w:marTop w:val="0"/>
          <w:marBottom w:val="0"/>
          <w:divBdr>
            <w:top w:val="none" w:sz="0" w:space="0" w:color="auto"/>
            <w:left w:val="none" w:sz="0" w:space="0" w:color="auto"/>
            <w:bottom w:val="none" w:sz="0" w:space="0" w:color="auto"/>
            <w:right w:val="none" w:sz="0" w:space="0" w:color="auto"/>
          </w:divBdr>
        </w:div>
        <w:div w:id="746269463">
          <w:marLeft w:val="480"/>
          <w:marRight w:val="0"/>
          <w:marTop w:val="0"/>
          <w:marBottom w:val="0"/>
          <w:divBdr>
            <w:top w:val="none" w:sz="0" w:space="0" w:color="auto"/>
            <w:left w:val="none" w:sz="0" w:space="0" w:color="auto"/>
            <w:bottom w:val="none" w:sz="0" w:space="0" w:color="auto"/>
            <w:right w:val="none" w:sz="0" w:space="0" w:color="auto"/>
          </w:divBdr>
        </w:div>
        <w:div w:id="381103278">
          <w:marLeft w:val="480"/>
          <w:marRight w:val="0"/>
          <w:marTop w:val="0"/>
          <w:marBottom w:val="0"/>
          <w:divBdr>
            <w:top w:val="none" w:sz="0" w:space="0" w:color="auto"/>
            <w:left w:val="none" w:sz="0" w:space="0" w:color="auto"/>
            <w:bottom w:val="none" w:sz="0" w:space="0" w:color="auto"/>
            <w:right w:val="none" w:sz="0" w:space="0" w:color="auto"/>
          </w:divBdr>
        </w:div>
        <w:div w:id="421755788">
          <w:marLeft w:val="480"/>
          <w:marRight w:val="0"/>
          <w:marTop w:val="0"/>
          <w:marBottom w:val="0"/>
          <w:divBdr>
            <w:top w:val="none" w:sz="0" w:space="0" w:color="auto"/>
            <w:left w:val="none" w:sz="0" w:space="0" w:color="auto"/>
            <w:bottom w:val="none" w:sz="0" w:space="0" w:color="auto"/>
            <w:right w:val="none" w:sz="0" w:space="0" w:color="auto"/>
          </w:divBdr>
        </w:div>
        <w:div w:id="1671715654">
          <w:marLeft w:val="480"/>
          <w:marRight w:val="0"/>
          <w:marTop w:val="0"/>
          <w:marBottom w:val="0"/>
          <w:divBdr>
            <w:top w:val="none" w:sz="0" w:space="0" w:color="auto"/>
            <w:left w:val="none" w:sz="0" w:space="0" w:color="auto"/>
            <w:bottom w:val="none" w:sz="0" w:space="0" w:color="auto"/>
            <w:right w:val="none" w:sz="0" w:space="0" w:color="auto"/>
          </w:divBdr>
        </w:div>
        <w:div w:id="1012758184">
          <w:marLeft w:val="480"/>
          <w:marRight w:val="0"/>
          <w:marTop w:val="0"/>
          <w:marBottom w:val="0"/>
          <w:divBdr>
            <w:top w:val="none" w:sz="0" w:space="0" w:color="auto"/>
            <w:left w:val="none" w:sz="0" w:space="0" w:color="auto"/>
            <w:bottom w:val="none" w:sz="0" w:space="0" w:color="auto"/>
            <w:right w:val="none" w:sz="0" w:space="0" w:color="auto"/>
          </w:divBdr>
        </w:div>
        <w:div w:id="1208567697">
          <w:marLeft w:val="480"/>
          <w:marRight w:val="0"/>
          <w:marTop w:val="0"/>
          <w:marBottom w:val="0"/>
          <w:divBdr>
            <w:top w:val="none" w:sz="0" w:space="0" w:color="auto"/>
            <w:left w:val="none" w:sz="0" w:space="0" w:color="auto"/>
            <w:bottom w:val="none" w:sz="0" w:space="0" w:color="auto"/>
            <w:right w:val="none" w:sz="0" w:space="0" w:color="auto"/>
          </w:divBdr>
        </w:div>
        <w:div w:id="511380312">
          <w:marLeft w:val="480"/>
          <w:marRight w:val="0"/>
          <w:marTop w:val="0"/>
          <w:marBottom w:val="0"/>
          <w:divBdr>
            <w:top w:val="none" w:sz="0" w:space="0" w:color="auto"/>
            <w:left w:val="none" w:sz="0" w:space="0" w:color="auto"/>
            <w:bottom w:val="none" w:sz="0" w:space="0" w:color="auto"/>
            <w:right w:val="none" w:sz="0" w:space="0" w:color="auto"/>
          </w:divBdr>
        </w:div>
        <w:div w:id="1205168501">
          <w:marLeft w:val="480"/>
          <w:marRight w:val="0"/>
          <w:marTop w:val="0"/>
          <w:marBottom w:val="0"/>
          <w:divBdr>
            <w:top w:val="none" w:sz="0" w:space="0" w:color="auto"/>
            <w:left w:val="none" w:sz="0" w:space="0" w:color="auto"/>
            <w:bottom w:val="none" w:sz="0" w:space="0" w:color="auto"/>
            <w:right w:val="none" w:sz="0" w:space="0" w:color="auto"/>
          </w:divBdr>
        </w:div>
        <w:div w:id="1194226712">
          <w:marLeft w:val="480"/>
          <w:marRight w:val="0"/>
          <w:marTop w:val="0"/>
          <w:marBottom w:val="0"/>
          <w:divBdr>
            <w:top w:val="none" w:sz="0" w:space="0" w:color="auto"/>
            <w:left w:val="none" w:sz="0" w:space="0" w:color="auto"/>
            <w:bottom w:val="none" w:sz="0" w:space="0" w:color="auto"/>
            <w:right w:val="none" w:sz="0" w:space="0" w:color="auto"/>
          </w:divBdr>
        </w:div>
        <w:div w:id="1426606834">
          <w:marLeft w:val="480"/>
          <w:marRight w:val="0"/>
          <w:marTop w:val="0"/>
          <w:marBottom w:val="0"/>
          <w:divBdr>
            <w:top w:val="none" w:sz="0" w:space="0" w:color="auto"/>
            <w:left w:val="none" w:sz="0" w:space="0" w:color="auto"/>
            <w:bottom w:val="none" w:sz="0" w:space="0" w:color="auto"/>
            <w:right w:val="none" w:sz="0" w:space="0" w:color="auto"/>
          </w:divBdr>
        </w:div>
        <w:div w:id="865560489">
          <w:marLeft w:val="480"/>
          <w:marRight w:val="0"/>
          <w:marTop w:val="0"/>
          <w:marBottom w:val="0"/>
          <w:divBdr>
            <w:top w:val="none" w:sz="0" w:space="0" w:color="auto"/>
            <w:left w:val="none" w:sz="0" w:space="0" w:color="auto"/>
            <w:bottom w:val="none" w:sz="0" w:space="0" w:color="auto"/>
            <w:right w:val="none" w:sz="0" w:space="0" w:color="auto"/>
          </w:divBdr>
        </w:div>
        <w:div w:id="1431273269">
          <w:marLeft w:val="480"/>
          <w:marRight w:val="0"/>
          <w:marTop w:val="0"/>
          <w:marBottom w:val="0"/>
          <w:divBdr>
            <w:top w:val="none" w:sz="0" w:space="0" w:color="auto"/>
            <w:left w:val="none" w:sz="0" w:space="0" w:color="auto"/>
            <w:bottom w:val="none" w:sz="0" w:space="0" w:color="auto"/>
            <w:right w:val="none" w:sz="0" w:space="0" w:color="auto"/>
          </w:divBdr>
        </w:div>
        <w:div w:id="997490660">
          <w:marLeft w:val="480"/>
          <w:marRight w:val="0"/>
          <w:marTop w:val="0"/>
          <w:marBottom w:val="0"/>
          <w:divBdr>
            <w:top w:val="none" w:sz="0" w:space="0" w:color="auto"/>
            <w:left w:val="none" w:sz="0" w:space="0" w:color="auto"/>
            <w:bottom w:val="none" w:sz="0" w:space="0" w:color="auto"/>
            <w:right w:val="none" w:sz="0" w:space="0" w:color="auto"/>
          </w:divBdr>
        </w:div>
        <w:div w:id="2085637162">
          <w:marLeft w:val="480"/>
          <w:marRight w:val="0"/>
          <w:marTop w:val="0"/>
          <w:marBottom w:val="0"/>
          <w:divBdr>
            <w:top w:val="none" w:sz="0" w:space="0" w:color="auto"/>
            <w:left w:val="none" w:sz="0" w:space="0" w:color="auto"/>
            <w:bottom w:val="none" w:sz="0" w:space="0" w:color="auto"/>
            <w:right w:val="none" w:sz="0" w:space="0" w:color="auto"/>
          </w:divBdr>
        </w:div>
        <w:div w:id="109401552">
          <w:marLeft w:val="480"/>
          <w:marRight w:val="0"/>
          <w:marTop w:val="0"/>
          <w:marBottom w:val="0"/>
          <w:divBdr>
            <w:top w:val="none" w:sz="0" w:space="0" w:color="auto"/>
            <w:left w:val="none" w:sz="0" w:space="0" w:color="auto"/>
            <w:bottom w:val="none" w:sz="0" w:space="0" w:color="auto"/>
            <w:right w:val="none" w:sz="0" w:space="0" w:color="auto"/>
          </w:divBdr>
        </w:div>
        <w:div w:id="741877370">
          <w:marLeft w:val="480"/>
          <w:marRight w:val="0"/>
          <w:marTop w:val="0"/>
          <w:marBottom w:val="0"/>
          <w:divBdr>
            <w:top w:val="none" w:sz="0" w:space="0" w:color="auto"/>
            <w:left w:val="none" w:sz="0" w:space="0" w:color="auto"/>
            <w:bottom w:val="none" w:sz="0" w:space="0" w:color="auto"/>
            <w:right w:val="none" w:sz="0" w:space="0" w:color="auto"/>
          </w:divBdr>
        </w:div>
        <w:div w:id="812908903">
          <w:marLeft w:val="480"/>
          <w:marRight w:val="0"/>
          <w:marTop w:val="0"/>
          <w:marBottom w:val="0"/>
          <w:divBdr>
            <w:top w:val="none" w:sz="0" w:space="0" w:color="auto"/>
            <w:left w:val="none" w:sz="0" w:space="0" w:color="auto"/>
            <w:bottom w:val="none" w:sz="0" w:space="0" w:color="auto"/>
            <w:right w:val="none" w:sz="0" w:space="0" w:color="auto"/>
          </w:divBdr>
        </w:div>
        <w:div w:id="1293441001">
          <w:marLeft w:val="480"/>
          <w:marRight w:val="0"/>
          <w:marTop w:val="0"/>
          <w:marBottom w:val="0"/>
          <w:divBdr>
            <w:top w:val="none" w:sz="0" w:space="0" w:color="auto"/>
            <w:left w:val="none" w:sz="0" w:space="0" w:color="auto"/>
            <w:bottom w:val="none" w:sz="0" w:space="0" w:color="auto"/>
            <w:right w:val="none" w:sz="0" w:space="0" w:color="auto"/>
          </w:divBdr>
        </w:div>
        <w:div w:id="768813002">
          <w:marLeft w:val="480"/>
          <w:marRight w:val="0"/>
          <w:marTop w:val="0"/>
          <w:marBottom w:val="0"/>
          <w:divBdr>
            <w:top w:val="none" w:sz="0" w:space="0" w:color="auto"/>
            <w:left w:val="none" w:sz="0" w:space="0" w:color="auto"/>
            <w:bottom w:val="none" w:sz="0" w:space="0" w:color="auto"/>
            <w:right w:val="none" w:sz="0" w:space="0" w:color="auto"/>
          </w:divBdr>
        </w:div>
        <w:div w:id="171839725">
          <w:marLeft w:val="480"/>
          <w:marRight w:val="0"/>
          <w:marTop w:val="0"/>
          <w:marBottom w:val="0"/>
          <w:divBdr>
            <w:top w:val="none" w:sz="0" w:space="0" w:color="auto"/>
            <w:left w:val="none" w:sz="0" w:space="0" w:color="auto"/>
            <w:bottom w:val="none" w:sz="0" w:space="0" w:color="auto"/>
            <w:right w:val="none" w:sz="0" w:space="0" w:color="auto"/>
          </w:divBdr>
        </w:div>
        <w:div w:id="1701083406">
          <w:marLeft w:val="480"/>
          <w:marRight w:val="0"/>
          <w:marTop w:val="0"/>
          <w:marBottom w:val="0"/>
          <w:divBdr>
            <w:top w:val="none" w:sz="0" w:space="0" w:color="auto"/>
            <w:left w:val="none" w:sz="0" w:space="0" w:color="auto"/>
            <w:bottom w:val="none" w:sz="0" w:space="0" w:color="auto"/>
            <w:right w:val="none" w:sz="0" w:space="0" w:color="auto"/>
          </w:divBdr>
        </w:div>
        <w:div w:id="1226919254">
          <w:marLeft w:val="480"/>
          <w:marRight w:val="0"/>
          <w:marTop w:val="0"/>
          <w:marBottom w:val="0"/>
          <w:divBdr>
            <w:top w:val="none" w:sz="0" w:space="0" w:color="auto"/>
            <w:left w:val="none" w:sz="0" w:space="0" w:color="auto"/>
            <w:bottom w:val="none" w:sz="0" w:space="0" w:color="auto"/>
            <w:right w:val="none" w:sz="0" w:space="0" w:color="auto"/>
          </w:divBdr>
        </w:div>
        <w:div w:id="1788349828">
          <w:marLeft w:val="480"/>
          <w:marRight w:val="0"/>
          <w:marTop w:val="0"/>
          <w:marBottom w:val="0"/>
          <w:divBdr>
            <w:top w:val="none" w:sz="0" w:space="0" w:color="auto"/>
            <w:left w:val="none" w:sz="0" w:space="0" w:color="auto"/>
            <w:bottom w:val="none" w:sz="0" w:space="0" w:color="auto"/>
            <w:right w:val="none" w:sz="0" w:space="0" w:color="auto"/>
          </w:divBdr>
        </w:div>
      </w:divsChild>
    </w:div>
    <w:div w:id="531234950">
      <w:bodyDiv w:val="1"/>
      <w:marLeft w:val="0"/>
      <w:marRight w:val="0"/>
      <w:marTop w:val="0"/>
      <w:marBottom w:val="0"/>
      <w:divBdr>
        <w:top w:val="none" w:sz="0" w:space="0" w:color="auto"/>
        <w:left w:val="none" w:sz="0" w:space="0" w:color="auto"/>
        <w:bottom w:val="none" w:sz="0" w:space="0" w:color="auto"/>
        <w:right w:val="none" w:sz="0" w:space="0" w:color="auto"/>
      </w:divBdr>
    </w:div>
    <w:div w:id="531385817">
      <w:bodyDiv w:val="1"/>
      <w:marLeft w:val="0"/>
      <w:marRight w:val="0"/>
      <w:marTop w:val="0"/>
      <w:marBottom w:val="0"/>
      <w:divBdr>
        <w:top w:val="none" w:sz="0" w:space="0" w:color="auto"/>
        <w:left w:val="none" w:sz="0" w:space="0" w:color="auto"/>
        <w:bottom w:val="none" w:sz="0" w:space="0" w:color="auto"/>
        <w:right w:val="none" w:sz="0" w:space="0" w:color="auto"/>
      </w:divBdr>
    </w:div>
    <w:div w:id="533155259">
      <w:bodyDiv w:val="1"/>
      <w:marLeft w:val="0"/>
      <w:marRight w:val="0"/>
      <w:marTop w:val="0"/>
      <w:marBottom w:val="0"/>
      <w:divBdr>
        <w:top w:val="none" w:sz="0" w:space="0" w:color="auto"/>
        <w:left w:val="none" w:sz="0" w:space="0" w:color="auto"/>
        <w:bottom w:val="none" w:sz="0" w:space="0" w:color="auto"/>
        <w:right w:val="none" w:sz="0" w:space="0" w:color="auto"/>
      </w:divBdr>
    </w:div>
    <w:div w:id="534197682">
      <w:bodyDiv w:val="1"/>
      <w:marLeft w:val="0"/>
      <w:marRight w:val="0"/>
      <w:marTop w:val="0"/>
      <w:marBottom w:val="0"/>
      <w:divBdr>
        <w:top w:val="none" w:sz="0" w:space="0" w:color="auto"/>
        <w:left w:val="none" w:sz="0" w:space="0" w:color="auto"/>
        <w:bottom w:val="none" w:sz="0" w:space="0" w:color="auto"/>
        <w:right w:val="none" w:sz="0" w:space="0" w:color="auto"/>
      </w:divBdr>
    </w:div>
    <w:div w:id="538129068">
      <w:bodyDiv w:val="1"/>
      <w:marLeft w:val="0"/>
      <w:marRight w:val="0"/>
      <w:marTop w:val="0"/>
      <w:marBottom w:val="0"/>
      <w:divBdr>
        <w:top w:val="none" w:sz="0" w:space="0" w:color="auto"/>
        <w:left w:val="none" w:sz="0" w:space="0" w:color="auto"/>
        <w:bottom w:val="none" w:sz="0" w:space="0" w:color="auto"/>
        <w:right w:val="none" w:sz="0" w:space="0" w:color="auto"/>
      </w:divBdr>
      <w:divsChild>
        <w:div w:id="141238146">
          <w:marLeft w:val="480"/>
          <w:marRight w:val="0"/>
          <w:marTop w:val="0"/>
          <w:marBottom w:val="0"/>
          <w:divBdr>
            <w:top w:val="none" w:sz="0" w:space="0" w:color="auto"/>
            <w:left w:val="none" w:sz="0" w:space="0" w:color="auto"/>
            <w:bottom w:val="none" w:sz="0" w:space="0" w:color="auto"/>
            <w:right w:val="none" w:sz="0" w:space="0" w:color="auto"/>
          </w:divBdr>
        </w:div>
        <w:div w:id="1635017871">
          <w:marLeft w:val="480"/>
          <w:marRight w:val="0"/>
          <w:marTop w:val="0"/>
          <w:marBottom w:val="0"/>
          <w:divBdr>
            <w:top w:val="none" w:sz="0" w:space="0" w:color="auto"/>
            <w:left w:val="none" w:sz="0" w:space="0" w:color="auto"/>
            <w:bottom w:val="none" w:sz="0" w:space="0" w:color="auto"/>
            <w:right w:val="none" w:sz="0" w:space="0" w:color="auto"/>
          </w:divBdr>
        </w:div>
        <w:div w:id="1446659204">
          <w:marLeft w:val="480"/>
          <w:marRight w:val="0"/>
          <w:marTop w:val="0"/>
          <w:marBottom w:val="0"/>
          <w:divBdr>
            <w:top w:val="none" w:sz="0" w:space="0" w:color="auto"/>
            <w:left w:val="none" w:sz="0" w:space="0" w:color="auto"/>
            <w:bottom w:val="none" w:sz="0" w:space="0" w:color="auto"/>
            <w:right w:val="none" w:sz="0" w:space="0" w:color="auto"/>
          </w:divBdr>
        </w:div>
      </w:divsChild>
    </w:div>
    <w:div w:id="538397851">
      <w:bodyDiv w:val="1"/>
      <w:marLeft w:val="0"/>
      <w:marRight w:val="0"/>
      <w:marTop w:val="0"/>
      <w:marBottom w:val="0"/>
      <w:divBdr>
        <w:top w:val="none" w:sz="0" w:space="0" w:color="auto"/>
        <w:left w:val="none" w:sz="0" w:space="0" w:color="auto"/>
        <w:bottom w:val="none" w:sz="0" w:space="0" w:color="auto"/>
        <w:right w:val="none" w:sz="0" w:space="0" w:color="auto"/>
      </w:divBdr>
    </w:div>
    <w:div w:id="539975570">
      <w:bodyDiv w:val="1"/>
      <w:marLeft w:val="0"/>
      <w:marRight w:val="0"/>
      <w:marTop w:val="0"/>
      <w:marBottom w:val="0"/>
      <w:divBdr>
        <w:top w:val="none" w:sz="0" w:space="0" w:color="auto"/>
        <w:left w:val="none" w:sz="0" w:space="0" w:color="auto"/>
        <w:bottom w:val="none" w:sz="0" w:space="0" w:color="auto"/>
        <w:right w:val="none" w:sz="0" w:space="0" w:color="auto"/>
      </w:divBdr>
    </w:div>
    <w:div w:id="540441886">
      <w:bodyDiv w:val="1"/>
      <w:marLeft w:val="0"/>
      <w:marRight w:val="0"/>
      <w:marTop w:val="0"/>
      <w:marBottom w:val="0"/>
      <w:divBdr>
        <w:top w:val="none" w:sz="0" w:space="0" w:color="auto"/>
        <w:left w:val="none" w:sz="0" w:space="0" w:color="auto"/>
        <w:bottom w:val="none" w:sz="0" w:space="0" w:color="auto"/>
        <w:right w:val="none" w:sz="0" w:space="0" w:color="auto"/>
      </w:divBdr>
    </w:div>
    <w:div w:id="540481249">
      <w:bodyDiv w:val="1"/>
      <w:marLeft w:val="0"/>
      <w:marRight w:val="0"/>
      <w:marTop w:val="0"/>
      <w:marBottom w:val="0"/>
      <w:divBdr>
        <w:top w:val="none" w:sz="0" w:space="0" w:color="auto"/>
        <w:left w:val="none" w:sz="0" w:space="0" w:color="auto"/>
        <w:bottom w:val="none" w:sz="0" w:space="0" w:color="auto"/>
        <w:right w:val="none" w:sz="0" w:space="0" w:color="auto"/>
      </w:divBdr>
    </w:div>
    <w:div w:id="546381087">
      <w:bodyDiv w:val="1"/>
      <w:marLeft w:val="0"/>
      <w:marRight w:val="0"/>
      <w:marTop w:val="0"/>
      <w:marBottom w:val="0"/>
      <w:divBdr>
        <w:top w:val="none" w:sz="0" w:space="0" w:color="auto"/>
        <w:left w:val="none" w:sz="0" w:space="0" w:color="auto"/>
        <w:bottom w:val="none" w:sz="0" w:space="0" w:color="auto"/>
        <w:right w:val="none" w:sz="0" w:space="0" w:color="auto"/>
      </w:divBdr>
    </w:div>
    <w:div w:id="554899421">
      <w:bodyDiv w:val="1"/>
      <w:marLeft w:val="0"/>
      <w:marRight w:val="0"/>
      <w:marTop w:val="0"/>
      <w:marBottom w:val="0"/>
      <w:divBdr>
        <w:top w:val="none" w:sz="0" w:space="0" w:color="auto"/>
        <w:left w:val="none" w:sz="0" w:space="0" w:color="auto"/>
        <w:bottom w:val="none" w:sz="0" w:space="0" w:color="auto"/>
        <w:right w:val="none" w:sz="0" w:space="0" w:color="auto"/>
      </w:divBdr>
    </w:div>
    <w:div w:id="556013371">
      <w:bodyDiv w:val="1"/>
      <w:marLeft w:val="0"/>
      <w:marRight w:val="0"/>
      <w:marTop w:val="0"/>
      <w:marBottom w:val="0"/>
      <w:divBdr>
        <w:top w:val="none" w:sz="0" w:space="0" w:color="auto"/>
        <w:left w:val="none" w:sz="0" w:space="0" w:color="auto"/>
        <w:bottom w:val="none" w:sz="0" w:space="0" w:color="auto"/>
        <w:right w:val="none" w:sz="0" w:space="0" w:color="auto"/>
      </w:divBdr>
    </w:div>
    <w:div w:id="557060853">
      <w:bodyDiv w:val="1"/>
      <w:marLeft w:val="0"/>
      <w:marRight w:val="0"/>
      <w:marTop w:val="0"/>
      <w:marBottom w:val="0"/>
      <w:divBdr>
        <w:top w:val="none" w:sz="0" w:space="0" w:color="auto"/>
        <w:left w:val="none" w:sz="0" w:space="0" w:color="auto"/>
        <w:bottom w:val="none" w:sz="0" w:space="0" w:color="auto"/>
        <w:right w:val="none" w:sz="0" w:space="0" w:color="auto"/>
      </w:divBdr>
    </w:div>
    <w:div w:id="557085891">
      <w:bodyDiv w:val="1"/>
      <w:marLeft w:val="0"/>
      <w:marRight w:val="0"/>
      <w:marTop w:val="0"/>
      <w:marBottom w:val="0"/>
      <w:divBdr>
        <w:top w:val="none" w:sz="0" w:space="0" w:color="auto"/>
        <w:left w:val="none" w:sz="0" w:space="0" w:color="auto"/>
        <w:bottom w:val="none" w:sz="0" w:space="0" w:color="auto"/>
        <w:right w:val="none" w:sz="0" w:space="0" w:color="auto"/>
      </w:divBdr>
    </w:div>
    <w:div w:id="560410519">
      <w:bodyDiv w:val="1"/>
      <w:marLeft w:val="0"/>
      <w:marRight w:val="0"/>
      <w:marTop w:val="0"/>
      <w:marBottom w:val="0"/>
      <w:divBdr>
        <w:top w:val="none" w:sz="0" w:space="0" w:color="auto"/>
        <w:left w:val="none" w:sz="0" w:space="0" w:color="auto"/>
        <w:bottom w:val="none" w:sz="0" w:space="0" w:color="auto"/>
        <w:right w:val="none" w:sz="0" w:space="0" w:color="auto"/>
      </w:divBdr>
    </w:div>
    <w:div w:id="562838665">
      <w:bodyDiv w:val="1"/>
      <w:marLeft w:val="0"/>
      <w:marRight w:val="0"/>
      <w:marTop w:val="0"/>
      <w:marBottom w:val="0"/>
      <w:divBdr>
        <w:top w:val="none" w:sz="0" w:space="0" w:color="auto"/>
        <w:left w:val="none" w:sz="0" w:space="0" w:color="auto"/>
        <w:bottom w:val="none" w:sz="0" w:space="0" w:color="auto"/>
        <w:right w:val="none" w:sz="0" w:space="0" w:color="auto"/>
      </w:divBdr>
    </w:div>
    <w:div w:id="563880309">
      <w:bodyDiv w:val="1"/>
      <w:marLeft w:val="0"/>
      <w:marRight w:val="0"/>
      <w:marTop w:val="0"/>
      <w:marBottom w:val="0"/>
      <w:divBdr>
        <w:top w:val="none" w:sz="0" w:space="0" w:color="auto"/>
        <w:left w:val="none" w:sz="0" w:space="0" w:color="auto"/>
        <w:bottom w:val="none" w:sz="0" w:space="0" w:color="auto"/>
        <w:right w:val="none" w:sz="0" w:space="0" w:color="auto"/>
      </w:divBdr>
    </w:div>
    <w:div w:id="566113813">
      <w:bodyDiv w:val="1"/>
      <w:marLeft w:val="0"/>
      <w:marRight w:val="0"/>
      <w:marTop w:val="0"/>
      <w:marBottom w:val="0"/>
      <w:divBdr>
        <w:top w:val="none" w:sz="0" w:space="0" w:color="auto"/>
        <w:left w:val="none" w:sz="0" w:space="0" w:color="auto"/>
        <w:bottom w:val="none" w:sz="0" w:space="0" w:color="auto"/>
        <w:right w:val="none" w:sz="0" w:space="0" w:color="auto"/>
      </w:divBdr>
    </w:div>
    <w:div w:id="567106289">
      <w:bodyDiv w:val="1"/>
      <w:marLeft w:val="0"/>
      <w:marRight w:val="0"/>
      <w:marTop w:val="0"/>
      <w:marBottom w:val="0"/>
      <w:divBdr>
        <w:top w:val="none" w:sz="0" w:space="0" w:color="auto"/>
        <w:left w:val="none" w:sz="0" w:space="0" w:color="auto"/>
        <w:bottom w:val="none" w:sz="0" w:space="0" w:color="auto"/>
        <w:right w:val="none" w:sz="0" w:space="0" w:color="auto"/>
      </w:divBdr>
    </w:div>
    <w:div w:id="569928816">
      <w:bodyDiv w:val="1"/>
      <w:marLeft w:val="0"/>
      <w:marRight w:val="0"/>
      <w:marTop w:val="0"/>
      <w:marBottom w:val="0"/>
      <w:divBdr>
        <w:top w:val="none" w:sz="0" w:space="0" w:color="auto"/>
        <w:left w:val="none" w:sz="0" w:space="0" w:color="auto"/>
        <w:bottom w:val="none" w:sz="0" w:space="0" w:color="auto"/>
        <w:right w:val="none" w:sz="0" w:space="0" w:color="auto"/>
      </w:divBdr>
    </w:div>
    <w:div w:id="570626329">
      <w:bodyDiv w:val="1"/>
      <w:marLeft w:val="0"/>
      <w:marRight w:val="0"/>
      <w:marTop w:val="0"/>
      <w:marBottom w:val="0"/>
      <w:divBdr>
        <w:top w:val="none" w:sz="0" w:space="0" w:color="auto"/>
        <w:left w:val="none" w:sz="0" w:space="0" w:color="auto"/>
        <w:bottom w:val="none" w:sz="0" w:space="0" w:color="auto"/>
        <w:right w:val="none" w:sz="0" w:space="0" w:color="auto"/>
      </w:divBdr>
    </w:div>
    <w:div w:id="578445842">
      <w:bodyDiv w:val="1"/>
      <w:marLeft w:val="0"/>
      <w:marRight w:val="0"/>
      <w:marTop w:val="0"/>
      <w:marBottom w:val="0"/>
      <w:divBdr>
        <w:top w:val="none" w:sz="0" w:space="0" w:color="auto"/>
        <w:left w:val="none" w:sz="0" w:space="0" w:color="auto"/>
        <w:bottom w:val="none" w:sz="0" w:space="0" w:color="auto"/>
        <w:right w:val="none" w:sz="0" w:space="0" w:color="auto"/>
      </w:divBdr>
    </w:div>
    <w:div w:id="580287329">
      <w:bodyDiv w:val="1"/>
      <w:marLeft w:val="0"/>
      <w:marRight w:val="0"/>
      <w:marTop w:val="0"/>
      <w:marBottom w:val="0"/>
      <w:divBdr>
        <w:top w:val="none" w:sz="0" w:space="0" w:color="auto"/>
        <w:left w:val="none" w:sz="0" w:space="0" w:color="auto"/>
        <w:bottom w:val="none" w:sz="0" w:space="0" w:color="auto"/>
        <w:right w:val="none" w:sz="0" w:space="0" w:color="auto"/>
      </w:divBdr>
    </w:div>
    <w:div w:id="580917053">
      <w:bodyDiv w:val="1"/>
      <w:marLeft w:val="0"/>
      <w:marRight w:val="0"/>
      <w:marTop w:val="0"/>
      <w:marBottom w:val="0"/>
      <w:divBdr>
        <w:top w:val="none" w:sz="0" w:space="0" w:color="auto"/>
        <w:left w:val="none" w:sz="0" w:space="0" w:color="auto"/>
        <w:bottom w:val="none" w:sz="0" w:space="0" w:color="auto"/>
        <w:right w:val="none" w:sz="0" w:space="0" w:color="auto"/>
      </w:divBdr>
    </w:div>
    <w:div w:id="580993721">
      <w:bodyDiv w:val="1"/>
      <w:marLeft w:val="0"/>
      <w:marRight w:val="0"/>
      <w:marTop w:val="0"/>
      <w:marBottom w:val="0"/>
      <w:divBdr>
        <w:top w:val="none" w:sz="0" w:space="0" w:color="auto"/>
        <w:left w:val="none" w:sz="0" w:space="0" w:color="auto"/>
        <w:bottom w:val="none" w:sz="0" w:space="0" w:color="auto"/>
        <w:right w:val="none" w:sz="0" w:space="0" w:color="auto"/>
      </w:divBdr>
    </w:div>
    <w:div w:id="584798623">
      <w:bodyDiv w:val="1"/>
      <w:marLeft w:val="0"/>
      <w:marRight w:val="0"/>
      <w:marTop w:val="0"/>
      <w:marBottom w:val="0"/>
      <w:divBdr>
        <w:top w:val="none" w:sz="0" w:space="0" w:color="auto"/>
        <w:left w:val="none" w:sz="0" w:space="0" w:color="auto"/>
        <w:bottom w:val="none" w:sz="0" w:space="0" w:color="auto"/>
        <w:right w:val="none" w:sz="0" w:space="0" w:color="auto"/>
      </w:divBdr>
    </w:div>
    <w:div w:id="585958489">
      <w:bodyDiv w:val="1"/>
      <w:marLeft w:val="0"/>
      <w:marRight w:val="0"/>
      <w:marTop w:val="0"/>
      <w:marBottom w:val="0"/>
      <w:divBdr>
        <w:top w:val="none" w:sz="0" w:space="0" w:color="auto"/>
        <w:left w:val="none" w:sz="0" w:space="0" w:color="auto"/>
        <w:bottom w:val="none" w:sz="0" w:space="0" w:color="auto"/>
        <w:right w:val="none" w:sz="0" w:space="0" w:color="auto"/>
      </w:divBdr>
    </w:div>
    <w:div w:id="587886213">
      <w:bodyDiv w:val="1"/>
      <w:marLeft w:val="0"/>
      <w:marRight w:val="0"/>
      <w:marTop w:val="0"/>
      <w:marBottom w:val="0"/>
      <w:divBdr>
        <w:top w:val="none" w:sz="0" w:space="0" w:color="auto"/>
        <w:left w:val="none" w:sz="0" w:space="0" w:color="auto"/>
        <w:bottom w:val="none" w:sz="0" w:space="0" w:color="auto"/>
        <w:right w:val="none" w:sz="0" w:space="0" w:color="auto"/>
      </w:divBdr>
    </w:div>
    <w:div w:id="589198890">
      <w:bodyDiv w:val="1"/>
      <w:marLeft w:val="0"/>
      <w:marRight w:val="0"/>
      <w:marTop w:val="0"/>
      <w:marBottom w:val="0"/>
      <w:divBdr>
        <w:top w:val="none" w:sz="0" w:space="0" w:color="auto"/>
        <w:left w:val="none" w:sz="0" w:space="0" w:color="auto"/>
        <w:bottom w:val="none" w:sz="0" w:space="0" w:color="auto"/>
        <w:right w:val="none" w:sz="0" w:space="0" w:color="auto"/>
      </w:divBdr>
    </w:div>
    <w:div w:id="591547514">
      <w:bodyDiv w:val="1"/>
      <w:marLeft w:val="0"/>
      <w:marRight w:val="0"/>
      <w:marTop w:val="0"/>
      <w:marBottom w:val="0"/>
      <w:divBdr>
        <w:top w:val="none" w:sz="0" w:space="0" w:color="auto"/>
        <w:left w:val="none" w:sz="0" w:space="0" w:color="auto"/>
        <w:bottom w:val="none" w:sz="0" w:space="0" w:color="auto"/>
        <w:right w:val="none" w:sz="0" w:space="0" w:color="auto"/>
      </w:divBdr>
    </w:div>
    <w:div w:id="591622465">
      <w:bodyDiv w:val="1"/>
      <w:marLeft w:val="0"/>
      <w:marRight w:val="0"/>
      <w:marTop w:val="0"/>
      <w:marBottom w:val="0"/>
      <w:divBdr>
        <w:top w:val="none" w:sz="0" w:space="0" w:color="auto"/>
        <w:left w:val="none" w:sz="0" w:space="0" w:color="auto"/>
        <w:bottom w:val="none" w:sz="0" w:space="0" w:color="auto"/>
        <w:right w:val="none" w:sz="0" w:space="0" w:color="auto"/>
      </w:divBdr>
    </w:div>
    <w:div w:id="592864764">
      <w:bodyDiv w:val="1"/>
      <w:marLeft w:val="0"/>
      <w:marRight w:val="0"/>
      <w:marTop w:val="0"/>
      <w:marBottom w:val="0"/>
      <w:divBdr>
        <w:top w:val="none" w:sz="0" w:space="0" w:color="auto"/>
        <w:left w:val="none" w:sz="0" w:space="0" w:color="auto"/>
        <w:bottom w:val="none" w:sz="0" w:space="0" w:color="auto"/>
        <w:right w:val="none" w:sz="0" w:space="0" w:color="auto"/>
      </w:divBdr>
    </w:div>
    <w:div w:id="598638459">
      <w:bodyDiv w:val="1"/>
      <w:marLeft w:val="0"/>
      <w:marRight w:val="0"/>
      <w:marTop w:val="0"/>
      <w:marBottom w:val="0"/>
      <w:divBdr>
        <w:top w:val="none" w:sz="0" w:space="0" w:color="auto"/>
        <w:left w:val="none" w:sz="0" w:space="0" w:color="auto"/>
        <w:bottom w:val="none" w:sz="0" w:space="0" w:color="auto"/>
        <w:right w:val="none" w:sz="0" w:space="0" w:color="auto"/>
      </w:divBdr>
    </w:div>
    <w:div w:id="600770515">
      <w:bodyDiv w:val="1"/>
      <w:marLeft w:val="0"/>
      <w:marRight w:val="0"/>
      <w:marTop w:val="0"/>
      <w:marBottom w:val="0"/>
      <w:divBdr>
        <w:top w:val="none" w:sz="0" w:space="0" w:color="auto"/>
        <w:left w:val="none" w:sz="0" w:space="0" w:color="auto"/>
        <w:bottom w:val="none" w:sz="0" w:space="0" w:color="auto"/>
        <w:right w:val="none" w:sz="0" w:space="0" w:color="auto"/>
      </w:divBdr>
    </w:div>
    <w:div w:id="601571721">
      <w:bodyDiv w:val="1"/>
      <w:marLeft w:val="0"/>
      <w:marRight w:val="0"/>
      <w:marTop w:val="0"/>
      <w:marBottom w:val="0"/>
      <w:divBdr>
        <w:top w:val="none" w:sz="0" w:space="0" w:color="auto"/>
        <w:left w:val="none" w:sz="0" w:space="0" w:color="auto"/>
        <w:bottom w:val="none" w:sz="0" w:space="0" w:color="auto"/>
        <w:right w:val="none" w:sz="0" w:space="0" w:color="auto"/>
      </w:divBdr>
    </w:div>
    <w:div w:id="603222888">
      <w:bodyDiv w:val="1"/>
      <w:marLeft w:val="0"/>
      <w:marRight w:val="0"/>
      <w:marTop w:val="0"/>
      <w:marBottom w:val="0"/>
      <w:divBdr>
        <w:top w:val="none" w:sz="0" w:space="0" w:color="auto"/>
        <w:left w:val="none" w:sz="0" w:space="0" w:color="auto"/>
        <w:bottom w:val="none" w:sz="0" w:space="0" w:color="auto"/>
        <w:right w:val="none" w:sz="0" w:space="0" w:color="auto"/>
      </w:divBdr>
    </w:div>
    <w:div w:id="603727277">
      <w:bodyDiv w:val="1"/>
      <w:marLeft w:val="0"/>
      <w:marRight w:val="0"/>
      <w:marTop w:val="0"/>
      <w:marBottom w:val="0"/>
      <w:divBdr>
        <w:top w:val="none" w:sz="0" w:space="0" w:color="auto"/>
        <w:left w:val="none" w:sz="0" w:space="0" w:color="auto"/>
        <w:bottom w:val="none" w:sz="0" w:space="0" w:color="auto"/>
        <w:right w:val="none" w:sz="0" w:space="0" w:color="auto"/>
      </w:divBdr>
    </w:div>
    <w:div w:id="605112758">
      <w:bodyDiv w:val="1"/>
      <w:marLeft w:val="0"/>
      <w:marRight w:val="0"/>
      <w:marTop w:val="0"/>
      <w:marBottom w:val="0"/>
      <w:divBdr>
        <w:top w:val="none" w:sz="0" w:space="0" w:color="auto"/>
        <w:left w:val="none" w:sz="0" w:space="0" w:color="auto"/>
        <w:bottom w:val="none" w:sz="0" w:space="0" w:color="auto"/>
        <w:right w:val="none" w:sz="0" w:space="0" w:color="auto"/>
      </w:divBdr>
    </w:div>
    <w:div w:id="605843726">
      <w:bodyDiv w:val="1"/>
      <w:marLeft w:val="0"/>
      <w:marRight w:val="0"/>
      <w:marTop w:val="0"/>
      <w:marBottom w:val="0"/>
      <w:divBdr>
        <w:top w:val="none" w:sz="0" w:space="0" w:color="auto"/>
        <w:left w:val="none" w:sz="0" w:space="0" w:color="auto"/>
        <w:bottom w:val="none" w:sz="0" w:space="0" w:color="auto"/>
        <w:right w:val="none" w:sz="0" w:space="0" w:color="auto"/>
      </w:divBdr>
    </w:div>
    <w:div w:id="609706742">
      <w:bodyDiv w:val="1"/>
      <w:marLeft w:val="0"/>
      <w:marRight w:val="0"/>
      <w:marTop w:val="0"/>
      <w:marBottom w:val="0"/>
      <w:divBdr>
        <w:top w:val="none" w:sz="0" w:space="0" w:color="auto"/>
        <w:left w:val="none" w:sz="0" w:space="0" w:color="auto"/>
        <w:bottom w:val="none" w:sz="0" w:space="0" w:color="auto"/>
        <w:right w:val="none" w:sz="0" w:space="0" w:color="auto"/>
      </w:divBdr>
    </w:div>
    <w:div w:id="613096832">
      <w:bodyDiv w:val="1"/>
      <w:marLeft w:val="0"/>
      <w:marRight w:val="0"/>
      <w:marTop w:val="0"/>
      <w:marBottom w:val="0"/>
      <w:divBdr>
        <w:top w:val="none" w:sz="0" w:space="0" w:color="auto"/>
        <w:left w:val="none" w:sz="0" w:space="0" w:color="auto"/>
        <w:bottom w:val="none" w:sz="0" w:space="0" w:color="auto"/>
        <w:right w:val="none" w:sz="0" w:space="0" w:color="auto"/>
      </w:divBdr>
    </w:div>
    <w:div w:id="615260937">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0766446">
      <w:bodyDiv w:val="1"/>
      <w:marLeft w:val="0"/>
      <w:marRight w:val="0"/>
      <w:marTop w:val="0"/>
      <w:marBottom w:val="0"/>
      <w:divBdr>
        <w:top w:val="none" w:sz="0" w:space="0" w:color="auto"/>
        <w:left w:val="none" w:sz="0" w:space="0" w:color="auto"/>
        <w:bottom w:val="none" w:sz="0" w:space="0" w:color="auto"/>
        <w:right w:val="none" w:sz="0" w:space="0" w:color="auto"/>
      </w:divBdr>
    </w:div>
    <w:div w:id="621231219">
      <w:bodyDiv w:val="1"/>
      <w:marLeft w:val="0"/>
      <w:marRight w:val="0"/>
      <w:marTop w:val="0"/>
      <w:marBottom w:val="0"/>
      <w:divBdr>
        <w:top w:val="none" w:sz="0" w:space="0" w:color="auto"/>
        <w:left w:val="none" w:sz="0" w:space="0" w:color="auto"/>
        <w:bottom w:val="none" w:sz="0" w:space="0" w:color="auto"/>
        <w:right w:val="none" w:sz="0" w:space="0" w:color="auto"/>
      </w:divBdr>
    </w:div>
    <w:div w:id="622032151">
      <w:bodyDiv w:val="1"/>
      <w:marLeft w:val="0"/>
      <w:marRight w:val="0"/>
      <w:marTop w:val="0"/>
      <w:marBottom w:val="0"/>
      <w:divBdr>
        <w:top w:val="none" w:sz="0" w:space="0" w:color="auto"/>
        <w:left w:val="none" w:sz="0" w:space="0" w:color="auto"/>
        <w:bottom w:val="none" w:sz="0" w:space="0" w:color="auto"/>
        <w:right w:val="none" w:sz="0" w:space="0" w:color="auto"/>
      </w:divBdr>
    </w:div>
    <w:div w:id="634529830">
      <w:bodyDiv w:val="1"/>
      <w:marLeft w:val="0"/>
      <w:marRight w:val="0"/>
      <w:marTop w:val="0"/>
      <w:marBottom w:val="0"/>
      <w:divBdr>
        <w:top w:val="none" w:sz="0" w:space="0" w:color="auto"/>
        <w:left w:val="none" w:sz="0" w:space="0" w:color="auto"/>
        <w:bottom w:val="none" w:sz="0" w:space="0" w:color="auto"/>
        <w:right w:val="none" w:sz="0" w:space="0" w:color="auto"/>
      </w:divBdr>
    </w:div>
    <w:div w:id="634605023">
      <w:bodyDiv w:val="1"/>
      <w:marLeft w:val="0"/>
      <w:marRight w:val="0"/>
      <w:marTop w:val="0"/>
      <w:marBottom w:val="0"/>
      <w:divBdr>
        <w:top w:val="none" w:sz="0" w:space="0" w:color="auto"/>
        <w:left w:val="none" w:sz="0" w:space="0" w:color="auto"/>
        <w:bottom w:val="none" w:sz="0" w:space="0" w:color="auto"/>
        <w:right w:val="none" w:sz="0" w:space="0" w:color="auto"/>
      </w:divBdr>
    </w:div>
    <w:div w:id="635263043">
      <w:bodyDiv w:val="1"/>
      <w:marLeft w:val="0"/>
      <w:marRight w:val="0"/>
      <w:marTop w:val="0"/>
      <w:marBottom w:val="0"/>
      <w:divBdr>
        <w:top w:val="none" w:sz="0" w:space="0" w:color="auto"/>
        <w:left w:val="none" w:sz="0" w:space="0" w:color="auto"/>
        <w:bottom w:val="none" w:sz="0" w:space="0" w:color="auto"/>
        <w:right w:val="none" w:sz="0" w:space="0" w:color="auto"/>
      </w:divBdr>
    </w:div>
    <w:div w:id="638803107">
      <w:bodyDiv w:val="1"/>
      <w:marLeft w:val="0"/>
      <w:marRight w:val="0"/>
      <w:marTop w:val="0"/>
      <w:marBottom w:val="0"/>
      <w:divBdr>
        <w:top w:val="none" w:sz="0" w:space="0" w:color="auto"/>
        <w:left w:val="none" w:sz="0" w:space="0" w:color="auto"/>
        <w:bottom w:val="none" w:sz="0" w:space="0" w:color="auto"/>
        <w:right w:val="none" w:sz="0" w:space="0" w:color="auto"/>
      </w:divBdr>
    </w:div>
    <w:div w:id="639001940">
      <w:bodyDiv w:val="1"/>
      <w:marLeft w:val="0"/>
      <w:marRight w:val="0"/>
      <w:marTop w:val="0"/>
      <w:marBottom w:val="0"/>
      <w:divBdr>
        <w:top w:val="none" w:sz="0" w:space="0" w:color="auto"/>
        <w:left w:val="none" w:sz="0" w:space="0" w:color="auto"/>
        <w:bottom w:val="none" w:sz="0" w:space="0" w:color="auto"/>
        <w:right w:val="none" w:sz="0" w:space="0" w:color="auto"/>
      </w:divBdr>
    </w:div>
    <w:div w:id="645936055">
      <w:bodyDiv w:val="1"/>
      <w:marLeft w:val="0"/>
      <w:marRight w:val="0"/>
      <w:marTop w:val="0"/>
      <w:marBottom w:val="0"/>
      <w:divBdr>
        <w:top w:val="none" w:sz="0" w:space="0" w:color="auto"/>
        <w:left w:val="none" w:sz="0" w:space="0" w:color="auto"/>
        <w:bottom w:val="none" w:sz="0" w:space="0" w:color="auto"/>
        <w:right w:val="none" w:sz="0" w:space="0" w:color="auto"/>
      </w:divBdr>
    </w:div>
    <w:div w:id="649287463">
      <w:bodyDiv w:val="1"/>
      <w:marLeft w:val="0"/>
      <w:marRight w:val="0"/>
      <w:marTop w:val="0"/>
      <w:marBottom w:val="0"/>
      <w:divBdr>
        <w:top w:val="none" w:sz="0" w:space="0" w:color="auto"/>
        <w:left w:val="none" w:sz="0" w:space="0" w:color="auto"/>
        <w:bottom w:val="none" w:sz="0" w:space="0" w:color="auto"/>
        <w:right w:val="none" w:sz="0" w:space="0" w:color="auto"/>
      </w:divBdr>
    </w:div>
    <w:div w:id="649749851">
      <w:bodyDiv w:val="1"/>
      <w:marLeft w:val="0"/>
      <w:marRight w:val="0"/>
      <w:marTop w:val="0"/>
      <w:marBottom w:val="0"/>
      <w:divBdr>
        <w:top w:val="none" w:sz="0" w:space="0" w:color="auto"/>
        <w:left w:val="none" w:sz="0" w:space="0" w:color="auto"/>
        <w:bottom w:val="none" w:sz="0" w:space="0" w:color="auto"/>
        <w:right w:val="none" w:sz="0" w:space="0" w:color="auto"/>
      </w:divBdr>
    </w:div>
    <w:div w:id="650905753">
      <w:bodyDiv w:val="1"/>
      <w:marLeft w:val="0"/>
      <w:marRight w:val="0"/>
      <w:marTop w:val="0"/>
      <w:marBottom w:val="0"/>
      <w:divBdr>
        <w:top w:val="none" w:sz="0" w:space="0" w:color="auto"/>
        <w:left w:val="none" w:sz="0" w:space="0" w:color="auto"/>
        <w:bottom w:val="none" w:sz="0" w:space="0" w:color="auto"/>
        <w:right w:val="none" w:sz="0" w:space="0" w:color="auto"/>
      </w:divBdr>
    </w:div>
    <w:div w:id="651132904">
      <w:bodyDiv w:val="1"/>
      <w:marLeft w:val="0"/>
      <w:marRight w:val="0"/>
      <w:marTop w:val="0"/>
      <w:marBottom w:val="0"/>
      <w:divBdr>
        <w:top w:val="none" w:sz="0" w:space="0" w:color="auto"/>
        <w:left w:val="none" w:sz="0" w:space="0" w:color="auto"/>
        <w:bottom w:val="none" w:sz="0" w:space="0" w:color="auto"/>
        <w:right w:val="none" w:sz="0" w:space="0" w:color="auto"/>
      </w:divBdr>
    </w:div>
    <w:div w:id="652176906">
      <w:bodyDiv w:val="1"/>
      <w:marLeft w:val="0"/>
      <w:marRight w:val="0"/>
      <w:marTop w:val="0"/>
      <w:marBottom w:val="0"/>
      <w:divBdr>
        <w:top w:val="none" w:sz="0" w:space="0" w:color="auto"/>
        <w:left w:val="none" w:sz="0" w:space="0" w:color="auto"/>
        <w:bottom w:val="none" w:sz="0" w:space="0" w:color="auto"/>
        <w:right w:val="none" w:sz="0" w:space="0" w:color="auto"/>
      </w:divBdr>
    </w:div>
    <w:div w:id="659112583">
      <w:bodyDiv w:val="1"/>
      <w:marLeft w:val="0"/>
      <w:marRight w:val="0"/>
      <w:marTop w:val="0"/>
      <w:marBottom w:val="0"/>
      <w:divBdr>
        <w:top w:val="none" w:sz="0" w:space="0" w:color="auto"/>
        <w:left w:val="none" w:sz="0" w:space="0" w:color="auto"/>
        <w:bottom w:val="none" w:sz="0" w:space="0" w:color="auto"/>
        <w:right w:val="none" w:sz="0" w:space="0" w:color="auto"/>
      </w:divBdr>
    </w:div>
    <w:div w:id="661276866">
      <w:bodyDiv w:val="1"/>
      <w:marLeft w:val="0"/>
      <w:marRight w:val="0"/>
      <w:marTop w:val="0"/>
      <w:marBottom w:val="0"/>
      <w:divBdr>
        <w:top w:val="none" w:sz="0" w:space="0" w:color="auto"/>
        <w:left w:val="none" w:sz="0" w:space="0" w:color="auto"/>
        <w:bottom w:val="none" w:sz="0" w:space="0" w:color="auto"/>
        <w:right w:val="none" w:sz="0" w:space="0" w:color="auto"/>
      </w:divBdr>
    </w:div>
    <w:div w:id="661662356">
      <w:bodyDiv w:val="1"/>
      <w:marLeft w:val="0"/>
      <w:marRight w:val="0"/>
      <w:marTop w:val="0"/>
      <w:marBottom w:val="0"/>
      <w:divBdr>
        <w:top w:val="none" w:sz="0" w:space="0" w:color="auto"/>
        <w:left w:val="none" w:sz="0" w:space="0" w:color="auto"/>
        <w:bottom w:val="none" w:sz="0" w:space="0" w:color="auto"/>
        <w:right w:val="none" w:sz="0" w:space="0" w:color="auto"/>
      </w:divBdr>
    </w:div>
    <w:div w:id="662201121">
      <w:bodyDiv w:val="1"/>
      <w:marLeft w:val="0"/>
      <w:marRight w:val="0"/>
      <w:marTop w:val="0"/>
      <w:marBottom w:val="0"/>
      <w:divBdr>
        <w:top w:val="none" w:sz="0" w:space="0" w:color="auto"/>
        <w:left w:val="none" w:sz="0" w:space="0" w:color="auto"/>
        <w:bottom w:val="none" w:sz="0" w:space="0" w:color="auto"/>
        <w:right w:val="none" w:sz="0" w:space="0" w:color="auto"/>
      </w:divBdr>
    </w:div>
    <w:div w:id="670260570">
      <w:bodyDiv w:val="1"/>
      <w:marLeft w:val="0"/>
      <w:marRight w:val="0"/>
      <w:marTop w:val="0"/>
      <w:marBottom w:val="0"/>
      <w:divBdr>
        <w:top w:val="none" w:sz="0" w:space="0" w:color="auto"/>
        <w:left w:val="none" w:sz="0" w:space="0" w:color="auto"/>
        <w:bottom w:val="none" w:sz="0" w:space="0" w:color="auto"/>
        <w:right w:val="none" w:sz="0" w:space="0" w:color="auto"/>
      </w:divBdr>
    </w:div>
    <w:div w:id="670764247">
      <w:bodyDiv w:val="1"/>
      <w:marLeft w:val="0"/>
      <w:marRight w:val="0"/>
      <w:marTop w:val="0"/>
      <w:marBottom w:val="0"/>
      <w:divBdr>
        <w:top w:val="none" w:sz="0" w:space="0" w:color="auto"/>
        <w:left w:val="none" w:sz="0" w:space="0" w:color="auto"/>
        <w:bottom w:val="none" w:sz="0" w:space="0" w:color="auto"/>
        <w:right w:val="none" w:sz="0" w:space="0" w:color="auto"/>
      </w:divBdr>
    </w:div>
    <w:div w:id="672873838">
      <w:bodyDiv w:val="1"/>
      <w:marLeft w:val="0"/>
      <w:marRight w:val="0"/>
      <w:marTop w:val="0"/>
      <w:marBottom w:val="0"/>
      <w:divBdr>
        <w:top w:val="none" w:sz="0" w:space="0" w:color="auto"/>
        <w:left w:val="none" w:sz="0" w:space="0" w:color="auto"/>
        <w:bottom w:val="none" w:sz="0" w:space="0" w:color="auto"/>
        <w:right w:val="none" w:sz="0" w:space="0" w:color="auto"/>
      </w:divBdr>
    </w:div>
    <w:div w:id="672881121">
      <w:bodyDiv w:val="1"/>
      <w:marLeft w:val="0"/>
      <w:marRight w:val="0"/>
      <w:marTop w:val="0"/>
      <w:marBottom w:val="0"/>
      <w:divBdr>
        <w:top w:val="none" w:sz="0" w:space="0" w:color="auto"/>
        <w:left w:val="none" w:sz="0" w:space="0" w:color="auto"/>
        <w:bottom w:val="none" w:sz="0" w:space="0" w:color="auto"/>
        <w:right w:val="none" w:sz="0" w:space="0" w:color="auto"/>
      </w:divBdr>
    </w:div>
    <w:div w:id="674847649">
      <w:bodyDiv w:val="1"/>
      <w:marLeft w:val="0"/>
      <w:marRight w:val="0"/>
      <w:marTop w:val="0"/>
      <w:marBottom w:val="0"/>
      <w:divBdr>
        <w:top w:val="none" w:sz="0" w:space="0" w:color="auto"/>
        <w:left w:val="none" w:sz="0" w:space="0" w:color="auto"/>
        <w:bottom w:val="none" w:sz="0" w:space="0" w:color="auto"/>
        <w:right w:val="none" w:sz="0" w:space="0" w:color="auto"/>
      </w:divBdr>
    </w:div>
    <w:div w:id="674891052">
      <w:bodyDiv w:val="1"/>
      <w:marLeft w:val="0"/>
      <w:marRight w:val="0"/>
      <w:marTop w:val="0"/>
      <w:marBottom w:val="0"/>
      <w:divBdr>
        <w:top w:val="none" w:sz="0" w:space="0" w:color="auto"/>
        <w:left w:val="none" w:sz="0" w:space="0" w:color="auto"/>
        <w:bottom w:val="none" w:sz="0" w:space="0" w:color="auto"/>
        <w:right w:val="none" w:sz="0" w:space="0" w:color="auto"/>
      </w:divBdr>
    </w:div>
    <w:div w:id="679744863">
      <w:bodyDiv w:val="1"/>
      <w:marLeft w:val="0"/>
      <w:marRight w:val="0"/>
      <w:marTop w:val="0"/>
      <w:marBottom w:val="0"/>
      <w:divBdr>
        <w:top w:val="none" w:sz="0" w:space="0" w:color="auto"/>
        <w:left w:val="none" w:sz="0" w:space="0" w:color="auto"/>
        <w:bottom w:val="none" w:sz="0" w:space="0" w:color="auto"/>
        <w:right w:val="none" w:sz="0" w:space="0" w:color="auto"/>
      </w:divBdr>
    </w:div>
    <w:div w:id="680008237">
      <w:bodyDiv w:val="1"/>
      <w:marLeft w:val="0"/>
      <w:marRight w:val="0"/>
      <w:marTop w:val="0"/>
      <w:marBottom w:val="0"/>
      <w:divBdr>
        <w:top w:val="none" w:sz="0" w:space="0" w:color="auto"/>
        <w:left w:val="none" w:sz="0" w:space="0" w:color="auto"/>
        <w:bottom w:val="none" w:sz="0" w:space="0" w:color="auto"/>
        <w:right w:val="none" w:sz="0" w:space="0" w:color="auto"/>
      </w:divBdr>
    </w:div>
    <w:div w:id="680014432">
      <w:bodyDiv w:val="1"/>
      <w:marLeft w:val="0"/>
      <w:marRight w:val="0"/>
      <w:marTop w:val="0"/>
      <w:marBottom w:val="0"/>
      <w:divBdr>
        <w:top w:val="none" w:sz="0" w:space="0" w:color="auto"/>
        <w:left w:val="none" w:sz="0" w:space="0" w:color="auto"/>
        <w:bottom w:val="none" w:sz="0" w:space="0" w:color="auto"/>
        <w:right w:val="none" w:sz="0" w:space="0" w:color="auto"/>
      </w:divBdr>
    </w:div>
    <w:div w:id="682318886">
      <w:bodyDiv w:val="1"/>
      <w:marLeft w:val="0"/>
      <w:marRight w:val="0"/>
      <w:marTop w:val="0"/>
      <w:marBottom w:val="0"/>
      <w:divBdr>
        <w:top w:val="none" w:sz="0" w:space="0" w:color="auto"/>
        <w:left w:val="none" w:sz="0" w:space="0" w:color="auto"/>
        <w:bottom w:val="none" w:sz="0" w:space="0" w:color="auto"/>
        <w:right w:val="none" w:sz="0" w:space="0" w:color="auto"/>
      </w:divBdr>
    </w:div>
    <w:div w:id="683366273">
      <w:bodyDiv w:val="1"/>
      <w:marLeft w:val="0"/>
      <w:marRight w:val="0"/>
      <w:marTop w:val="0"/>
      <w:marBottom w:val="0"/>
      <w:divBdr>
        <w:top w:val="none" w:sz="0" w:space="0" w:color="auto"/>
        <w:left w:val="none" w:sz="0" w:space="0" w:color="auto"/>
        <w:bottom w:val="none" w:sz="0" w:space="0" w:color="auto"/>
        <w:right w:val="none" w:sz="0" w:space="0" w:color="auto"/>
      </w:divBdr>
    </w:div>
    <w:div w:id="684598526">
      <w:bodyDiv w:val="1"/>
      <w:marLeft w:val="0"/>
      <w:marRight w:val="0"/>
      <w:marTop w:val="0"/>
      <w:marBottom w:val="0"/>
      <w:divBdr>
        <w:top w:val="none" w:sz="0" w:space="0" w:color="auto"/>
        <w:left w:val="none" w:sz="0" w:space="0" w:color="auto"/>
        <w:bottom w:val="none" w:sz="0" w:space="0" w:color="auto"/>
        <w:right w:val="none" w:sz="0" w:space="0" w:color="auto"/>
      </w:divBdr>
    </w:div>
    <w:div w:id="685519083">
      <w:bodyDiv w:val="1"/>
      <w:marLeft w:val="0"/>
      <w:marRight w:val="0"/>
      <w:marTop w:val="0"/>
      <w:marBottom w:val="0"/>
      <w:divBdr>
        <w:top w:val="none" w:sz="0" w:space="0" w:color="auto"/>
        <w:left w:val="none" w:sz="0" w:space="0" w:color="auto"/>
        <w:bottom w:val="none" w:sz="0" w:space="0" w:color="auto"/>
        <w:right w:val="none" w:sz="0" w:space="0" w:color="auto"/>
      </w:divBdr>
    </w:div>
    <w:div w:id="685793374">
      <w:bodyDiv w:val="1"/>
      <w:marLeft w:val="0"/>
      <w:marRight w:val="0"/>
      <w:marTop w:val="0"/>
      <w:marBottom w:val="0"/>
      <w:divBdr>
        <w:top w:val="none" w:sz="0" w:space="0" w:color="auto"/>
        <w:left w:val="none" w:sz="0" w:space="0" w:color="auto"/>
        <w:bottom w:val="none" w:sz="0" w:space="0" w:color="auto"/>
        <w:right w:val="none" w:sz="0" w:space="0" w:color="auto"/>
      </w:divBdr>
    </w:div>
    <w:div w:id="685906478">
      <w:bodyDiv w:val="1"/>
      <w:marLeft w:val="0"/>
      <w:marRight w:val="0"/>
      <w:marTop w:val="0"/>
      <w:marBottom w:val="0"/>
      <w:divBdr>
        <w:top w:val="none" w:sz="0" w:space="0" w:color="auto"/>
        <w:left w:val="none" w:sz="0" w:space="0" w:color="auto"/>
        <w:bottom w:val="none" w:sz="0" w:space="0" w:color="auto"/>
        <w:right w:val="none" w:sz="0" w:space="0" w:color="auto"/>
      </w:divBdr>
    </w:div>
    <w:div w:id="687487887">
      <w:bodyDiv w:val="1"/>
      <w:marLeft w:val="0"/>
      <w:marRight w:val="0"/>
      <w:marTop w:val="0"/>
      <w:marBottom w:val="0"/>
      <w:divBdr>
        <w:top w:val="none" w:sz="0" w:space="0" w:color="auto"/>
        <w:left w:val="none" w:sz="0" w:space="0" w:color="auto"/>
        <w:bottom w:val="none" w:sz="0" w:space="0" w:color="auto"/>
        <w:right w:val="none" w:sz="0" w:space="0" w:color="auto"/>
      </w:divBdr>
    </w:div>
    <w:div w:id="687677395">
      <w:bodyDiv w:val="1"/>
      <w:marLeft w:val="0"/>
      <w:marRight w:val="0"/>
      <w:marTop w:val="0"/>
      <w:marBottom w:val="0"/>
      <w:divBdr>
        <w:top w:val="none" w:sz="0" w:space="0" w:color="auto"/>
        <w:left w:val="none" w:sz="0" w:space="0" w:color="auto"/>
        <w:bottom w:val="none" w:sz="0" w:space="0" w:color="auto"/>
        <w:right w:val="none" w:sz="0" w:space="0" w:color="auto"/>
      </w:divBdr>
    </w:div>
    <w:div w:id="691106988">
      <w:bodyDiv w:val="1"/>
      <w:marLeft w:val="0"/>
      <w:marRight w:val="0"/>
      <w:marTop w:val="0"/>
      <w:marBottom w:val="0"/>
      <w:divBdr>
        <w:top w:val="none" w:sz="0" w:space="0" w:color="auto"/>
        <w:left w:val="none" w:sz="0" w:space="0" w:color="auto"/>
        <w:bottom w:val="none" w:sz="0" w:space="0" w:color="auto"/>
        <w:right w:val="none" w:sz="0" w:space="0" w:color="auto"/>
      </w:divBdr>
    </w:div>
    <w:div w:id="692655095">
      <w:bodyDiv w:val="1"/>
      <w:marLeft w:val="0"/>
      <w:marRight w:val="0"/>
      <w:marTop w:val="0"/>
      <w:marBottom w:val="0"/>
      <w:divBdr>
        <w:top w:val="none" w:sz="0" w:space="0" w:color="auto"/>
        <w:left w:val="none" w:sz="0" w:space="0" w:color="auto"/>
        <w:bottom w:val="none" w:sz="0" w:space="0" w:color="auto"/>
        <w:right w:val="none" w:sz="0" w:space="0" w:color="auto"/>
      </w:divBdr>
    </w:div>
    <w:div w:id="693729251">
      <w:bodyDiv w:val="1"/>
      <w:marLeft w:val="0"/>
      <w:marRight w:val="0"/>
      <w:marTop w:val="0"/>
      <w:marBottom w:val="0"/>
      <w:divBdr>
        <w:top w:val="none" w:sz="0" w:space="0" w:color="auto"/>
        <w:left w:val="none" w:sz="0" w:space="0" w:color="auto"/>
        <w:bottom w:val="none" w:sz="0" w:space="0" w:color="auto"/>
        <w:right w:val="none" w:sz="0" w:space="0" w:color="auto"/>
      </w:divBdr>
    </w:div>
    <w:div w:id="694426715">
      <w:bodyDiv w:val="1"/>
      <w:marLeft w:val="0"/>
      <w:marRight w:val="0"/>
      <w:marTop w:val="0"/>
      <w:marBottom w:val="0"/>
      <w:divBdr>
        <w:top w:val="none" w:sz="0" w:space="0" w:color="auto"/>
        <w:left w:val="none" w:sz="0" w:space="0" w:color="auto"/>
        <w:bottom w:val="none" w:sz="0" w:space="0" w:color="auto"/>
        <w:right w:val="none" w:sz="0" w:space="0" w:color="auto"/>
      </w:divBdr>
    </w:div>
    <w:div w:id="695272249">
      <w:bodyDiv w:val="1"/>
      <w:marLeft w:val="0"/>
      <w:marRight w:val="0"/>
      <w:marTop w:val="0"/>
      <w:marBottom w:val="0"/>
      <w:divBdr>
        <w:top w:val="none" w:sz="0" w:space="0" w:color="auto"/>
        <w:left w:val="none" w:sz="0" w:space="0" w:color="auto"/>
        <w:bottom w:val="none" w:sz="0" w:space="0" w:color="auto"/>
        <w:right w:val="none" w:sz="0" w:space="0" w:color="auto"/>
      </w:divBdr>
    </w:div>
    <w:div w:id="695927741">
      <w:bodyDiv w:val="1"/>
      <w:marLeft w:val="0"/>
      <w:marRight w:val="0"/>
      <w:marTop w:val="0"/>
      <w:marBottom w:val="0"/>
      <w:divBdr>
        <w:top w:val="none" w:sz="0" w:space="0" w:color="auto"/>
        <w:left w:val="none" w:sz="0" w:space="0" w:color="auto"/>
        <w:bottom w:val="none" w:sz="0" w:space="0" w:color="auto"/>
        <w:right w:val="none" w:sz="0" w:space="0" w:color="auto"/>
      </w:divBdr>
    </w:div>
    <w:div w:id="700402562">
      <w:bodyDiv w:val="1"/>
      <w:marLeft w:val="0"/>
      <w:marRight w:val="0"/>
      <w:marTop w:val="0"/>
      <w:marBottom w:val="0"/>
      <w:divBdr>
        <w:top w:val="none" w:sz="0" w:space="0" w:color="auto"/>
        <w:left w:val="none" w:sz="0" w:space="0" w:color="auto"/>
        <w:bottom w:val="none" w:sz="0" w:space="0" w:color="auto"/>
        <w:right w:val="none" w:sz="0" w:space="0" w:color="auto"/>
      </w:divBdr>
    </w:div>
    <w:div w:id="706295815">
      <w:bodyDiv w:val="1"/>
      <w:marLeft w:val="0"/>
      <w:marRight w:val="0"/>
      <w:marTop w:val="0"/>
      <w:marBottom w:val="0"/>
      <w:divBdr>
        <w:top w:val="none" w:sz="0" w:space="0" w:color="auto"/>
        <w:left w:val="none" w:sz="0" w:space="0" w:color="auto"/>
        <w:bottom w:val="none" w:sz="0" w:space="0" w:color="auto"/>
        <w:right w:val="none" w:sz="0" w:space="0" w:color="auto"/>
      </w:divBdr>
    </w:div>
    <w:div w:id="707147971">
      <w:bodyDiv w:val="1"/>
      <w:marLeft w:val="0"/>
      <w:marRight w:val="0"/>
      <w:marTop w:val="0"/>
      <w:marBottom w:val="0"/>
      <w:divBdr>
        <w:top w:val="none" w:sz="0" w:space="0" w:color="auto"/>
        <w:left w:val="none" w:sz="0" w:space="0" w:color="auto"/>
        <w:bottom w:val="none" w:sz="0" w:space="0" w:color="auto"/>
        <w:right w:val="none" w:sz="0" w:space="0" w:color="auto"/>
      </w:divBdr>
    </w:div>
    <w:div w:id="707488156">
      <w:bodyDiv w:val="1"/>
      <w:marLeft w:val="0"/>
      <w:marRight w:val="0"/>
      <w:marTop w:val="0"/>
      <w:marBottom w:val="0"/>
      <w:divBdr>
        <w:top w:val="none" w:sz="0" w:space="0" w:color="auto"/>
        <w:left w:val="none" w:sz="0" w:space="0" w:color="auto"/>
        <w:bottom w:val="none" w:sz="0" w:space="0" w:color="auto"/>
        <w:right w:val="none" w:sz="0" w:space="0" w:color="auto"/>
      </w:divBdr>
    </w:div>
    <w:div w:id="708067399">
      <w:bodyDiv w:val="1"/>
      <w:marLeft w:val="0"/>
      <w:marRight w:val="0"/>
      <w:marTop w:val="0"/>
      <w:marBottom w:val="0"/>
      <w:divBdr>
        <w:top w:val="none" w:sz="0" w:space="0" w:color="auto"/>
        <w:left w:val="none" w:sz="0" w:space="0" w:color="auto"/>
        <w:bottom w:val="none" w:sz="0" w:space="0" w:color="auto"/>
        <w:right w:val="none" w:sz="0" w:space="0" w:color="auto"/>
      </w:divBdr>
    </w:div>
    <w:div w:id="709040586">
      <w:bodyDiv w:val="1"/>
      <w:marLeft w:val="0"/>
      <w:marRight w:val="0"/>
      <w:marTop w:val="0"/>
      <w:marBottom w:val="0"/>
      <w:divBdr>
        <w:top w:val="none" w:sz="0" w:space="0" w:color="auto"/>
        <w:left w:val="none" w:sz="0" w:space="0" w:color="auto"/>
        <w:bottom w:val="none" w:sz="0" w:space="0" w:color="auto"/>
        <w:right w:val="none" w:sz="0" w:space="0" w:color="auto"/>
      </w:divBdr>
    </w:div>
    <w:div w:id="709570761">
      <w:bodyDiv w:val="1"/>
      <w:marLeft w:val="0"/>
      <w:marRight w:val="0"/>
      <w:marTop w:val="0"/>
      <w:marBottom w:val="0"/>
      <w:divBdr>
        <w:top w:val="none" w:sz="0" w:space="0" w:color="auto"/>
        <w:left w:val="none" w:sz="0" w:space="0" w:color="auto"/>
        <w:bottom w:val="none" w:sz="0" w:space="0" w:color="auto"/>
        <w:right w:val="none" w:sz="0" w:space="0" w:color="auto"/>
      </w:divBdr>
    </w:div>
    <w:div w:id="709766539">
      <w:bodyDiv w:val="1"/>
      <w:marLeft w:val="0"/>
      <w:marRight w:val="0"/>
      <w:marTop w:val="0"/>
      <w:marBottom w:val="0"/>
      <w:divBdr>
        <w:top w:val="none" w:sz="0" w:space="0" w:color="auto"/>
        <w:left w:val="none" w:sz="0" w:space="0" w:color="auto"/>
        <w:bottom w:val="none" w:sz="0" w:space="0" w:color="auto"/>
        <w:right w:val="none" w:sz="0" w:space="0" w:color="auto"/>
      </w:divBdr>
    </w:div>
    <w:div w:id="711346323">
      <w:bodyDiv w:val="1"/>
      <w:marLeft w:val="0"/>
      <w:marRight w:val="0"/>
      <w:marTop w:val="0"/>
      <w:marBottom w:val="0"/>
      <w:divBdr>
        <w:top w:val="none" w:sz="0" w:space="0" w:color="auto"/>
        <w:left w:val="none" w:sz="0" w:space="0" w:color="auto"/>
        <w:bottom w:val="none" w:sz="0" w:space="0" w:color="auto"/>
        <w:right w:val="none" w:sz="0" w:space="0" w:color="auto"/>
      </w:divBdr>
    </w:div>
    <w:div w:id="715861229">
      <w:bodyDiv w:val="1"/>
      <w:marLeft w:val="0"/>
      <w:marRight w:val="0"/>
      <w:marTop w:val="0"/>
      <w:marBottom w:val="0"/>
      <w:divBdr>
        <w:top w:val="none" w:sz="0" w:space="0" w:color="auto"/>
        <w:left w:val="none" w:sz="0" w:space="0" w:color="auto"/>
        <w:bottom w:val="none" w:sz="0" w:space="0" w:color="auto"/>
        <w:right w:val="none" w:sz="0" w:space="0" w:color="auto"/>
      </w:divBdr>
    </w:div>
    <w:div w:id="718944303">
      <w:bodyDiv w:val="1"/>
      <w:marLeft w:val="0"/>
      <w:marRight w:val="0"/>
      <w:marTop w:val="0"/>
      <w:marBottom w:val="0"/>
      <w:divBdr>
        <w:top w:val="none" w:sz="0" w:space="0" w:color="auto"/>
        <w:left w:val="none" w:sz="0" w:space="0" w:color="auto"/>
        <w:bottom w:val="none" w:sz="0" w:space="0" w:color="auto"/>
        <w:right w:val="none" w:sz="0" w:space="0" w:color="auto"/>
      </w:divBdr>
    </w:div>
    <w:div w:id="722363343">
      <w:bodyDiv w:val="1"/>
      <w:marLeft w:val="0"/>
      <w:marRight w:val="0"/>
      <w:marTop w:val="0"/>
      <w:marBottom w:val="0"/>
      <w:divBdr>
        <w:top w:val="none" w:sz="0" w:space="0" w:color="auto"/>
        <w:left w:val="none" w:sz="0" w:space="0" w:color="auto"/>
        <w:bottom w:val="none" w:sz="0" w:space="0" w:color="auto"/>
        <w:right w:val="none" w:sz="0" w:space="0" w:color="auto"/>
      </w:divBdr>
    </w:div>
    <w:div w:id="723212934">
      <w:bodyDiv w:val="1"/>
      <w:marLeft w:val="0"/>
      <w:marRight w:val="0"/>
      <w:marTop w:val="0"/>
      <w:marBottom w:val="0"/>
      <w:divBdr>
        <w:top w:val="none" w:sz="0" w:space="0" w:color="auto"/>
        <w:left w:val="none" w:sz="0" w:space="0" w:color="auto"/>
        <w:bottom w:val="none" w:sz="0" w:space="0" w:color="auto"/>
        <w:right w:val="none" w:sz="0" w:space="0" w:color="auto"/>
      </w:divBdr>
    </w:div>
    <w:div w:id="728650824">
      <w:bodyDiv w:val="1"/>
      <w:marLeft w:val="0"/>
      <w:marRight w:val="0"/>
      <w:marTop w:val="0"/>
      <w:marBottom w:val="0"/>
      <w:divBdr>
        <w:top w:val="none" w:sz="0" w:space="0" w:color="auto"/>
        <w:left w:val="none" w:sz="0" w:space="0" w:color="auto"/>
        <w:bottom w:val="none" w:sz="0" w:space="0" w:color="auto"/>
        <w:right w:val="none" w:sz="0" w:space="0" w:color="auto"/>
      </w:divBdr>
    </w:div>
    <w:div w:id="729811511">
      <w:bodyDiv w:val="1"/>
      <w:marLeft w:val="0"/>
      <w:marRight w:val="0"/>
      <w:marTop w:val="0"/>
      <w:marBottom w:val="0"/>
      <w:divBdr>
        <w:top w:val="none" w:sz="0" w:space="0" w:color="auto"/>
        <w:left w:val="none" w:sz="0" w:space="0" w:color="auto"/>
        <w:bottom w:val="none" w:sz="0" w:space="0" w:color="auto"/>
        <w:right w:val="none" w:sz="0" w:space="0" w:color="auto"/>
      </w:divBdr>
    </w:div>
    <w:div w:id="730036655">
      <w:bodyDiv w:val="1"/>
      <w:marLeft w:val="0"/>
      <w:marRight w:val="0"/>
      <w:marTop w:val="0"/>
      <w:marBottom w:val="0"/>
      <w:divBdr>
        <w:top w:val="none" w:sz="0" w:space="0" w:color="auto"/>
        <w:left w:val="none" w:sz="0" w:space="0" w:color="auto"/>
        <w:bottom w:val="none" w:sz="0" w:space="0" w:color="auto"/>
        <w:right w:val="none" w:sz="0" w:space="0" w:color="auto"/>
      </w:divBdr>
    </w:div>
    <w:div w:id="731317866">
      <w:bodyDiv w:val="1"/>
      <w:marLeft w:val="0"/>
      <w:marRight w:val="0"/>
      <w:marTop w:val="0"/>
      <w:marBottom w:val="0"/>
      <w:divBdr>
        <w:top w:val="none" w:sz="0" w:space="0" w:color="auto"/>
        <w:left w:val="none" w:sz="0" w:space="0" w:color="auto"/>
        <w:bottom w:val="none" w:sz="0" w:space="0" w:color="auto"/>
        <w:right w:val="none" w:sz="0" w:space="0" w:color="auto"/>
      </w:divBdr>
    </w:div>
    <w:div w:id="735013970">
      <w:bodyDiv w:val="1"/>
      <w:marLeft w:val="0"/>
      <w:marRight w:val="0"/>
      <w:marTop w:val="0"/>
      <w:marBottom w:val="0"/>
      <w:divBdr>
        <w:top w:val="none" w:sz="0" w:space="0" w:color="auto"/>
        <w:left w:val="none" w:sz="0" w:space="0" w:color="auto"/>
        <w:bottom w:val="none" w:sz="0" w:space="0" w:color="auto"/>
        <w:right w:val="none" w:sz="0" w:space="0" w:color="auto"/>
      </w:divBdr>
    </w:div>
    <w:div w:id="736367380">
      <w:bodyDiv w:val="1"/>
      <w:marLeft w:val="0"/>
      <w:marRight w:val="0"/>
      <w:marTop w:val="0"/>
      <w:marBottom w:val="0"/>
      <w:divBdr>
        <w:top w:val="none" w:sz="0" w:space="0" w:color="auto"/>
        <w:left w:val="none" w:sz="0" w:space="0" w:color="auto"/>
        <w:bottom w:val="none" w:sz="0" w:space="0" w:color="auto"/>
        <w:right w:val="none" w:sz="0" w:space="0" w:color="auto"/>
      </w:divBdr>
    </w:div>
    <w:div w:id="737826270">
      <w:bodyDiv w:val="1"/>
      <w:marLeft w:val="0"/>
      <w:marRight w:val="0"/>
      <w:marTop w:val="0"/>
      <w:marBottom w:val="0"/>
      <w:divBdr>
        <w:top w:val="none" w:sz="0" w:space="0" w:color="auto"/>
        <w:left w:val="none" w:sz="0" w:space="0" w:color="auto"/>
        <w:bottom w:val="none" w:sz="0" w:space="0" w:color="auto"/>
        <w:right w:val="none" w:sz="0" w:space="0" w:color="auto"/>
      </w:divBdr>
    </w:div>
    <w:div w:id="737946041">
      <w:bodyDiv w:val="1"/>
      <w:marLeft w:val="0"/>
      <w:marRight w:val="0"/>
      <w:marTop w:val="0"/>
      <w:marBottom w:val="0"/>
      <w:divBdr>
        <w:top w:val="none" w:sz="0" w:space="0" w:color="auto"/>
        <w:left w:val="none" w:sz="0" w:space="0" w:color="auto"/>
        <w:bottom w:val="none" w:sz="0" w:space="0" w:color="auto"/>
        <w:right w:val="none" w:sz="0" w:space="0" w:color="auto"/>
      </w:divBdr>
    </w:div>
    <w:div w:id="738021127">
      <w:bodyDiv w:val="1"/>
      <w:marLeft w:val="0"/>
      <w:marRight w:val="0"/>
      <w:marTop w:val="0"/>
      <w:marBottom w:val="0"/>
      <w:divBdr>
        <w:top w:val="none" w:sz="0" w:space="0" w:color="auto"/>
        <w:left w:val="none" w:sz="0" w:space="0" w:color="auto"/>
        <w:bottom w:val="none" w:sz="0" w:space="0" w:color="auto"/>
        <w:right w:val="none" w:sz="0" w:space="0" w:color="auto"/>
      </w:divBdr>
    </w:div>
    <w:div w:id="739055703">
      <w:bodyDiv w:val="1"/>
      <w:marLeft w:val="0"/>
      <w:marRight w:val="0"/>
      <w:marTop w:val="0"/>
      <w:marBottom w:val="0"/>
      <w:divBdr>
        <w:top w:val="none" w:sz="0" w:space="0" w:color="auto"/>
        <w:left w:val="none" w:sz="0" w:space="0" w:color="auto"/>
        <w:bottom w:val="none" w:sz="0" w:space="0" w:color="auto"/>
        <w:right w:val="none" w:sz="0" w:space="0" w:color="auto"/>
      </w:divBdr>
    </w:div>
    <w:div w:id="743377236">
      <w:bodyDiv w:val="1"/>
      <w:marLeft w:val="0"/>
      <w:marRight w:val="0"/>
      <w:marTop w:val="0"/>
      <w:marBottom w:val="0"/>
      <w:divBdr>
        <w:top w:val="none" w:sz="0" w:space="0" w:color="auto"/>
        <w:left w:val="none" w:sz="0" w:space="0" w:color="auto"/>
        <w:bottom w:val="none" w:sz="0" w:space="0" w:color="auto"/>
        <w:right w:val="none" w:sz="0" w:space="0" w:color="auto"/>
      </w:divBdr>
    </w:div>
    <w:div w:id="745952494">
      <w:bodyDiv w:val="1"/>
      <w:marLeft w:val="0"/>
      <w:marRight w:val="0"/>
      <w:marTop w:val="0"/>
      <w:marBottom w:val="0"/>
      <w:divBdr>
        <w:top w:val="none" w:sz="0" w:space="0" w:color="auto"/>
        <w:left w:val="none" w:sz="0" w:space="0" w:color="auto"/>
        <w:bottom w:val="none" w:sz="0" w:space="0" w:color="auto"/>
        <w:right w:val="none" w:sz="0" w:space="0" w:color="auto"/>
      </w:divBdr>
    </w:div>
    <w:div w:id="746028898">
      <w:bodyDiv w:val="1"/>
      <w:marLeft w:val="0"/>
      <w:marRight w:val="0"/>
      <w:marTop w:val="0"/>
      <w:marBottom w:val="0"/>
      <w:divBdr>
        <w:top w:val="none" w:sz="0" w:space="0" w:color="auto"/>
        <w:left w:val="none" w:sz="0" w:space="0" w:color="auto"/>
        <w:bottom w:val="none" w:sz="0" w:space="0" w:color="auto"/>
        <w:right w:val="none" w:sz="0" w:space="0" w:color="auto"/>
      </w:divBdr>
    </w:div>
    <w:div w:id="746222000">
      <w:bodyDiv w:val="1"/>
      <w:marLeft w:val="0"/>
      <w:marRight w:val="0"/>
      <w:marTop w:val="0"/>
      <w:marBottom w:val="0"/>
      <w:divBdr>
        <w:top w:val="none" w:sz="0" w:space="0" w:color="auto"/>
        <w:left w:val="none" w:sz="0" w:space="0" w:color="auto"/>
        <w:bottom w:val="none" w:sz="0" w:space="0" w:color="auto"/>
        <w:right w:val="none" w:sz="0" w:space="0" w:color="auto"/>
      </w:divBdr>
    </w:div>
    <w:div w:id="746390629">
      <w:bodyDiv w:val="1"/>
      <w:marLeft w:val="0"/>
      <w:marRight w:val="0"/>
      <w:marTop w:val="0"/>
      <w:marBottom w:val="0"/>
      <w:divBdr>
        <w:top w:val="none" w:sz="0" w:space="0" w:color="auto"/>
        <w:left w:val="none" w:sz="0" w:space="0" w:color="auto"/>
        <w:bottom w:val="none" w:sz="0" w:space="0" w:color="auto"/>
        <w:right w:val="none" w:sz="0" w:space="0" w:color="auto"/>
      </w:divBdr>
    </w:div>
    <w:div w:id="748767975">
      <w:bodyDiv w:val="1"/>
      <w:marLeft w:val="0"/>
      <w:marRight w:val="0"/>
      <w:marTop w:val="0"/>
      <w:marBottom w:val="0"/>
      <w:divBdr>
        <w:top w:val="none" w:sz="0" w:space="0" w:color="auto"/>
        <w:left w:val="none" w:sz="0" w:space="0" w:color="auto"/>
        <w:bottom w:val="none" w:sz="0" w:space="0" w:color="auto"/>
        <w:right w:val="none" w:sz="0" w:space="0" w:color="auto"/>
      </w:divBdr>
    </w:div>
    <w:div w:id="750586231">
      <w:bodyDiv w:val="1"/>
      <w:marLeft w:val="0"/>
      <w:marRight w:val="0"/>
      <w:marTop w:val="0"/>
      <w:marBottom w:val="0"/>
      <w:divBdr>
        <w:top w:val="none" w:sz="0" w:space="0" w:color="auto"/>
        <w:left w:val="none" w:sz="0" w:space="0" w:color="auto"/>
        <w:bottom w:val="none" w:sz="0" w:space="0" w:color="auto"/>
        <w:right w:val="none" w:sz="0" w:space="0" w:color="auto"/>
      </w:divBdr>
    </w:div>
    <w:div w:id="755638172">
      <w:bodyDiv w:val="1"/>
      <w:marLeft w:val="0"/>
      <w:marRight w:val="0"/>
      <w:marTop w:val="0"/>
      <w:marBottom w:val="0"/>
      <w:divBdr>
        <w:top w:val="none" w:sz="0" w:space="0" w:color="auto"/>
        <w:left w:val="none" w:sz="0" w:space="0" w:color="auto"/>
        <w:bottom w:val="none" w:sz="0" w:space="0" w:color="auto"/>
        <w:right w:val="none" w:sz="0" w:space="0" w:color="auto"/>
      </w:divBdr>
    </w:div>
    <w:div w:id="757138853">
      <w:bodyDiv w:val="1"/>
      <w:marLeft w:val="0"/>
      <w:marRight w:val="0"/>
      <w:marTop w:val="0"/>
      <w:marBottom w:val="0"/>
      <w:divBdr>
        <w:top w:val="none" w:sz="0" w:space="0" w:color="auto"/>
        <w:left w:val="none" w:sz="0" w:space="0" w:color="auto"/>
        <w:bottom w:val="none" w:sz="0" w:space="0" w:color="auto"/>
        <w:right w:val="none" w:sz="0" w:space="0" w:color="auto"/>
      </w:divBdr>
    </w:div>
    <w:div w:id="759712765">
      <w:bodyDiv w:val="1"/>
      <w:marLeft w:val="0"/>
      <w:marRight w:val="0"/>
      <w:marTop w:val="0"/>
      <w:marBottom w:val="0"/>
      <w:divBdr>
        <w:top w:val="none" w:sz="0" w:space="0" w:color="auto"/>
        <w:left w:val="none" w:sz="0" w:space="0" w:color="auto"/>
        <w:bottom w:val="none" w:sz="0" w:space="0" w:color="auto"/>
        <w:right w:val="none" w:sz="0" w:space="0" w:color="auto"/>
      </w:divBdr>
    </w:div>
    <w:div w:id="766658943">
      <w:bodyDiv w:val="1"/>
      <w:marLeft w:val="0"/>
      <w:marRight w:val="0"/>
      <w:marTop w:val="0"/>
      <w:marBottom w:val="0"/>
      <w:divBdr>
        <w:top w:val="none" w:sz="0" w:space="0" w:color="auto"/>
        <w:left w:val="none" w:sz="0" w:space="0" w:color="auto"/>
        <w:bottom w:val="none" w:sz="0" w:space="0" w:color="auto"/>
        <w:right w:val="none" w:sz="0" w:space="0" w:color="auto"/>
      </w:divBdr>
    </w:div>
    <w:div w:id="768354369">
      <w:bodyDiv w:val="1"/>
      <w:marLeft w:val="0"/>
      <w:marRight w:val="0"/>
      <w:marTop w:val="0"/>
      <w:marBottom w:val="0"/>
      <w:divBdr>
        <w:top w:val="none" w:sz="0" w:space="0" w:color="auto"/>
        <w:left w:val="none" w:sz="0" w:space="0" w:color="auto"/>
        <w:bottom w:val="none" w:sz="0" w:space="0" w:color="auto"/>
        <w:right w:val="none" w:sz="0" w:space="0" w:color="auto"/>
      </w:divBdr>
    </w:div>
    <w:div w:id="769815988">
      <w:bodyDiv w:val="1"/>
      <w:marLeft w:val="0"/>
      <w:marRight w:val="0"/>
      <w:marTop w:val="0"/>
      <w:marBottom w:val="0"/>
      <w:divBdr>
        <w:top w:val="none" w:sz="0" w:space="0" w:color="auto"/>
        <w:left w:val="none" w:sz="0" w:space="0" w:color="auto"/>
        <w:bottom w:val="none" w:sz="0" w:space="0" w:color="auto"/>
        <w:right w:val="none" w:sz="0" w:space="0" w:color="auto"/>
      </w:divBdr>
    </w:div>
    <w:div w:id="770468264">
      <w:bodyDiv w:val="1"/>
      <w:marLeft w:val="0"/>
      <w:marRight w:val="0"/>
      <w:marTop w:val="0"/>
      <w:marBottom w:val="0"/>
      <w:divBdr>
        <w:top w:val="none" w:sz="0" w:space="0" w:color="auto"/>
        <w:left w:val="none" w:sz="0" w:space="0" w:color="auto"/>
        <w:bottom w:val="none" w:sz="0" w:space="0" w:color="auto"/>
        <w:right w:val="none" w:sz="0" w:space="0" w:color="auto"/>
      </w:divBdr>
    </w:div>
    <w:div w:id="772632361">
      <w:bodyDiv w:val="1"/>
      <w:marLeft w:val="0"/>
      <w:marRight w:val="0"/>
      <w:marTop w:val="0"/>
      <w:marBottom w:val="0"/>
      <w:divBdr>
        <w:top w:val="none" w:sz="0" w:space="0" w:color="auto"/>
        <w:left w:val="none" w:sz="0" w:space="0" w:color="auto"/>
        <w:bottom w:val="none" w:sz="0" w:space="0" w:color="auto"/>
        <w:right w:val="none" w:sz="0" w:space="0" w:color="auto"/>
      </w:divBdr>
    </w:div>
    <w:div w:id="772825959">
      <w:bodyDiv w:val="1"/>
      <w:marLeft w:val="0"/>
      <w:marRight w:val="0"/>
      <w:marTop w:val="0"/>
      <w:marBottom w:val="0"/>
      <w:divBdr>
        <w:top w:val="none" w:sz="0" w:space="0" w:color="auto"/>
        <w:left w:val="none" w:sz="0" w:space="0" w:color="auto"/>
        <w:bottom w:val="none" w:sz="0" w:space="0" w:color="auto"/>
        <w:right w:val="none" w:sz="0" w:space="0" w:color="auto"/>
      </w:divBdr>
    </w:div>
    <w:div w:id="773981359">
      <w:bodyDiv w:val="1"/>
      <w:marLeft w:val="0"/>
      <w:marRight w:val="0"/>
      <w:marTop w:val="0"/>
      <w:marBottom w:val="0"/>
      <w:divBdr>
        <w:top w:val="none" w:sz="0" w:space="0" w:color="auto"/>
        <w:left w:val="none" w:sz="0" w:space="0" w:color="auto"/>
        <w:bottom w:val="none" w:sz="0" w:space="0" w:color="auto"/>
        <w:right w:val="none" w:sz="0" w:space="0" w:color="auto"/>
      </w:divBdr>
    </w:div>
    <w:div w:id="774904838">
      <w:bodyDiv w:val="1"/>
      <w:marLeft w:val="0"/>
      <w:marRight w:val="0"/>
      <w:marTop w:val="0"/>
      <w:marBottom w:val="0"/>
      <w:divBdr>
        <w:top w:val="none" w:sz="0" w:space="0" w:color="auto"/>
        <w:left w:val="none" w:sz="0" w:space="0" w:color="auto"/>
        <w:bottom w:val="none" w:sz="0" w:space="0" w:color="auto"/>
        <w:right w:val="none" w:sz="0" w:space="0" w:color="auto"/>
      </w:divBdr>
    </w:div>
    <w:div w:id="778067377">
      <w:bodyDiv w:val="1"/>
      <w:marLeft w:val="0"/>
      <w:marRight w:val="0"/>
      <w:marTop w:val="0"/>
      <w:marBottom w:val="0"/>
      <w:divBdr>
        <w:top w:val="none" w:sz="0" w:space="0" w:color="auto"/>
        <w:left w:val="none" w:sz="0" w:space="0" w:color="auto"/>
        <w:bottom w:val="none" w:sz="0" w:space="0" w:color="auto"/>
        <w:right w:val="none" w:sz="0" w:space="0" w:color="auto"/>
      </w:divBdr>
    </w:div>
    <w:div w:id="780877845">
      <w:bodyDiv w:val="1"/>
      <w:marLeft w:val="0"/>
      <w:marRight w:val="0"/>
      <w:marTop w:val="0"/>
      <w:marBottom w:val="0"/>
      <w:divBdr>
        <w:top w:val="none" w:sz="0" w:space="0" w:color="auto"/>
        <w:left w:val="none" w:sz="0" w:space="0" w:color="auto"/>
        <w:bottom w:val="none" w:sz="0" w:space="0" w:color="auto"/>
        <w:right w:val="none" w:sz="0" w:space="0" w:color="auto"/>
      </w:divBdr>
    </w:div>
    <w:div w:id="785081749">
      <w:bodyDiv w:val="1"/>
      <w:marLeft w:val="0"/>
      <w:marRight w:val="0"/>
      <w:marTop w:val="0"/>
      <w:marBottom w:val="0"/>
      <w:divBdr>
        <w:top w:val="none" w:sz="0" w:space="0" w:color="auto"/>
        <w:left w:val="none" w:sz="0" w:space="0" w:color="auto"/>
        <w:bottom w:val="none" w:sz="0" w:space="0" w:color="auto"/>
        <w:right w:val="none" w:sz="0" w:space="0" w:color="auto"/>
      </w:divBdr>
    </w:div>
    <w:div w:id="785276258">
      <w:bodyDiv w:val="1"/>
      <w:marLeft w:val="0"/>
      <w:marRight w:val="0"/>
      <w:marTop w:val="0"/>
      <w:marBottom w:val="0"/>
      <w:divBdr>
        <w:top w:val="none" w:sz="0" w:space="0" w:color="auto"/>
        <w:left w:val="none" w:sz="0" w:space="0" w:color="auto"/>
        <w:bottom w:val="none" w:sz="0" w:space="0" w:color="auto"/>
        <w:right w:val="none" w:sz="0" w:space="0" w:color="auto"/>
      </w:divBdr>
    </w:div>
    <w:div w:id="788278078">
      <w:bodyDiv w:val="1"/>
      <w:marLeft w:val="0"/>
      <w:marRight w:val="0"/>
      <w:marTop w:val="0"/>
      <w:marBottom w:val="0"/>
      <w:divBdr>
        <w:top w:val="none" w:sz="0" w:space="0" w:color="auto"/>
        <w:left w:val="none" w:sz="0" w:space="0" w:color="auto"/>
        <w:bottom w:val="none" w:sz="0" w:space="0" w:color="auto"/>
        <w:right w:val="none" w:sz="0" w:space="0" w:color="auto"/>
      </w:divBdr>
    </w:div>
    <w:div w:id="790054397">
      <w:bodyDiv w:val="1"/>
      <w:marLeft w:val="0"/>
      <w:marRight w:val="0"/>
      <w:marTop w:val="0"/>
      <w:marBottom w:val="0"/>
      <w:divBdr>
        <w:top w:val="none" w:sz="0" w:space="0" w:color="auto"/>
        <w:left w:val="none" w:sz="0" w:space="0" w:color="auto"/>
        <w:bottom w:val="none" w:sz="0" w:space="0" w:color="auto"/>
        <w:right w:val="none" w:sz="0" w:space="0" w:color="auto"/>
      </w:divBdr>
    </w:div>
    <w:div w:id="792746729">
      <w:bodyDiv w:val="1"/>
      <w:marLeft w:val="0"/>
      <w:marRight w:val="0"/>
      <w:marTop w:val="0"/>
      <w:marBottom w:val="0"/>
      <w:divBdr>
        <w:top w:val="none" w:sz="0" w:space="0" w:color="auto"/>
        <w:left w:val="none" w:sz="0" w:space="0" w:color="auto"/>
        <w:bottom w:val="none" w:sz="0" w:space="0" w:color="auto"/>
        <w:right w:val="none" w:sz="0" w:space="0" w:color="auto"/>
      </w:divBdr>
    </w:div>
    <w:div w:id="793210474">
      <w:bodyDiv w:val="1"/>
      <w:marLeft w:val="0"/>
      <w:marRight w:val="0"/>
      <w:marTop w:val="0"/>
      <w:marBottom w:val="0"/>
      <w:divBdr>
        <w:top w:val="none" w:sz="0" w:space="0" w:color="auto"/>
        <w:left w:val="none" w:sz="0" w:space="0" w:color="auto"/>
        <w:bottom w:val="none" w:sz="0" w:space="0" w:color="auto"/>
        <w:right w:val="none" w:sz="0" w:space="0" w:color="auto"/>
      </w:divBdr>
    </w:div>
    <w:div w:id="795180734">
      <w:bodyDiv w:val="1"/>
      <w:marLeft w:val="0"/>
      <w:marRight w:val="0"/>
      <w:marTop w:val="0"/>
      <w:marBottom w:val="0"/>
      <w:divBdr>
        <w:top w:val="none" w:sz="0" w:space="0" w:color="auto"/>
        <w:left w:val="none" w:sz="0" w:space="0" w:color="auto"/>
        <w:bottom w:val="none" w:sz="0" w:space="0" w:color="auto"/>
        <w:right w:val="none" w:sz="0" w:space="0" w:color="auto"/>
      </w:divBdr>
    </w:div>
    <w:div w:id="807356750">
      <w:bodyDiv w:val="1"/>
      <w:marLeft w:val="0"/>
      <w:marRight w:val="0"/>
      <w:marTop w:val="0"/>
      <w:marBottom w:val="0"/>
      <w:divBdr>
        <w:top w:val="none" w:sz="0" w:space="0" w:color="auto"/>
        <w:left w:val="none" w:sz="0" w:space="0" w:color="auto"/>
        <w:bottom w:val="none" w:sz="0" w:space="0" w:color="auto"/>
        <w:right w:val="none" w:sz="0" w:space="0" w:color="auto"/>
      </w:divBdr>
    </w:div>
    <w:div w:id="807892337">
      <w:bodyDiv w:val="1"/>
      <w:marLeft w:val="0"/>
      <w:marRight w:val="0"/>
      <w:marTop w:val="0"/>
      <w:marBottom w:val="0"/>
      <w:divBdr>
        <w:top w:val="none" w:sz="0" w:space="0" w:color="auto"/>
        <w:left w:val="none" w:sz="0" w:space="0" w:color="auto"/>
        <w:bottom w:val="none" w:sz="0" w:space="0" w:color="auto"/>
        <w:right w:val="none" w:sz="0" w:space="0" w:color="auto"/>
      </w:divBdr>
    </w:div>
    <w:div w:id="815144869">
      <w:bodyDiv w:val="1"/>
      <w:marLeft w:val="0"/>
      <w:marRight w:val="0"/>
      <w:marTop w:val="0"/>
      <w:marBottom w:val="0"/>
      <w:divBdr>
        <w:top w:val="none" w:sz="0" w:space="0" w:color="auto"/>
        <w:left w:val="none" w:sz="0" w:space="0" w:color="auto"/>
        <w:bottom w:val="none" w:sz="0" w:space="0" w:color="auto"/>
        <w:right w:val="none" w:sz="0" w:space="0" w:color="auto"/>
      </w:divBdr>
    </w:div>
    <w:div w:id="824053243">
      <w:bodyDiv w:val="1"/>
      <w:marLeft w:val="0"/>
      <w:marRight w:val="0"/>
      <w:marTop w:val="0"/>
      <w:marBottom w:val="0"/>
      <w:divBdr>
        <w:top w:val="none" w:sz="0" w:space="0" w:color="auto"/>
        <w:left w:val="none" w:sz="0" w:space="0" w:color="auto"/>
        <w:bottom w:val="none" w:sz="0" w:space="0" w:color="auto"/>
        <w:right w:val="none" w:sz="0" w:space="0" w:color="auto"/>
      </w:divBdr>
    </w:div>
    <w:div w:id="828054685">
      <w:bodyDiv w:val="1"/>
      <w:marLeft w:val="0"/>
      <w:marRight w:val="0"/>
      <w:marTop w:val="0"/>
      <w:marBottom w:val="0"/>
      <w:divBdr>
        <w:top w:val="none" w:sz="0" w:space="0" w:color="auto"/>
        <w:left w:val="none" w:sz="0" w:space="0" w:color="auto"/>
        <w:bottom w:val="none" w:sz="0" w:space="0" w:color="auto"/>
        <w:right w:val="none" w:sz="0" w:space="0" w:color="auto"/>
      </w:divBdr>
    </w:div>
    <w:div w:id="834999929">
      <w:bodyDiv w:val="1"/>
      <w:marLeft w:val="0"/>
      <w:marRight w:val="0"/>
      <w:marTop w:val="0"/>
      <w:marBottom w:val="0"/>
      <w:divBdr>
        <w:top w:val="none" w:sz="0" w:space="0" w:color="auto"/>
        <w:left w:val="none" w:sz="0" w:space="0" w:color="auto"/>
        <w:bottom w:val="none" w:sz="0" w:space="0" w:color="auto"/>
        <w:right w:val="none" w:sz="0" w:space="0" w:color="auto"/>
      </w:divBdr>
    </w:div>
    <w:div w:id="835461958">
      <w:bodyDiv w:val="1"/>
      <w:marLeft w:val="0"/>
      <w:marRight w:val="0"/>
      <w:marTop w:val="0"/>
      <w:marBottom w:val="0"/>
      <w:divBdr>
        <w:top w:val="none" w:sz="0" w:space="0" w:color="auto"/>
        <w:left w:val="none" w:sz="0" w:space="0" w:color="auto"/>
        <w:bottom w:val="none" w:sz="0" w:space="0" w:color="auto"/>
        <w:right w:val="none" w:sz="0" w:space="0" w:color="auto"/>
      </w:divBdr>
    </w:div>
    <w:div w:id="839395938">
      <w:bodyDiv w:val="1"/>
      <w:marLeft w:val="0"/>
      <w:marRight w:val="0"/>
      <w:marTop w:val="0"/>
      <w:marBottom w:val="0"/>
      <w:divBdr>
        <w:top w:val="none" w:sz="0" w:space="0" w:color="auto"/>
        <w:left w:val="none" w:sz="0" w:space="0" w:color="auto"/>
        <w:bottom w:val="none" w:sz="0" w:space="0" w:color="auto"/>
        <w:right w:val="none" w:sz="0" w:space="0" w:color="auto"/>
      </w:divBdr>
    </w:div>
    <w:div w:id="840388569">
      <w:bodyDiv w:val="1"/>
      <w:marLeft w:val="0"/>
      <w:marRight w:val="0"/>
      <w:marTop w:val="0"/>
      <w:marBottom w:val="0"/>
      <w:divBdr>
        <w:top w:val="none" w:sz="0" w:space="0" w:color="auto"/>
        <w:left w:val="none" w:sz="0" w:space="0" w:color="auto"/>
        <w:bottom w:val="none" w:sz="0" w:space="0" w:color="auto"/>
        <w:right w:val="none" w:sz="0" w:space="0" w:color="auto"/>
      </w:divBdr>
    </w:div>
    <w:div w:id="845822950">
      <w:bodyDiv w:val="1"/>
      <w:marLeft w:val="0"/>
      <w:marRight w:val="0"/>
      <w:marTop w:val="0"/>
      <w:marBottom w:val="0"/>
      <w:divBdr>
        <w:top w:val="none" w:sz="0" w:space="0" w:color="auto"/>
        <w:left w:val="none" w:sz="0" w:space="0" w:color="auto"/>
        <w:bottom w:val="none" w:sz="0" w:space="0" w:color="auto"/>
        <w:right w:val="none" w:sz="0" w:space="0" w:color="auto"/>
      </w:divBdr>
    </w:div>
    <w:div w:id="847645740">
      <w:bodyDiv w:val="1"/>
      <w:marLeft w:val="0"/>
      <w:marRight w:val="0"/>
      <w:marTop w:val="0"/>
      <w:marBottom w:val="0"/>
      <w:divBdr>
        <w:top w:val="none" w:sz="0" w:space="0" w:color="auto"/>
        <w:left w:val="none" w:sz="0" w:space="0" w:color="auto"/>
        <w:bottom w:val="none" w:sz="0" w:space="0" w:color="auto"/>
        <w:right w:val="none" w:sz="0" w:space="0" w:color="auto"/>
      </w:divBdr>
    </w:div>
    <w:div w:id="848757237">
      <w:bodyDiv w:val="1"/>
      <w:marLeft w:val="0"/>
      <w:marRight w:val="0"/>
      <w:marTop w:val="0"/>
      <w:marBottom w:val="0"/>
      <w:divBdr>
        <w:top w:val="none" w:sz="0" w:space="0" w:color="auto"/>
        <w:left w:val="none" w:sz="0" w:space="0" w:color="auto"/>
        <w:bottom w:val="none" w:sz="0" w:space="0" w:color="auto"/>
        <w:right w:val="none" w:sz="0" w:space="0" w:color="auto"/>
      </w:divBdr>
    </w:div>
    <w:div w:id="850335308">
      <w:bodyDiv w:val="1"/>
      <w:marLeft w:val="0"/>
      <w:marRight w:val="0"/>
      <w:marTop w:val="0"/>
      <w:marBottom w:val="0"/>
      <w:divBdr>
        <w:top w:val="none" w:sz="0" w:space="0" w:color="auto"/>
        <w:left w:val="none" w:sz="0" w:space="0" w:color="auto"/>
        <w:bottom w:val="none" w:sz="0" w:space="0" w:color="auto"/>
        <w:right w:val="none" w:sz="0" w:space="0" w:color="auto"/>
      </w:divBdr>
    </w:div>
    <w:div w:id="850412229">
      <w:bodyDiv w:val="1"/>
      <w:marLeft w:val="0"/>
      <w:marRight w:val="0"/>
      <w:marTop w:val="0"/>
      <w:marBottom w:val="0"/>
      <w:divBdr>
        <w:top w:val="none" w:sz="0" w:space="0" w:color="auto"/>
        <w:left w:val="none" w:sz="0" w:space="0" w:color="auto"/>
        <w:bottom w:val="none" w:sz="0" w:space="0" w:color="auto"/>
        <w:right w:val="none" w:sz="0" w:space="0" w:color="auto"/>
      </w:divBdr>
    </w:div>
    <w:div w:id="853883941">
      <w:bodyDiv w:val="1"/>
      <w:marLeft w:val="0"/>
      <w:marRight w:val="0"/>
      <w:marTop w:val="0"/>
      <w:marBottom w:val="0"/>
      <w:divBdr>
        <w:top w:val="none" w:sz="0" w:space="0" w:color="auto"/>
        <w:left w:val="none" w:sz="0" w:space="0" w:color="auto"/>
        <w:bottom w:val="none" w:sz="0" w:space="0" w:color="auto"/>
        <w:right w:val="none" w:sz="0" w:space="0" w:color="auto"/>
      </w:divBdr>
    </w:div>
    <w:div w:id="854344488">
      <w:bodyDiv w:val="1"/>
      <w:marLeft w:val="0"/>
      <w:marRight w:val="0"/>
      <w:marTop w:val="0"/>
      <w:marBottom w:val="0"/>
      <w:divBdr>
        <w:top w:val="none" w:sz="0" w:space="0" w:color="auto"/>
        <w:left w:val="none" w:sz="0" w:space="0" w:color="auto"/>
        <w:bottom w:val="none" w:sz="0" w:space="0" w:color="auto"/>
        <w:right w:val="none" w:sz="0" w:space="0" w:color="auto"/>
      </w:divBdr>
    </w:div>
    <w:div w:id="859664008">
      <w:bodyDiv w:val="1"/>
      <w:marLeft w:val="0"/>
      <w:marRight w:val="0"/>
      <w:marTop w:val="0"/>
      <w:marBottom w:val="0"/>
      <w:divBdr>
        <w:top w:val="none" w:sz="0" w:space="0" w:color="auto"/>
        <w:left w:val="none" w:sz="0" w:space="0" w:color="auto"/>
        <w:bottom w:val="none" w:sz="0" w:space="0" w:color="auto"/>
        <w:right w:val="none" w:sz="0" w:space="0" w:color="auto"/>
      </w:divBdr>
    </w:div>
    <w:div w:id="861086867">
      <w:bodyDiv w:val="1"/>
      <w:marLeft w:val="0"/>
      <w:marRight w:val="0"/>
      <w:marTop w:val="0"/>
      <w:marBottom w:val="0"/>
      <w:divBdr>
        <w:top w:val="none" w:sz="0" w:space="0" w:color="auto"/>
        <w:left w:val="none" w:sz="0" w:space="0" w:color="auto"/>
        <w:bottom w:val="none" w:sz="0" w:space="0" w:color="auto"/>
        <w:right w:val="none" w:sz="0" w:space="0" w:color="auto"/>
      </w:divBdr>
    </w:div>
    <w:div w:id="861095771">
      <w:bodyDiv w:val="1"/>
      <w:marLeft w:val="0"/>
      <w:marRight w:val="0"/>
      <w:marTop w:val="0"/>
      <w:marBottom w:val="0"/>
      <w:divBdr>
        <w:top w:val="none" w:sz="0" w:space="0" w:color="auto"/>
        <w:left w:val="none" w:sz="0" w:space="0" w:color="auto"/>
        <w:bottom w:val="none" w:sz="0" w:space="0" w:color="auto"/>
        <w:right w:val="none" w:sz="0" w:space="0" w:color="auto"/>
      </w:divBdr>
    </w:div>
    <w:div w:id="864976103">
      <w:bodyDiv w:val="1"/>
      <w:marLeft w:val="0"/>
      <w:marRight w:val="0"/>
      <w:marTop w:val="0"/>
      <w:marBottom w:val="0"/>
      <w:divBdr>
        <w:top w:val="none" w:sz="0" w:space="0" w:color="auto"/>
        <w:left w:val="none" w:sz="0" w:space="0" w:color="auto"/>
        <w:bottom w:val="none" w:sz="0" w:space="0" w:color="auto"/>
        <w:right w:val="none" w:sz="0" w:space="0" w:color="auto"/>
      </w:divBdr>
    </w:div>
    <w:div w:id="867449665">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641050">
      <w:bodyDiv w:val="1"/>
      <w:marLeft w:val="0"/>
      <w:marRight w:val="0"/>
      <w:marTop w:val="0"/>
      <w:marBottom w:val="0"/>
      <w:divBdr>
        <w:top w:val="none" w:sz="0" w:space="0" w:color="auto"/>
        <w:left w:val="none" w:sz="0" w:space="0" w:color="auto"/>
        <w:bottom w:val="none" w:sz="0" w:space="0" w:color="auto"/>
        <w:right w:val="none" w:sz="0" w:space="0" w:color="auto"/>
      </w:divBdr>
    </w:div>
    <w:div w:id="868838004">
      <w:bodyDiv w:val="1"/>
      <w:marLeft w:val="0"/>
      <w:marRight w:val="0"/>
      <w:marTop w:val="0"/>
      <w:marBottom w:val="0"/>
      <w:divBdr>
        <w:top w:val="none" w:sz="0" w:space="0" w:color="auto"/>
        <w:left w:val="none" w:sz="0" w:space="0" w:color="auto"/>
        <w:bottom w:val="none" w:sz="0" w:space="0" w:color="auto"/>
        <w:right w:val="none" w:sz="0" w:space="0" w:color="auto"/>
      </w:divBdr>
    </w:div>
    <w:div w:id="869413135">
      <w:bodyDiv w:val="1"/>
      <w:marLeft w:val="0"/>
      <w:marRight w:val="0"/>
      <w:marTop w:val="0"/>
      <w:marBottom w:val="0"/>
      <w:divBdr>
        <w:top w:val="none" w:sz="0" w:space="0" w:color="auto"/>
        <w:left w:val="none" w:sz="0" w:space="0" w:color="auto"/>
        <w:bottom w:val="none" w:sz="0" w:space="0" w:color="auto"/>
        <w:right w:val="none" w:sz="0" w:space="0" w:color="auto"/>
      </w:divBdr>
    </w:div>
    <w:div w:id="871574275">
      <w:bodyDiv w:val="1"/>
      <w:marLeft w:val="0"/>
      <w:marRight w:val="0"/>
      <w:marTop w:val="0"/>
      <w:marBottom w:val="0"/>
      <w:divBdr>
        <w:top w:val="none" w:sz="0" w:space="0" w:color="auto"/>
        <w:left w:val="none" w:sz="0" w:space="0" w:color="auto"/>
        <w:bottom w:val="none" w:sz="0" w:space="0" w:color="auto"/>
        <w:right w:val="none" w:sz="0" w:space="0" w:color="auto"/>
      </w:divBdr>
    </w:div>
    <w:div w:id="874654773">
      <w:bodyDiv w:val="1"/>
      <w:marLeft w:val="0"/>
      <w:marRight w:val="0"/>
      <w:marTop w:val="0"/>
      <w:marBottom w:val="0"/>
      <w:divBdr>
        <w:top w:val="none" w:sz="0" w:space="0" w:color="auto"/>
        <w:left w:val="none" w:sz="0" w:space="0" w:color="auto"/>
        <w:bottom w:val="none" w:sz="0" w:space="0" w:color="auto"/>
        <w:right w:val="none" w:sz="0" w:space="0" w:color="auto"/>
      </w:divBdr>
    </w:div>
    <w:div w:id="876352080">
      <w:bodyDiv w:val="1"/>
      <w:marLeft w:val="0"/>
      <w:marRight w:val="0"/>
      <w:marTop w:val="0"/>
      <w:marBottom w:val="0"/>
      <w:divBdr>
        <w:top w:val="none" w:sz="0" w:space="0" w:color="auto"/>
        <w:left w:val="none" w:sz="0" w:space="0" w:color="auto"/>
        <w:bottom w:val="none" w:sz="0" w:space="0" w:color="auto"/>
        <w:right w:val="none" w:sz="0" w:space="0" w:color="auto"/>
      </w:divBdr>
    </w:div>
    <w:div w:id="879435183">
      <w:bodyDiv w:val="1"/>
      <w:marLeft w:val="0"/>
      <w:marRight w:val="0"/>
      <w:marTop w:val="0"/>
      <w:marBottom w:val="0"/>
      <w:divBdr>
        <w:top w:val="none" w:sz="0" w:space="0" w:color="auto"/>
        <w:left w:val="none" w:sz="0" w:space="0" w:color="auto"/>
        <w:bottom w:val="none" w:sz="0" w:space="0" w:color="auto"/>
        <w:right w:val="none" w:sz="0" w:space="0" w:color="auto"/>
      </w:divBdr>
    </w:div>
    <w:div w:id="883718721">
      <w:bodyDiv w:val="1"/>
      <w:marLeft w:val="0"/>
      <w:marRight w:val="0"/>
      <w:marTop w:val="0"/>
      <w:marBottom w:val="0"/>
      <w:divBdr>
        <w:top w:val="none" w:sz="0" w:space="0" w:color="auto"/>
        <w:left w:val="none" w:sz="0" w:space="0" w:color="auto"/>
        <w:bottom w:val="none" w:sz="0" w:space="0" w:color="auto"/>
        <w:right w:val="none" w:sz="0" w:space="0" w:color="auto"/>
      </w:divBdr>
    </w:div>
    <w:div w:id="884439905">
      <w:bodyDiv w:val="1"/>
      <w:marLeft w:val="0"/>
      <w:marRight w:val="0"/>
      <w:marTop w:val="0"/>
      <w:marBottom w:val="0"/>
      <w:divBdr>
        <w:top w:val="none" w:sz="0" w:space="0" w:color="auto"/>
        <w:left w:val="none" w:sz="0" w:space="0" w:color="auto"/>
        <w:bottom w:val="none" w:sz="0" w:space="0" w:color="auto"/>
        <w:right w:val="none" w:sz="0" w:space="0" w:color="auto"/>
      </w:divBdr>
    </w:div>
    <w:div w:id="884828071">
      <w:bodyDiv w:val="1"/>
      <w:marLeft w:val="0"/>
      <w:marRight w:val="0"/>
      <w:marTop w:val="0"/>
      <w:marBottom w:val="0"/>
      <w:divBdr>
        <w:top w:val="none" w:sz="0" w:space="0" w:color="auto"/>
        <w:left w:val="none" w:sz="0" w:space="0" w:color="auto"/>
        <w:bottom w:val="none" w:sz="0" w:space="0" w:color="auto"/>
        <w:right w:val="none" w:sz="0" w:space="0" w:color="auto"/>
      </w:divBdr>
    </w:div>
    <w:div w:id="886841663">
      <w:bodyDiv w:val="1"/>
      <w:marLeft w:val="0"/>
      <w:marRight w:val="0"/>
      <w:marTop w:val="0"/>
      <w:marBottom w:val="0"/>
      <w:divBdr>
        <w:top w:val="none" w:sz="0" w:space="0" w:color="auto"/>
        <w:left w:val="none" w:sz="0" w:space="0" w:color="auto"/>
        <w:bottom w:val="none" w:sz="0" w:space="0" w:color="auto"/>
        <w:right w:val="none" w:sz="0" w:space="0" w:color="auto"/>
      </w:divBdr>
    </w:div>
    <w:div w:id="892617368">
      <w:bodyDiv w:val="1"/>
      <w:marLeft w:val="0"/>
      <w:marRight w:val="0"/>
      <w:marTop w:val="0"/>
      <w:marBottom w:val="0"/>
      <w:divBdr>
        <w:top w:val="none" w:sz="0" w:space="0" w:color="auto"/>
        <w:left w:val="none" w:sz="0" w:space="0" w:color="auto"/>
        <w:bottom w:val="none" w:sz="0" w:space="0" w:color="auto"/>
        <w:right w:val="none" w:sz="0" w:space="0" w:color="auto"/>
      </w:divBdr>
    </w:div>
    <w:div w:id="893389123">
      <w:bodyDiv w:val="1"/>
      <w:marLeft w:val="0"/>
      <w:marRight w:val="0"/>
      <w:marTop w:val="0"/>
      <w:marBottom w:val="0"/>
      <w:divBdr>
        <w:top w:val="none" w:sz="0" w:space="0" w:color="auto"/>
        <w:left w:val="none" w:sz="0" w:space="0" w:color="auto"/>
        <w:bottom w:val="none" w:sz="0" w:space="0" w:color="auto"/>
        <w:right w:val="none" w:sz="0" w:space="0" w:color="auto"/>
      </w:divBdr>
    </w:div>
    <w:div w:id="893927734">
      <w:bodyDiv w:val="1"/>
      <w:marLeft w:val="0"/>
      <w:marRight w:val="0"/>
      <w:marTop w:val="0"/>
      <w:marBottom w:val="0"/>
      <w:divBdr>
        <w:top w:val="none" w:sz="0" w:space="0" w:color="auto"/>
        <w:left w:val="none" w:sz="0" w:space="0" w:color="auto"/>
        <w:bottom w:val="none" w:sz="0" w:space="0" w:color="auto"/>
        <w:right w:val="none" w:sz="0" w:space="0" w:color="auto"/>
      </w:divBdr>
    </w:div>
    <w:div w:id="895891785">
      <w:bodyDiv w:val="1"/>
      <w:marLeft w:val="0"/>
      <w:marRight w:val="0"/>
      <w:marTop w:val="0"/>
      <w:marBottom w:val="0"/>
      <w:divBdr>
        <w:top w:val="none" w:sz="0" w:space="0" w:color="auto"/>
        <w:left w:val="none" w:sz="0" w:space="0" w:color="auto"/>
        <w:bottom w:val="none" w:sz="0" w:space="0" w:color="auto"/>
        <w:right w:val="none" w:sz="0" w:space="0" w:color="auto"/>
      </w:divBdr>
    </w:div>
    <w:div w:id="897133947">
      <w:bodyDiv w:val="1"/>
      <w:marLeft w:val="0"/>
      <w:marRight w:val="0"/>
      <w:marTop w:val="0"/>
      <w:marBottom w:val="0"/>
      <w:divBdr>
        <w:top w:val="none" w:sz="0" w:space="0" w:color="auto"/>
        <w:left w:val="none" w:sz="0" w:space="0" w:color="auto"/>
        <w:bottom w:val="none" w:sz="0" w:space="0" w:color="auto"/>
        <w:right w:val="none" w:sz="0" w:space="0" w:color="auto"/>
      </w:divBdr>
    </w:div>
    <w:div w:id="899096650">
      <w:bodyDiv w:val="1"/>
      <w:marLeft w:val="0"/>
      <w:marRight w:val="0"/>
      <w:marTop w:val="0"/>
      <w:marBottom w:val="0"/>
      <w:divBdr>
        <w:top w:val="none" w:sz="0" w:space="0" w:color="auto"/>
        <w:left w:val="none" w:sz="0" w:space="0" w:color="auto"/>
        <w:bottom w:val="none" w:sz="0" w:space="0" w:color="auto"/>
        <w:right w:val="none" w:sz="0" w:space="0" w:color="auto"/>
      </w:divBdr>
    </w:div>
    <w:div w:id="899170612">
      <w:bodyDiv w:val="1"/>
      <w:marLeft w:val="0"/>
      <w:marRight w:val="0"/>
      <w:marTop w:val="0"/>
      <w:marBottom w:val="0"/>
      <w:divBdr>
        <w:top w:val="none" w:sz="0" w:space="0" w:color="auto"/>
        <w:left w:val="none" w:sz="0" w:space="0" w:color="auto"/>
        <w:bottom w:val="none" w:sz="0" w:space="0" w:color="auto"/>
        <w:right w:val="none" w:sz="0" w:space="0" w:color="auto"/>
      </w:divBdr>
    </w:div>
    <w:div w:id="899513497">
      <w:bodyDiv w:val="1"/>
      <w:marLeft w:val="0"/>
      <w:marRight w:val="0"/>
      <w:marTop w:val="0"/>
      <w:marBottom w:val="0"/>
      <w:divBdr>
        <w:top w:val="none" w:sz="0" w:space="0" w:color="auto"/>
        <w:left w:val="none" w:sz="0" w:space="0" w:color="auto"/>
        <w:bottom w:val="none" w:sz="0" w:space="0" w:color="auto"/>
        <w:right w:val="none" w:sz="0" w:space="0" w:color="auto"/>
      </w:divBdr>
    </w:div>
    <w:div w:id="900486461">
      <w:bodyDiv w:val="1"/>
      <w:marLeft w:val="0"/>
      <w:marRight w:val="0"/>
      <w:marTop w:val="0"/>
      <w:marBottom w:val="0"/>
      <w:divBdr>
        <w:top w:val="none" w:sz="0" w:space="0" w:color="auto"/>
        <w:left w:val="none" w:sz="0" w:space="0" w:color="auto"/>
        <w:bottom w:val="none" w:sz="0" w:space="0" w:color="auto"/>
        <w:right w:val="none" w:sz="0" w:space="0" w:color="auto"/>
      </w:divBdr>
    </w:div>
    <w:div w:id="901212212">
      <w:bodyDiv w:val="1"/>
      <w:marLeft w:val="0"/>
      <w:marRight w:val="0"/>
      <w:marTop w:val="0"/>
      <w:marBottom w:val="0"/>
      <w:divBdr>
        <w:top w:val="none" w:sz="0" w:space="0" w:color="auto"/>
        <w:left w:val="none" w:sz="0" w:space="0" w:color="auto"/>
        <w:bottom w:val="none" w:sz="0" w:space="0" w:color="auto"/>
        <w:right w:val="none" w:sz="0" w:space="0" w:color="auto"/>
      </w:divBdr>
    </w:div>
    <w:div w:id="902251856">
      <w:bodyDiv w:val="1"/>
      <w:marLeft w:val="0"/>
      <w:marRight w:val="0"/>
      <w:marTop w:val="0"/>
      <w:marBottom w:val="0"/>
      <w:divBdr>
        <w:top w:val="none" w:sz="0" w:space="0" w:color="auto"/>
        <w:left w:val="none" w:sz="0" w:space="0" w:color="auto"/>
        <w:bottom w:val="none" w:sz="0" w:space="0" w:color="auto"/>
        <w:right w:val="none" w:sz="0" w:space="0" w:color="auto"/>
      </w:divBdr>
    </w:div>
    <w:div w:id="902637525">
      <w:bodyDiv w:val="1"/>
      <w:marLeft w:val="0"/>
      <w:marRight w:val="0"/>
      <w:marTop w:val="0"/>
      <w:marBottom w:val="0"/>
      <w:divBdr>
        <w:top w:val="none" w:sz="0" w:space="0" w:color="auto"/>
        <w:left w:val="none" w:sz="0" w:space="0" w:color="auto"/>
        <w:bottom w:val="none" w:sz="0" w:space="0" w:color="auto"/>
        <w:right w:val="none" w:sz="0" w:space="0" w:color="auto"/>
      </w:divBdr>
    </w:div>
    <w:div w:id="902716240">
      <w:bodyDiv w:val="1"/>
      <w:marLeft w:val="0"/>
      <w:marRight w:val="0"/>
      <w:marTop w:val="0"/>
      <w:marBottom w:val="0"/>
      <w:divBdr>
        <w:top w:val="none" w:sz="0" w:space="0" w:color="auto"/>
        <w:left w:val="none" w:sz="0" w:space="0" w:color="auto"/>
        <w:bottom w:val="none" w:sz="0" w:space="0" w:color="auto"/>
        <w:right w:val="none" w:sz="0" w:space="0" w:color="auto"/>
      </w:divBdr>
    </w:div>
    <w:div w:id="903181629">
      <w:bodyDiv w:val="1"/>
      <w:marLeft w:val="0"/>
      <w:marRight w:val="0"/>
      <w:marTop w:val="0"/>
      <w:marBottom w:val="0"/>
      <w:divBdr>
        <w:top w:val="none" w:sz="0" w:space="0" w:color="auto"/>
        <w:left w:val="none" w:sz="0" w:space="0" w:color="auto"/>
        <w:bottom w:val="none" w:sz="0" w:space="0" w:color="auto"/>
        <w:right w:val="none" w:sz="0" w:space="0" w:color="auto"/>
      </w:divBdr>
    </w:div>
    <w:div w:id="903756731">
      <w:bodyDiv w:val="1"/>
      <w:marLeft w:val="0"/>
      <w:marRight w:val="0"/>
      <w:marTop w:val="0"/>
      <w:marBottom w:val="0"/>
      <w:divBdr>
        <w:top w:val="none" w:sz="0" w:space="0" w:color="auto"/>
        <w:left w:val="none" w:sz="0" w:space="0" w:color="auto"/>
        <w:bottom w:val="none" w:sz="0" w:space="0" w:color="auto"/>
        <w:right w:val="none" w:sz="0" w:space="0" w:color="auto"/>
      </w:divBdr>
    </w:div>
    <w:div w:id="903833484">
      <w:bodyDiv w:val="1"/>
      <w:marLeft w:val="0"/>
      <w:marRight w:val="0"/>
      <w:marTop w:val="0"/>
      <w:marBottom w:val="0"/>
      <w:divBdr>
        <w:top w:val="none" w:sz="0" w:space="0" w:color="auto"/>
        <w:left w:val="none" w:sz="0" w:space="0" w:color="auto"/>
        <w:bottom w:val="none" w:sz="0" w:space="0" w:color="auto"/>
        <w:right w:val="none" w:sz="0" w:space="0" w:color="auto"/>
      </w:divBdr>
    </w:div>
    <w:div w:id="904417535">
      <w:bodyDiv w:val="1"/>
      <w:marLeft w:val="0"/>
      <w:marRight w:val="0"/>
      <w:marTop w:val="0"/>
      <w:marBottom w:val="0"/>
      <w:divBdr>
        <w:top w:val="none" w:sz="0" w:space="0" w:color="auto"/>
        <w:left w:val="none" w:sz="0" w:space="0" w:color="auto"/>
        <w:bottom w:val="none" w:sz="0" w:space="0" w:color="auto"/>
        <w:right w:val="none" w:sz="0" w:space="0" w:color="auto"/>
      </w:divBdr>
    </w:div>
    <w:div w:id="904880164">
      <w:bodyDiv w:val="1"/>
      <w:marLeft w:val="0"/>
      <w:marRight w:val="0"/>
      <w:marTop w:val="0"/>
      <w:marBottom w:val="0"/>
      <w:divBdr>
        <w:top w:val="none" w:sz="0" w:space="0" w:color="auto"/>
        <w:left w:val="none" w:sz="0" w:space="0" w:color="auto"/>
        <w:bottom w:val="none" w:sz="0" w:space="0" w:color="auto"/>
        <w:right w:val="none" w:sz="0" w:space="0" w:color="auto"/>
      </w:divBdr>
    </w:div>
    <w:div w:id="904991539">
      <w:bodyDiv w:val="1"/>
      <w:marLeft w:val="0"/>
      <w:marRight w:val="0"/>
      <w:marTop w:val="0"/>
      <w:marBottom w:val="0"/>
      <w:divBdr>
        <w:top w:val="none" w:sz="0" w:space="0" w:color="auto"/>
        <w:left w:val="none" w:sz="0" w:space="0" w:color="auto"/>
        <w:bottom w:val="none" w:sz="0" w:space="0" w:color="auto"/>
        <w:right w:val="none" w:sz="0" w:space="0" w:color="auto"/>
      </w:divBdr>
    </w:div>
    <w:div w:id="906721699">
      <w:bodyDiv w:val="1"/>
      <w:marLeft w:val="0"/>
      <w:marRight w:val="0"/>
      <w:marTop w:val="0"/>
      <w:marBottom w:val="0"/>
      <w:divBdr>
        <w:top w:val="none" w:sz="0" w:space="0" w:color="auto"/>
        <w:left w:val="none" w:sz="0" w:space="0" w:color="auto"/>
        <w:bottom w:val="none" w:sz="0" w:space="0" w:color="auto"/>
        <w:right w:val="none" w:sz="0" w:space="0" w:color="auto"/>
      </w:divBdr>
    </w:div>
    <w:div w:id="907345956">
      <w:bodyDiv w:val="1"/>
      <w:marLeft w:val="0"/>
      <w:marRight w:val="0"/>
      <w:marTop w:val="0"/>
      <w:marBottom w:val="0"/>
      <w:divBdr>
        <w:top w:val="none" w:sz="0" w:space="0" w:color="auto"/>
        <w:left w:val="none" w:sz="0" w:space="0" w:color="auto"/>
        <w:bottom w:val="none" w:sz="0" w:space="0" w:color="auto"/>
        <w:right w:val="none" w:sz="0" w:space="0" w:color="auto"/>
      </w:divBdr>
    </w:div>
    <w:div w:id="907570673">
      <w:bodyDiv w:val="1"/>
      <w:marLeft w:val="0"/>
      <w:marRight w:val="0"/>
      <w:marTop w:val="0"/>
      <w:marBottom w:val="0"/>
      <w:divBdr>
        <w:top w:val="none" w:sz="0" w:space="0" w:color="auto"/>
        <w:left w:val="none" w:sz="0" w:space="0" w:color="auto"/>
        <w:bottom w:val="none" w:sz="0" w:space="0" w:color="auto"/>
        <w:right w:val="none" w:sz="0" w:space="0" w:color="auto"/>
      </w:divBdr>
    </w:div>
    <w:div w:id="914047271">
      <w:bodyDiv w:val="1"/>
      <w:marLeft w:val="0"/>
      <w:marRight w:val="0"/>
      <w:marTop w:val="0"/>
      <w:marBottom w:val="0"/>
      <w:divBdr>
        <w:top w:val="none" w:sz="0" w:space="0" w:color="auto"/>
        <w:left w:val="none" w:sz="0" w:space="0" w:color="auto"/>
        <w:bottom w:val="none" w:sz="0" w:space="0" w:color="auto"/>
        <w:right w:val="none" w:sz="0" w:space="0" w:color="auto"/>
      </w:divBdr>
    </w:div>
    <w:div w:id="914246045">
      <w:bodyDiv w:val="1"/>
      <w:marLeft w:val="0"/>
      <w:marRight w:val="0"/>
      <w:marTop w:val="0"/>
      <w:marBottom w:val="0"/>
      <w:divBdr>
        <w:top w:val="none" w:sz="0" w:space="0" w:color="auto"/>
        <w:left w:val="none" w:sz="0" w:space="0" w:color="auto"/>
        <w:bottom w:val="none" w:sz="0" w:space="0" w:color="auto"/>
        <w:right w:val="none" w:sz="0" w:space="0" w:color="auto"/>
      </w:divBdr>
    </w:div>
    <w:div w:id="919143778">
      <w:bodyDiv w:val="1"/>
      <w:marLeft w:val="0"/>
      <w:marRight w:val="0"/>
      <w:marTop w:val="0"/>
      <w:marBottom w:val="0"/>
      <w:divBdr>
        <w:top w:val="none" w:sz="0" w:space="0" w:color="auto"/>
        <w:left w:val="none" w:sz="0" w:space="0" w:color="auto"/>
        <w:bottom w:val="none" w:sz="0" w:space="0" w:color="auto"/>
        <w:right w:val="none" w:sz="0" w:space="0" w:color="auto"/>
      </w:divBdr>
    </w:div>
    <w:div w:id="919339434">
      <w:bodyDiv w:val="1"/>
      <w:marLeft w:val="0"/>
      <w:marRight w:val="0"/>
      <w:marTop w:val="0"/>
      <w:marBottom w:val="0"/>
      <w:divBdr>
        <w:top w:val="none" w:sz="0" w:space="0" w:color="auto"/>
        <w:left w:val="none" w:sz="0" w:space="0" w:color="auto"/>
        <w:bottom w:val="none" w:sz="0" w:space="0" w:color="auto"/>
        <w:right w:val="none" w:sz="0" w:space="0" w:color="auto"/>
      </w:divBdr>
    </w:div>
    <w:div w:id="920605725">
      <w:bodyDiv w:val="1"/>
      <w:marLeft w:val="0"/>
      <w:marRight w:val="0"/>
      <w:marTop w:val="0"/>
      <w:marBottom w:val="0"/>
      <w:divBdr>
        <w:top w:val="none" w:sz="0" w:space="0" w:color="auto"/>
        <w:left w:val="none" w:sz="0" w:space="0" w:color="auto"/>
        <w:bottom w:val="none" w:sz="0" w:space="0" w:color="auto"/>
        <w:right w:val="none" w:sz="0" w:space="0" w:color="auto"/>
      </w:divBdr>
    </w:div>
    <w:div w:id="920993933">
      <w:bodyDiv w:val="1"/>
      <w:marLeft w:val="0"/>
      <w:marRight w:val="0"/>
      <w:marTop w:val="0"/>
      <w:marBottom w:val="0"/>
      <w:divBdr>
        <w:top w:val="none" w:sz="0" w:space="0" w:color="auto"/>
        <w:left w:val="none" w:sz="0" w:space="0" w:color="auto"/>
        <w:bottom w:val="none" w:sz="0" w:space="0" w:color="auto"/>
        <w:right w:val="none" w:sz="0" w:space="0" w:color="auto"/>
      </w:divBdr>
    </w:div>
    <w:div w:id="921379529">
      <w:bodyDiv w:val="1"/>
      <w:marLeft w:val="0"/>
      <w:marRight w:val="0"/>
      <w:marTop w:val="0"/>
      <w:marBottom w:val="0"/>
      <w:divBdr>
        <w:top w:val="none" w:sz="0" w:space="0" w:color="auto"/>
        <w:left w:val="none" w:sz="0" w:space="0" w:color="auto"/>
        <w:bottom w:val="none" w:sz="0" w:space="0" w:color="auto"/>
        <w:right w:val="none" w:sz="0" w:space="0" w:color="auto"/>
      </w:divBdr>
    </w:div>
    <w:div w:id="921720135">
      <w:bodyDiv w:val="1"/>
      <w:marLeft w:val="0"/>
      <w:marRight w:val="0"/>
      <w:marTop w:val="0"/>
      <w:marBottom w:val="0"/>
      <w:divBdr>
        <w:top w:val="none" w:sz="0" w:space="0" w:color="auto"/>
        <w:left w:val="none" w:sz="0" w:space="0" w:color="auto"/>
        <w:bottom w:val="none" w:sz="0" w:space="0" w:color="auto"/>
        <w:right w:val="none" w:sz="0" w:space="0" w:color="auto"/>
      </w:divBdr>
    </w:div>
    <w:div w:id="924194200">
      <w:bodyDiv w:val="1"/>
      <w:marLeft w:val="0"/>
      <w:marRight w:val="0"/>
      <w:marTop w:val="0"/>
      <w:marBottom w:val="0"/>
      <w:divBdr>
        <w:top w:val="none" w:sz="0" w:space="0" w:color="auto"/>
        <w:left w:val="none" w:sz="0" w:space="0" w:color="auto"/>
        <w:bottom w:val="none" w:sz="0" w:space="0" w:color="auto"/>
        <w:right w:val="none" w:sz="0" w:space="0" w:color="auto"/>
      </w:divBdr>
    </w:div>
    <w:div w:id="925109478">
      <w:bodyDiv w:val="1"/>
      <w:marLeft w:val="0"/>
      <w:marRight w:val="0"/>
      <w:marTop w:val="0"/>
      <w:marBottom w:val="0"/>
      <w:divBdr>
        <w:top w:val="none" w:sz="0" w:space="0" w:color="auto"/>
        <w:left w:val="none" w:sz="0" w:space="0" w:color="auto"/>
        <w:bottom w:val="none" w:sz="0" w:space="0" w:color="auto"/>
        <w:right w:val="none" w:sz="0" w:space="0" w:color="auto"/>
      </w:divBdr>
    </w:div>
    <w:div w:id="926965789">
      <w:bodyDiv w:val="1"/>
      <w:marLeft w:val="0"/>
      <w:marRight w:val="0"/>
      <w:marTop w:val="0"/>
      <w:marBottom w:val="0"/>
      <w:divBdr>
        <w:top w:val="none" w:sz="0" w:space="0" w:color="auto"/>
        <w:left w:val="none" w:sz="0" w:space="0" w:color="auto"/>
        <w:bottom w:val="none" w:sz="0" w:space="0" w:color="auto"/>
        <w:right w:val="none" w:sz="0" w:space="0" w:color="auto"/>
      </w:divBdr>
    </w:div>
    <w:div w:id="928121060">
      <w:bodyDiv w:val="1"/>
      <w:marLeft w:val="0"/>
      <w:marRight w:val="0"/>
      <w:marTop w:val="0"/>
      <w:marBottom w:val="0"/>
      <w:divBdr>
        <w:top w:val="none" w:sz="0" w:space="0" w:color="auto"/>
        <w:left w:val="none" w:sz="0" w:space="0" w:color="auto"/>
        <w:bottom w:val="none" w:sz="0" w:space="0" w:color="auto"/>
        <w:right w:val="none" w:sz="0" w:space="0" w:color="auto"/>
      </w:divBdr>
    </w:div>
    <w:div w:id="930088469">
      <w:bodyDiv w:val="1"/>
      <w:marLeft w:val="0"/>
      <w:marRight w:val="0"/>
      <w:marTop w:val="0"/>
      <w:marBottom w:val="0"/>
      <w:divBdr>
        <w:top w:val="none" w:sz="0" w:space="0" w:color="auto"/>
        <w:left w:val="none" w:sz="0" w:space="0" w:color="auto"/>
        <w:bottom w:val="none" w:sz="0" w:space="0" w:color="auto"/>
        <w:right w:val="none" w:sz="0" w:space="0" w:color="auto"/>
      </w:divBdr>
    </w:div>
    <w:div w:id="932787304">
      <w:bodyDiv w:val="1"/>
      <w:marLeft w:val="0"/>
      <w:marRight w:val="0"/>
      <w:marTop w:val="0"/>
      <w:marBottom w:val="0"/>
      <w:divBdr>
        <w:top w:val="none" w:sz="0" w:space="0" w:color="auto"/>
        <w:left w:val="none" w:sz="0" w:space="0" w:color="auto"/>
        <w:bottom w:val="none" w:sz="0" w:space="0" w:color="auto"/>
        <w:right w:val="none" w:sz="0" w:space="0" w:color="auto"/>
      </w:divBdr>
    </w:div>
    <w:div w:id="932937699">
      <w:bodyDiv w:val="1"/>
      <w:marLeft w:val="0"/>
      <w:marRight w:val="0"/>
      <w:marTop w:val="0"/>
      <w:marBottom w:val="0"/>
      <w:divBdr>
        <w:top w:val="none" w:sz="0" w:space="0" w:color="auto"/>
        <w:left w:val="none" w:sz="0" w:space="0" w:color="auto"/>
        <w:bottom w:val="none" w:sz="0" w:space="0" w:color="auto"/>
        <w:right w:val="none" w:sz="0" w:space="0" w:color="auto"/>
      </w:divBdr>
    </w:div>
    <w:div w:id="934286670">
      <w:bodyDiv w:val="1"/>
      <w:marLeft w:val="0"/>
      <w:marRight w:val="0"/>
      <w:marTop w:val="0"/>
      <w:marBottom w:val="0"/>
      <w:divBdr>
        <w:top w:val="none" w:sz="0" w:space="0" w:color="auto"/>
        <w:left w:val="none" w:sz="0" w:space="0" w:color="auto"/>
        <w:bottom w:val="none" w:sz="0" w:space="0" w:color="auto"/>
        <w:right w:val="none" w:sz="0" w:space="0" w:color="auto"/>
      </w:divBdr>
    </w:div>
    <w:div w:id="934704171">
      <w:bodyDiv w:val="1"/>
      <w:marLeft w:val="0"/>
      <w:marRight w:val="0"/>
      <w:marTop w:val="0"/>
      <w:marBottom w:val="0"/>
      <w:divBdr>
        <w:top w:val="none" w:sz="0" w:space="0" w:color="auto"/>
        <w:left w:val="none" w:sz="0" w:space="0" w:color="auto"/>
        <w:bottom w:val="none" w:sz="0" w:space="0" w:color="auto"/>
        <w:right w:val="none" w:sz="0" w:space="0" w:color="auto"/>
      </w:divBdr>
    </w:div>
    <w:div w:id="935214414">
      <w:bodyDiv w:val="1"/>
      <w:marLeft w:val="0"/>
      <w:marRight w:val="0"/>
      <w:marTop w:val="0"/>
      <w:marBottom w:val="0"/>
      <w:divBdr>
        <w:top w:val="none" w:sz="0" w:space="0" w:color="auto"/>
        <w:left w:val="none" w:sz="0" w:space="0" w:color="auto"/>
        <w:bottom w:val="none" w:sz="0" w:space="0" w:color="auto"/>
        <w:right w:val="none" w:sz="0" w:space="0" w:color="auto"/>
      </w:divBdr>
    </w:div>
    <w:div w:id="936060021">
      <w:bodyDiv w:val="1"/>
      <w:marLeft w:val="0"/>
      <w:marRight w:val="0"/>
      <w:marTop w:val="0"/>
      <w:marBottom w:val="0"/>
      <w:divBdr>
        <w:top w:val="none" w:sz="0" w:space="0" w:color="auto"/>
        <w:left w:val="none" w:sz="0" w:space="0" w:color="auto"/>
        <w:bottom w:val="none" w:sz="0" w:space="0" w:color="auto"/>
        <w:right w:val="none" w:sz="0" w:space="0" w:color="auto"/>
      </w:divBdr>
    </w:div>
    <w:div w:id="936868542">
      <w:bodyDiv w:val="1"/>
      <w:marLeft w:val="0"/>
      <w:marRight w:val="0"/>
      <w:marTop w:val="0"/>
      <w:marBottom w:val="0"/>
      <w:divBdr>
        <w:top w:val="none" w:sz="0" w:space="0" w:color="auto"/>
        <w:left w:val="none" w:sz="0" w:space="0" w:color="auto"/>
        <w:bottom w:val="none" w:sz="0" w:space="0" w:color="auto"/>
        <w:right w:val="none" w:sz="0" w:space="0" w:color="auto"/>
      </w:divBdr>
    </w:div>
    <w:div w:id="945036689">
      <w:bodyDiv w:val="1"/>
      <w:marLeft w:val="0"/>
      <w:marRight w:val="0"/>
      <w:marTop w:val="0"/>
      <w:marBottom w:val="0"/>
      <w:divBdr>
        <w:top w:val="none" w:sz="0" w:space="0" w:color="auto"/>
        <w:left w:val="none" w:sz="0" w:space="0" w:color="auto"/>
        <w:bottom w:val="none" w:sz="0" w:space="0" w:color="auto"/>
        <w:right w:val="none" w:sz="0" w:space="0" w:color="auto"/>
      </w:divBdr>
    </w:div>
    <w:div w:id="947615596">
      <w:bodyDiv w:val="1"/>
      <w:marLeft w:val="0"/>
      <w:marRight w:val="0"/>
      <w:marTop w:val="0"/>
      <w:marBottom w:val="0"/>
      <w:divBdr>
        <w:top w:val="none" w:sz="0" w:space="0" w:color="auto"/>
        <w:left w:val="none" w:sz="0" w:space="0" w:color="auto"/>
        <w:bottom w:val="none" w:sz="0" w:space="0" w:color="auto"/>
        <w:right w:val="none" w:sz="0" w:space="0" w:color="auto"/>
      </w:divBdr>
    </w:div>
    <w:div w:id="948507322">
      <w:bodyDiv w:val="1"/>
      <w:marLeft w:val="0"/>
      <w:marRight w:val="0"/>
      <w:marTop w:val="0"/>
      <w:marBottom w:val="0"/>
      <w:divBdr>
        <w:top w:val="none" w:sz="0" w:space="0" w:color="auto"/>
        <w:left w:val="none" w:sz="0" w:space="0" w:color="auto"/>
        <w:bottom w:val="none" w:sz="0" w:space="0" w:color="auto"/>
        <w:right w:val="none" w:sz="0" w:space="0" w:color="auto"/>
      </w:divBdr>
    </w:div>
    <w:div w:id="949627307">
      <w:bodyDiv w:val="1"/>
      <w:marLeft w:val="0"/>
      <w:marRight w:val="0"/>
      <w:marTop w:val="0"/>
      <w:marBottom w:val="0"/>
      <w:divBdr>
        <w:top w:val="none" w:sz="0" w:space="0" w:color="auto"/>
        <w:left w:val="none" w:sz="0" w:space="0" w:color="auto"/>
        <w:bottom w:val="none" w:sz="0" w:space="0" w:color="auto"/>
        <w:right w:val="none" w:sz="0" w:space="0" w:color="auto"/>
      </w:divBdr>
    </w:div>
    <w:div w:id="952443340">
      <w:bodyDiv w:val="1"/>
      <w:marLeft w:val="0"/>
      <w:marRight w:val="0"/>
      <w:marTop w:val="0"/>
      <w:marBottom w:val="0"/>
      <w:divBdr>
        <w:top w:val="none" w:sz="0" w:space="0" w:color="auto"/>
        <w:left w:val="none" w:sz="0" w:space="0" w:color="auto"/>
        <w:bottom w:val="none" w:sz="0" w:space="0" w:color="auto"/>
        <w:right w:val="none" w:sz="0" w:space="0" w:color="auto"/>
      </w:divBdr>
    </w:div>
    <w:div w:id="954603587">
      <w:bodyDiv w:val="1"/>
      <w:marLeft w:val="0"/>
      <w:marRight w:val="0"/>
      <w:marTop w:val="0"/>
      <w:marBottom w:val="0"/>
      <w:divBdr>
        <w:top w:val="none" w:sz="0" w:space="0" w:color="auto"/>
        <w:left w:val="none" w:sz="0" w:space="0" w:color="auto"/>
        <w:bottom w:val="none" w:sz="0" w:space="0" w:color="auto"/>
        <w:right w:val="none" w:sz="0" w:space="0" w:color="auto"/>
      </w:divBdr>
    </w:div>
    <w:div w:id="957686953">
      <w:bodyDiv w:val="1"/>
      <w:marLeft w:val="0"/>
      <w:marRight w:val="0"/>
      <w:marTop w:val="0"/>
      <w:marBottom w:val="0"/>
      <w:divBdr>
        <w:top w:val="none" w:sz="0" w:space="0" w:color="auto"/>
        <w:left w:val="none" w:sz="0" w:space="0" w:color="auto"/>
        <w:bottom w:val="none" w:sz="0" w:space="0" w:color="auto"/>
        <w:right w:val="none" w:sz="0" w:space="0" w:color="auto"/>
      </w:divBdr>
    </w:div>
    <w:div w:id="958296474">
      <w:bodyDiv w:val="1"/>
      <w:marLeft w:val="0"/>
      <w:marRight w:val="0"/>
      <w:marTop w:val="0"/>
      <w:marBottom w:val="0"/>
      <w:divBdr>
        <w:top w:val="none" w:sz="0" w:space="0" w:color="auto"/>
        <w:left w:val="none" w:sz="0" w:space="0" w:color="auto"/>
        <w:bottom w:val="none" w:sz="0" w:space="0" w:color="auto"/>
        <w:right w:val="none" w:sz="0" w:space="0" w:color="auto"/>
      </w:divBdr>
    </w:div>
    <w:div w:id="959533572">
      <w:bodyDiv w:val="1"/>
      <w:marLeft w:val="0"/>
      <w:marRight w:val="0"/>
      <w:marTop w:val="0"/>
      <w:marBottom w:val="0"/>
      <w:divBdr>
        <w:top w:val="none" w:sz="0" w:space="0" w:color="auto"/>
        <w:left w:val="none" w:sz="0" w:space="0" w:color="auto"/>
        <w:bottom w:val="none" w:sz="0" w:space="0" w:color="auto"/>
        <w:right w:val="none" w:sz="0" w:space="0" w:color="auto"/>
      </w:divBdr>
    </w:div>
    <w:div w:id="971864630">
      <w:bodyDiv w:val="1"/>
      <w:marLeft w:val="0"/>
      <w:marRight w:val="0"/>
      <w:marTop w:val="0"/>
      <w:marBottom w:val="0"/>
      <w:divBdr>
        <w:top w:val="none" w:sz="0" w:space="0" w:color="auto"/>
        <w:left w:val="none" w:sz="0" w:space="0" w:color="auto"/>
        <w:bottom w:val="none" w:sz="0" w:space="0" w:color="auto"/>
        <w:right w:val="none" w:sz="0" w:space="0" w:color="auto"/>
      </w:divBdr>
    </w:div>
    <w:div w:id="973294037">
      <w:bodyDiv w:val="1"/>
      <w:marLeft w:val="0"/>
      <w:marRight w:val="0"/>
      <w:marTop w:val="0"/>
      <w:marBottom w:val="0"/>
      <w:divBdr>
        <w:top w:val="none" w:sz="0" w:space="0" w:color="auto"/>
        <w:left w:val="none" w:sz="0" w:space="0" w:color="auto"/>
        <w:bottom w:val="none" w:sz="0" w:space="0" w:color="auto"/>
        <w:right w:val="none" w:sz="0" w:space="0" w:color="auto"/>
      </w:divBdr>
    </w:div>
    <w:div w:id="975138864">
      <w:bodyDiv w:val="1"/>
      <w:marLeft w:val="0"/>
      <w:marRight w:val="0"/>
      <w:marTop w:val="0"/>
      <w:marBottom w:val="0"/>
      <w:divBdr>
        <w:top w:val="none" w:sz="0" w:space="0" w:color="auto"/>
        <w:left w:val="none" w:sz="0" w:space="0" w:color="auto"/>
        <w:bottom w:val="none" w:sz="0" w:space="0" w:color="auto"/>
        <w:right w:val="none" w:sz="0" w:space="0" w:color="auto"/>
      </w:divBdr>
    </w:div>
    <w:div w:id="975834287">
      <w:bodyDiv w:val="1"/>
      <w:marLeft w:val="0"/>
      <w:marRight w:val="0"/>
      <w:marTop w:val="0"/>
      <w:marBottom w:val="0"/>
      <w:divBdr>
        <w:top w:val="none" w:sz="0" w:space="0" w:color="auto"/>
        <w:left w:val="none" w:sz="0" w:space="0" w:color="auto"/>
        <w:bottom w:val="none" w:sz="0" w:space="0" w:color="auto"/>
        <w:right w:val="none" w:sz="0" w:space="0" w:color="auto"/>
      </w:divBdr>
    </w:div>
    <w:div w:id="977491579">
      <w:bodyDiv w:val="1"/>
      <w:marLeft w:val="0"/>
      <w:marRight w:val="0"/>
      <w:marTop w:val="0"/>
      <w:marBottom w:val="0"/>
      <w:divBdr>
        <w:top w:val="none" w:sz="0" w:space="0" w:color="auto"/>
        <w:left w:val="none" w:sz="0" w:space="0" w:color="auto"/>
        <w:bottom w:val="none" w:sz="0" w:space="0" w:color="auto"/>
        <w:right w:val="none" w:sz="0" w:space="0" w:color="auto"/>
      </w:divBdr>
    </w:div>
    <w:div w:id="983046939">
      <w:bodyDiv w:val="1"/>
      <w:marLeft w:val="0"/>
      <w:marRight w:val="0"/>
      <w:marTop w:val="0"/>
      <w:marBottom w:val="0"/>
      <w:divBdr>
        <w:top w:val="none" w:sz="0" w:space="0" w:color="auto"/>
        <w:left w:val="none" w:sz="0" w:space="0" w:color="auto"/>
        <w:bottom w:val="none" w:sz="0" w:space="0" w:color="auto"/>
        <w:right w:val="none" w:sz="0" w:space="0" w:color="auto"/>
      </w:divBdr>
    </w:div>
    <w:div w:id="986277092">
      <w:bodyDiv w:val="1"/>
      <w:marLeft w:val="0"/>
      <w:marRight w:val="0"/>
      <w:marTop w:val="0"/>
      <w:marBottom w:val="0"/>
      <w:divBdr>
        <w:top w:val="none" w:sz="0" w:space="0" w:color="auto"/>
        <w:left w:val="none" w:sz="0" w:space="0" w:color="auto"/>
        <w:bottom w:val="none" w:sz="0" w:space="0" w:color="auto"/>
        <w:right w:val="none" w:sz="0" w:space="0" w:color="auto"/>
      </w:divBdr>
    </w:div>
    <w:div w:id="989551740">
      <w:bodyDiv w:val="1"/>
      <w:marLeft w:val="0"/>
      <w:marRight w:val="0"/>
      <w:marTop w:val="0"/>
      <w:marBottom w:val="0"/>
      <w:divBdr>
        <w:top w:val="none" w:sz="0" w:space="0" w:color="auto"/>
        <w:left w:val="none" w:sz="0" w:space="0" w:color="auto"/>
        <w:bottom w:val="none" w:sz="0" w:space="0" w:color="auto"/>
        <w:right w:val="none" w:sz="0" w:space="0" w:color="auto"/>
      </w:divBdr>
    </w:div>
    <w:div w:id="992180073">
      <w:bodyDiv w:val="1"/>
      <w:marLeft w:val="0"/>
      <w:marRight w:val="0"/>
      <w:marTop w:val="0"/>
      <w:marBottom w:val="0"/>
      <w:divBdr>
        <w:top w:val="none" w:sz="0" w:space="0" w:color="auto"/>
        <w:left w:val="none" w:sz="0" w:space="0" w:color="auto"/>
        <w:bottom w:val="none" w:sz="0" w:space="0" w:color="auto"/>
        <w:right w:val="none" w:sz="0" w:space="0" w:color="auto"/>
      </w:divBdr>
    </w:div>
    <w:div w:id="994645590">
      <w:bodyDiv w:val="1"/>
      <w:marLeft w:val="0"/>
      <w:marRight w:val="0"/>
      <w:marTop w:val="0"/>
      <w:marBottom w:val="0"/>
      <w:divBdr>
        <w:top w:val="none" w:sz="0" w:space="0" w:color="auto"/>
        <w:left w:val="none" w:sz="0" w:space="0" w:color="auto"/>
        <w:bottom w:val="none" w:sz="0" w:space="0" w:color="auto"/>
        <w:right w:val="none" w:sz="0" w:space="0" w:color="auto"/>
      </w:divBdr>
    </w:div>
    <w:div w:id="994844851">
      <w:bodyDiv w:val="1"/>
      <w:marLeft w:val="0"/>
      <w:marRight w:val="0"/>
      <w:marTop w:val="0"/>
      <w:marBottom w:val="0"/>
      <w:divBdr>
        <w:top w:val="none" w:sz="0" w:space="0" w:color="auto"/>
        <w:left w:val="none" w:sz="0" w:space="0" w:color="auto"/>
        <w:bottom w:val="none" w:sz="0" w:space="0" w:color="auto"/>
        <w:right w:val="none" w:sz="0" w:space="0" w:color="auto"/>
      </w:divBdr>
    </w:div>
    <w:div w:id="995567689">
      <w:bodyDiv w:val="1"/>
      <w:marLeft w:val="0"/>
      <w:marRight w:val="0"/>
      <w:marTop w:val="0"/>
      <w:marBottom w:val="0"/>
      <w:divBdr>
        <w:top w:val="none" w:sz="0" w:space="0" w:color="auto"/>
        <w:left w:val="none" w:sz="0" w:space="0" w:color="auto"/>
        <w:bottom w:val="none" w:sz="0" w:space="0" w:color="auto"/>
        <w:right w:val="none" w:sz="0" w:space="0" w:color="auto"/>
      </w:divBdr>
    </w:div>
    <w:div w:id="998071723">
      <w:bodyDiv w:val="1"/>
      <w:marLeft w:val="0"/>
      <w:marRight w:val="0"/>
      <w:marTop w:val="0"/>
      <w:marBottom w:val="0"/>
      <w:divBdr>
        <w:top w:val="none" w:sz="0" w:space="0" w:color="auto"/>
        <w:left w:val="none" w:sz="0" w:space="0" w:color="auto"/>
        <w:bottom w:val="none" w:sz="0" w:space="0" w:color="auto"/>
        <w:right w:val="none" w:sz="0" w:space="0" w:color="auto"/>
      </w:divBdr>
    </w:div>
    <w:div w:id="998194385">
      <w:bodyDiv w:val="1"/>
      <w:marLeft w:val="0"/>
      <w:marRight w:val="0"/>
      <w:marTop w:val="0"/>
      <w:marBottom w:val="0"/>
      <w:divBdr>
        <w:top w:val="none" w:sz="0" w:space="0" w:color="auto"/>
        <w:left w:val="none" w:sz="0" w:space="0" w:color="auto"/>
        <w:bottom w:val="none" w:sz="0" w:space="0" w:color="auto"/>
        <w:right w:val="none" w:sz="0" w:space="0" w:color="auto"/>
      </w:divBdr>
    </w:div>
    <w:div w:id="1002587663">
      <w:bodyDiv w:val="1"/>
      <w:marLeft w:val="0"/>
      <w:marRight w:val="0"/>
      <w:marTop w:val="0"/>
      <w:marBottom w:val="0"/>
      <w:divBdr>
        <w:top w:val="none" w:sz="0" w:space="0" w:color="auto"/>
        <w:left w:val="none" w:sz="0" w:space="0" w:color="auto"/>
        <w:bottom w:val="none" w:sz="0" w:space="0" w:color="auto"/>
        <w:right w:val="none" w:sz="0" w:space="0" w:color="auto"/>
      </w:divBdr>
    </w:div>
    <w:div w:id="1003818304">
      <w:bodyDiv w:val="1"/>
      <w:marLeft w:val="0"/>
      <w:marRight w:val="0"/>
      <w:marTop w:val="0"/>
      <w:marBottom w:val="0"/>
      <w:divBdr>
        <w:top w:val="none" w:sz="0" w:space="0" w:color="auto"/>
        <w:left w:val="none" w:sz="0" w:space="0" w:color="auto"/>
        <w:bottom w:val="none" w:sz="0" w:space="0" w:color="auto"/>
        <w:right w:val="none" w:sz="0" w:space="0" w:color="auto"/>
      </w:divBdr>
    </w:div>
    <w:div w:id="1004429889">
      <w:bodyDiv w:val="1"/>
      <w:marLeft w:val="0"/>
      <w:marRight w:val="0"/>
      <w:marTop w:val="0"/>
      <w:marBottom w:val="0"/>
      <w:divBdr>
        <w:top w:val="none" w:sz="0" w:space="0" w:color="auto"/>
        <w:left w:val="none" w:sz="0" w:space="0" w:color="auto"/>
        <w:bottom w:val="none" w:sz="0" w:space="0" w:color="auto"/>
        <w:right w:val="none" w:sz="0" w:space="0" w:color="auto"/>
      </w:divBdr>
    </w:div>
    <w:div w:id="1004743831">
      <w:bodyDiv w:val="1"/>
      <w:marLeft w:val="0"/>
      <w:marRight w:val="0"/>
      <w:marTop w:val="0"/>
      <w:marBottom w:val="0"/>
      <w:divBdr>
        <w:top w:val="none" w:sz="0" w:space="0" w:color="auto"/>
        <w:left w:val="none" w:sz="0" w:space="0" w:color="auto"/>
        <w:bottom w:val="none" w:sz="0" w:space="0" w:color="auto"/>
        <w:right w:val="none" w:sz="0" w:space="0" w:color="auto"/>
      </w:divBdr>
    </w:div>
    <w:div w:id="1009602554">
      <w:bodyDiv w:val="1"/>
      <w:marLeft w:val="0"/>
      <w:marRight w:val="0"/>
      <w:marTop w:val="0"/>
      <w:marBottom w:val="0"/>
      <w:divBdr>
        <w:top w:val="none" w:sz="0" w:space="0" w:color="auto"/>
        <w:left w:val="none" w:sz="0" w:space="0" w:color="auto"/>
        <w:bottom w:val="none" w:sz="0" w:space="0" w:color="auto"/>
        <w:right w:val="none" w:sz="0" w:space="0" w:color="auto"/>
      </w:divBdr>
    </w:div>
    <w:div w:id="1010526388">
      <w:bodyDiv w:val="1"/>
      <w:marLeft w:val="0"/>
      <w:marRight w:val="0"/>
      <w:marTop w:val="0"/>
      <w:marBottom w:val="0"/>
      <w:divBdr>
        <w:top w:val="none" w:sz="0" w:space="0" w:color="auto"/>
        <w:left w:val="none" w:sz="0" w:space="0" w:color="auto"/>
        <w:bottom w:val="none" w:sz="0" w:space="0" w:color="auto"/>
        <w:right w:val="none" w:sz="0" w:space="0" w:color="auto"/>
      </w:divBdr>
    </w:div>
    <w:div w:id="1011183371">
      <w:bodyDiv w:val="1"/>
      <w:marLeft w:val="0"/>
      <w:marRight w:val="0"/>
      <w:marTop w:val="0"/>
      <w:marBottom w:val="0"/>
      <w:divBdr>
        <w:top w:val="none" w:sz="0" w:space="0" w:color="auto"/>
        <w:left w:val="none" w:sz="0" w:space="0" w:color="auto"/>
        <w:bottom w:val="none" w:sz="0" w:space="0" w:color="auto"/>
        <w:right w:val="none" w:sz="0" w:space="0" w:color="auto"/>
      </w:divBdr>
    </w:div>
    <w:div w:id="1012149241">
      <w:bodyDiv w:val="1"/>
      <w:marLeft w:val="0"/>
      <w:marRight w:val="0"/>
      <w:marTop w:val="0"/>
      <w:marBottom w:val="0"/>
      <w:divBdr>
        <w:top w:val="none" w:sz="0" w:space="0" w:color="auto"/>
        <w:left w:val="none" w:sz="0" w:space="0" w:color="auto"/>
        <w:bottom w:val="none" w:sz="0" w:space="0" w:color="auto"/>
        <w:right w:val="none" w:sz="0" w:space="0" w:color="auto"/>
      </w:divBdr>
    </w:div>
    <w:div w:id="1012688180">
      <w:bodyDiv w:val="1"/>
      <w:marLeft w:val="0"/>
      <w:marRight w:val="0"/>
      <w:marTop w:val="0"/>
      <w:marBottom w:val="0"/>
      <w:divBdr>
        <w:top w:val="none" w:sz="0" w:space="0" w:color="auto"/>
        <w:left w:val="none" w:sz="0" w:space="0" w:color="auto"/>
        <w:bottom w:val="none" w:sz="0" w:space="0" w:color="auto"/>
        <w:right w:val="none" w:sz="0" w:space="0" w:color="auto"/>
      </w:divBdr>
    </w:div>
    <w:div w:id="1014725206">
      <w:bodyDiv w:val="1"/>
      <w:marLeft w:val="0"/>
      <w:marRight w:val="0"/>
      <w:marTop w:val="0"/>
      <w:marBottom w:val="0"/>
      <w:divBdr>
        <w:top w:val="none" w:sz="0" w:space="0" w:color="auto"/>
        <w:left w:val="none" w:sz="0" w:space="0" w:color="auto"/>
        <w:bottom w:val="none" w:sz="0" w:space="0" w:color="auto"/>
        <w:right w:val="none" w:sz="0" w:space="0" w:color="auto"/>
      </w:divBdr>
    </w:div>
    <w:div w:id="1015108321">
      <w:bodyDiv w:val="1"/>
      <w:marLeft w:val="0"/>
      <w:marRight w:val="0"/>
      <w:marTop w:val="0"/>
      <w:marBottom w:val="0"/>
      <w:divBdr>
        <w:top w:val="none" w:sz="0" w:space="0" w:color="auto"/>
        <w:left w:val="none" w:sz="0" w:space="0" w:color="auto"/>
        <w:bottom w:val="none" w:sz="0" w:space="0" w:color="auto"/>
        <w:right w:val="none" w:sz="0" w:space="0" w:color="auto"/>
      </w:divBdr>
    </w:div>
    <w:div w:id="1015303385">
      <w:bodyDiv w:val="1"/>
      <w:marLeft w:val="0"/>
      <w:marRight w:val="0"/>
      <w:marTop w:val="0"/>
      <w:marBottom w:val="0"/>
      <w:divBdr>
        <w:top w:val="none" w:sz="0" w:space="0" w:color="auto"/>
        <w:left w:val="none" w:sz="0" w:space="0" w:color="auto"/>
        <w:bottom w:val="none" w:sz="0" w:space="0" w:color="auto"/>
        <w:right w:val="none" w:sz="0" w:space="0" w:color="auto"/>
      </w:divBdr>
    </w:div>
    <w:div w:id="1032460642">
      <w:bodyDiv w:val="1"/>
      <w:marLeft w:val="0"/>
      <w:marRight w:val="0"/>
      <w:marTop w:val="0"/>
      <w:marBottom w:val="0"/>
      <w:divBdr>
        <w:top w:val="none" w:sz="0" w:space="0" w:color="auto"/>
        <w:left w:val="none" w:sz="0" w:space="0" w:color="auto"/>
        <w:bottom w:val="none" w:sz="0" w:space="0" w:color="auto"/>
        <w:right w:val="none" w:sz="0" w:space="0" w:color="auto"/>
      </w:divBdr>
    </w:div>
    <w:div w:id="1032463126">
      <w:bodyDiv w:val="1"/>
      <w:marLeft w:val="0"/>
      <w:marRight w:val="0"/>
      <w:marTop w:val="0"/>
      <w:marBottom w:val="0"/>
      <w:divBdr>
        <w:top w:val="none" w:sz="0" w:space="0" w:color="auto"/>
        <w:left w:val="none" w:sz="0" w:space="0" w:color="auto"/>
        <w:bottom w:val="none" w:sz="0" w:space="0" w:color="auto"/>
        <w:right w:val="none" w:sz="0" w:space="0" w:color="auto"/>
      </w:divBdr>
    </w:div>
    <w:div w:id="1033506683">
      <w:bodyDiv w:val="1"/>
      <w:marLeft w:val="0"/>
      <w:marRight w:val="0"/>
      <w:marTop w:val="0"/>
      <w:marBottom w:val="0"/>
      <w:divBdr>
        <w:top w:val="none" w:sz="0" w:space="0" w:color="auto"/>
        <w:left w:val="none" w:sz="0" w:space="0" w:color="auto"/>
        <w:bottom w:val="none" w:sz="0" w:space="0" w:color="auto"/>
        <w:right w:val="none" w:sz="0" w:space="0" w:color="auto"/>
      </w:divBdr>
    </w:div>
    <w:div w:id="1037700929">
      <w:bodyDiv w:val="1"/>
      <w:marLeft w:val="0"/>
      <w:marRight w:val="0"/>
      <w:marTop w:val="0"/>
      <w:marBottom w:val="0"/>
      <w:divBdr>
        <w:top w:val="none" w:sz="0" w:space="0" w:color="auto"/>
        <w:left w:val="none" w:sz="0" w:space="0" w:color="auto"/>
        <w:bottom w:val="none" w:sz="0" w:space="0" w:color="auto"/>
        <w:right w:val="none" w:sz="0" w:space="0" w:color="auto"/>
      </w:divBdr>
    </w:div>
    <w:div w:id="1038318115">
      <w:bodyDiv w:val="1"/>
      <w:marLeft w:val="0"/>
      <w:marRight w:val="0"/>
      <w:marTop w:val="0"/>
      <w:marBottom w:val="0"/>
      <w:divBdr>
        <w:top w:val="none" w:sz="0" w:space="0" w:color="auto"/>
        <w:left w:val="none" w:sz="0" w:space="0" w:color="auto"/>
        <w:bottom w:val="none" w:sz="0" w:space="0" w:color="auto"/>
        <w:right w:val="none" w:sz="0" w:space="0" w:color="auto"/>
      </w:divBdr>
    </w:div>
    <w:div w:id="1039167175">
      <w:bodyDiv w:val="1"/>
      <w:marLeft w:val="0"/>
      <w:marRight w:val="0"/>
      <w:marTop w:val="0"/>
      <w:marBottom w:val="0"/>
      <w:divBdr>
        <w:top w:val="none" w:sz="0" w:space="0" w:color="auto"/>
        <w:left w:val="none" w:sz="0" w:space="0" w:color="auto"/>
        <w:bottom w:val="none" w:sz="0" w:space="0" w:color="auto"/>
        <w:right w:val="none" w:sz="0" w:space="0" w:color="auto"/>
      </w:divBdr>
    </w:div>
    <w:div w:id="1040670740">
      <w:bodyDiv w:val="1"/>
      <w:marLeft w:val="0"/>
      <w:marRight w:val="0"/>
      <w:marTop w:val="0"/>
      <w:marBottom w:val="0"/>
      <w:divBdr>
        <w:top w:val="none" w:sz="0" w:space="0" w:color="auto"/>
        <w:left w:val="none" w:sz="0" w:space="0" w:color="auto"/>
        <w:bottom w:val="none" w:sz="0" w:space="0" w:color="auto"/>
        <w:right w:val="none" w:sz="0" w:space="0" w:color="auto"/>
      </w:divBdr>
    </w:div>
    <w:div w:id="1044448987">
      <w:bodyDiv w:val="1"/>
      <w:marLeft w:val="0"/>
      <w:marRight w:val="0"/>
      <w:marTop w:val="0"/>
      <w:marBottom w:val="0"/>
      <w:divBdr>
        <w:top w:val="none" w:sz="0" w:space="0" w:color="auto"/>
        <w:left w:val="none" w:sz="0" w:space="0" w:color="auto"/>
        <w:bottom w:val="none" w:sz="0" w:space="0" w:color="auto"/>
        <w:right w:val="none" w:sz="0" w:space="0" w:color="auto"/>
      </w:divBdr>
    </w:div>
    <w:div w:id="1044788381">
      <w:bodyDiv w:val="1"/>
      <w:marLeft w:val="0"/>
      <w:marRight w:val="0"/>
      <w:marTop w:val="0"/>
      <w:marBottom w:val="0"/>
      <w:divBdr>
        <w:top w:val="none" w:sz="0" w:space="0" w:color="auto"/>
        <w:left w:val="none" w:sz="0" w:space="0" w:color="auto"/>
        <w:bottom w:val="none" w:sz="0" w:space="0" w:color="auto"/>
        <w:right w:val="none" w:sz="0" w:space="0" w:color="auto"/>
      </w:divBdr>
    </w:div>
    <w:div w:id="1045837395">
      <w:bodyDiv w:val="1"/>
      <w:marLeft w:val="0"/>
      <w:marRight w:val="0"/>
      <w:marTop w:val="0"/>
      <w:marBottom w:val="0"/>
      <w:divBdr>
        <w:top w:val="none" w:sz="0" w:space="0" w:color="auto"/>
        <w:left w:val="none" w:sz="0" w:space="0" w:color="auto"/>
        <w:bottom w:val="none" w:sz="0" w:space="0" w:color="auto"/>
        <w:right w:val="none" w:sz="0" w:space="0" w:color="auto"/>
      </w:divBdr>
    </w:div>
    <w:div w:id="1047875467">
      <w:bodyDiv w:val="1"/>
      <w:marLeft w:val="0"/>
      <w:marRight w:val="0"/>
      <w:marTop w:val="0"/>
      <w:marBottom w:val="0"/>
      <w:divBdr>
        <w:top w:val="none" w:sz="0" w:space="0" w:color="auto"/>
        <w:left w:val="none" w:sz="0" w:space="0" w:color="auto"/>
        <w:bottom w:val="none" w:sz="0" w:space="0" w:color="auto"/>
        <w:right w:val="none" w:sz="0" w:space="0" w:color="auto"/>
      </w:divBdr>
    </w:div>
    <w:div w:id="1048451439">
      <w:bodyDiv w:val="1"/>
      <w:marLeft w:val="0"/>
      <w:marRight w:val="0"/>
      <w:marTop w:val="0"/>
      <w:marBottom w:val="0"/>
      <w:divBdr>
        <w:top w:val="none" w:sz="0" w:space="0" w:color="auto"/>
        <w:left w:val="none" w:sz="0" w:space="0" w:color="auto"/>
        <w:bottom w:val="none" w:sz="0" w:space="0" w:color="auto"/>
        <w:right w:val="none" w:sz="0" w:space="0" w:color="auto"/>
      </w:divBdr>
    </w:div>
    <w:div w:id="1052115664">
      <w:bodyDiv w:val="1"/>
      <w:marLeft w:val="0"/>
      <w:marRight w:val="0"/>
      <w:marTop w:val="0"/>
      <w:marBottom w:val="0"/>
      <w:divBdr>
        <w:top w:val="none" w:sz="0" w:space="0" w:color="auto"/>
        <w:left w:val="none" w:sz="0" w:space="0" w:color="auto"/>
        <w:bottom w:val="none" w:sz="0" w:space="0" w:color="auto"/>
        <w:right w:val="none" w:sz="0" w:space="0" w:color="auto"/>
      </w:divBdr>
    </w:div>
    <w:div w:id="1052926264">
      <w:bodyDiv w:val="1"/>
      <w:marLeft w:val="0"/>
      <w:marRight w:val="0"/>
      <w:marTop w:val="0"/>
      <w:marBottom w:val="0"/>
      <w:divBdr>
        <w:top w:val="none" w:sz="0" w:space="0" w:color="auto"/>
        <w:left w:val="none" w:sz="0" w:space="0" w:color="auto"/>
        <w:bottom w:val="none" w:sz="0" w:space="0" w:color="auto"/>
        <w:right w:val="none" w:sz="0" w:space="0" w:color="auto"/>
      </w:divBdr>
    </w:div>
    <w:div w:id="1053887410">
      <w:bodyDiv w:val="1"/>
      <w:marLeft w:val="0"/>
      <w:marRight w:val="0"/>
      <w:marTop w:val="0"/>
      <w:marBottom w:val="0"/>
      <w:divBdr>
        <w:top w:val="none" w:sz="0" w:space="0" w:color="auto"/>
        <w:left w:val="none" w:sz="0" w:space="0" w:color="auto"/>
        <w:bottom w:val="none" w:sz="0" w:space="0" w:color="auto"/>
        <w:right w:val="none" w:sz="0" w:space="0" w:color="auto"/>
      </w:divBdr>
      <w:divsChild>
        <w:div w:id="1418093509">
          <w:marLeft w:val="480"/>
          <w:marRight w:val="0"/>
          <w:marTop w:val="0"/>
          <w:marBottom w:val="0"/>
          <w:divBdr>
            <w:top w:val="none" w:sz="0" w:space="0" w:color="auto"/>
            <w:left w:val="none" w:sz="0" w:space="0" w:color="auto"/>
            <w:bottom w:val="none" w:sz="0" w:space="0" w:color="auto"/>
            <w:right w:val="none" w:sz="0" w:space="0" w:color="auto"/>
          </w:divBdr>
        </w:div>
        <w:div w:id="884023980">
          <w:marLeft w:val="480"/>
          <w:marRight w:val="0"/>
          <w:marTop w:val="0"/>
          <w:marBottom w:val="0"/>
          <w:divBdr>
            <w:top w:val="none" w:sz="0" w:space="0" w:color="auto"/>
            <w:left w:val="none" w:sz="0" w:space="0" w:color="auto"/>
            <w:bottom w:val="none" w:sz="0" w:space="0" w:color="auto"/>
            <w:right w:val="none" w:sz="0" w:space="0" w:color="auto"/>
          </w:divBdr>
        </w:div>
      </w:divsChild>
    </w:div>
    <w:div w:id="1056198848">
      <w:bodyDiv w:val="1"/>
      <w:marLeft w:val="0"/>
      <w:marRight w:val="0"/>
      <w:marTop w:val="0"/>
      <w:marBottom w:val="0"/>
      <w:divBdr>
        <w:top w:val="none" w:sz="0" w:space="0" w:color="auto"/>
        <w:left w:val="none" w:sz="0" w:space="0" w:color="auto"/>
        <w:bottom w:val="none" w:sz="0" w:space="0" w:color="auto"/>
        <w:right w:val="none" w:sz="0" w:space="0" w:color="auto"/>
      </w:divBdr>
    </w:div>
    <w:div w:id="1056514346">
      <w:bodyDiv w:val="1"/>
      <w:marLeft w:val="0"/>
      <w:marRight w:val="0"/>
      <w:marTop w:val="0"/>
      <w:marBottom w:val="0"/>
      <w:divBdr>
        <w:top w:val="none" w:sz="0" w:space="0" w:color="auto"/>
        <w:left w:val="none" w:sz="0" w:space="0" w:color="auto"/>
        <w:bottom w:val="none" w:sz="0" w:space="0" w:color="auto"/>
        <w:right w:val="none" w:sz="0" w:space="0" w:color="auto"/>
      </w:divBdr>
    </w:div>
    <w:div w:id="1057169201">
      <w:bodyDiv w:val="1"/>
      <w:marLeft w:val="0"/>
      <w:marRight w:val="0"/>
      <w:marTop w:val="0"/>
      <w:marBottom w:val="0"/>
      <w:divBdr>
        <w:top w:val="none" w:sz="0" w:space="0" w:color="auto"/>
        <w:left w:val="none" w:sz="0" w:space="0" w:color="auto"/>
        <w:bottom w:val="none" w:sz="0" w:space="0" w:color="auto"/>
        <w:right w:val="none" w:sz="0" w:space="0" w:color="auto"/>
      </w:divBdr>
    </w:div>
    <w:div w:id="1060176828">
      <w:bodyDiv w:val="1"/>
      <w:marLeft w:val="0"/>
      <w:marRight w:val="0"/>
      <w:marTop w:val="0"/>
      <w:marBottom w:val="0"/>
      <w:divBdr>
        <w:top w:val="none" w:sz="0" w:space="0" w:color="auto"/>
        <w:left w:val="none" w:sz="0" w:space="0" w:color="auto"/>
        <w:bottom w:val="none" w:sz="0" w:space="0" w:color="auto"/>
        <w:right w:val="none" w:sz="0" w:space="0" w:color="auto"/>
      </w:divBdr>
    </w:div>
    <w:div w:id="1074930044">
      <w:bodyDiv w:val="1"/>
      <w:marLeft w:val="0"/>
      <w:marRight w:val="0"/>
      <w:marTop w:val="0"/>
      <w:marBottom w:val="0"/>
      <w:divBdr>
        <w:top w:val="none" w:sz="0" w:space="0" w:color="auto"/>
        <w:left w:val="none" w:sz="0" w:space="0" w:color="auto"/>
        <w:bottom w:val="none" w:sz="0" w:space="0" w:color="auto"/>
        <w:right w:val="none" w:sz="0" w:space="0" w:color="auto"/>
      </w:divBdr>
    </w:div>
    <w:div w:id="1075663097">
      <w:bodyDiv w:val="1"/>
      <w:marLeft w:val="0"/>
      <w:marRight w:val="0"/>
      <w:marTop w:val="0"/>
      <w:marBottom w:val="0"/>
      <w:divBdr>
        <w:top w:val="none" w:sz="0" w:space="0" w:color="auto"/>
        <w:left w:val="none" w:sz="0" w:space="0" w:color="auto"/>
        <w:bottom w:val="none" w:sz="0" w:space="0" w:color="auto"/>
        <w:right w:val="none" w:sz="0" w:space="0" w:color="auto"/>
      </w:divBdr>
    </w:div>
    <w:div w:id="1079904106">
      <w:bodyDiv w:val="1"/>
      <w:marLeft w:val="0"/>
      <w:marRight w:val="0"/>
      <w:marTop w:val="0"/>
      <w:marBottom w:val="0"/>
      <w:divBdr>
        <w:top w:val="none" w:sz="0" w:space="0" w:color="auto"/>
        <w:left w:val="none" w:sz="0" w:space="0" w:color="auto"/>
        <w:bottom w:val="none" w:sz="0" w:space="0" w:color="auto"/>
        <w:right w:val="none" w:sz="0" w:space="0" w:color="auto"/>
      </w:divBdr>
    </w:div>
    <w:div w:id="1080366887">
      <w:bodyDiv w:val="1"/>
      <w:marLeft w:val="0"/>
      <w:marRight w:val="0"/>
      <w:marTop w:val="0"/>
      <w:marBottom w:val="0"/>
      <w:divBdr>
        <w:top w:val="none" w:sz="0" w:space="0" w:color="auto"/>
        <w:left w:val="none" w:sz="0" w:space="0" w:color="auto"/>
        <w:bottom w:val="none" w:sz="0" w:space="0" w:color="auto"/>
        <w:right w:val="none" w:sz="0" w:space="0" w:color="auto"/>
      </w:divBdr>
    </w:div>
    <w:div w:id="1082022915">
      <w:bodyDiv w:val="1"/>
      <w:marLeft w:val="0"/>
      <w:marRight w:val="0"/>
      <w:marTop w:val="0"/>
      <w:marBottom w:val="0"/>
      <w:divBdr>
        <w:top w:val="none" w:sz="0" w:space="0" w:color="auto"/>
        <w:left w:val="none" w:sz="0" w:space="0" w:color="auto"/>
        <w:bottom w:val="none" w:sz="0" w:space="0" w:color="auto"/>
        <w:right w:val="none" w:sz="0" w:space="0" w:color="auto"/>
      </w:divBdr>
    </w:div>
    <w:div w:id="1082798220">
      <w:bodyDiv w:val="1"/>
      <w:marLeft w:val="0"/>
      <w:marRight w:val="0"/>
      <w:marTop w:val="0"/>
      <w:marBottom w:val="0"/>
      <w:divBdr>
        <w:top w:val="none" w:sz="0" w:space="0" w:color="auto"/>
        <w:left w:val="none" w:sz="0" w:space="0" w:color="auto"/>
        <w:bottom w:val="none" w:sz="0" w:space="0" w:color="auto"/>
        <w:right w:val="none" w:sz="0" w:space="0" w:color="auto"/>
      </w:divBdr>
    </w:div>
    <w:div w:id="1083992276">
      <w:bodyDiv w:val="1"/>
      <w:marLeft w:val="0"/>
      <w:marRight w:val="0"/>
      <w:marTop w:val="0"/>
      <w:marBottom w:val="0"/>
      <w:divBdr>
        <w:top w:val="none" w:sz="0" w:space="0" w:color="auto"/>
        <w:left w:val="none" w:sz="0" w:space="0" w:color="auto"/>
        <w:bottom w:val="none" w:sz="0" w:space="0" w:color="auto"/>
        <w:right w:val="none" w:sz="0" w:space="0" w:color="auto"/>
      </w:divBdr>
    </w:div>
    <w:div w:id="1085690130">
      <w:bodyDiv w:val="1"/>
      <w:marLeft w:val="0"/>
      <w:marRight w:val="0"/>
      <w:marTop w:val="0"/>
      <w:marBottom w:val="0"/>
      <w:divBdr>
        <w:top w:val="none" w:sz="0" w:space="0" w:color="auto"/>
        <w:left w:val="none" w:sz="0" w:space="0" w:color="auto"/>
        <w:bottom w:val="none" w:sz="0" w:space="0" w:color="auto"/>
        <w:right w:val="none" w:sz="0" w:space="0" w:color="auto"/>
      </w:divBdr>
    </w:div>
    <w:div w:id="1087386944">
      <w:bodyDiv w:val="1"/>
      <w:marLeft w:val="0"/>
      <w:marRight w:val="0"/>
      <w:marTop w:val="0"/>
      <w:marBottom w:val="0"/>
      <w:divBdr>
        <w:top w:val="none" w:sz="0" w:space="0" w:color="auto"/>
        <w:left w:val="none" w:sz="0" w:space="0" w:color="auto"/>
        <w:bottom w:val="none" w:sz="0" w:space="0" w:color="auto"/>
        <w:right w:val="none" w:sz="0" w:space="0" w:color="auto"/>
      </w:divBdr>
    </w:div>
    <w:div w:id="1087728868">
      <w:bodyDiv w:val="1"/>
      <w:marLeft w:val="0"/>
      <w:marRight w:val="0"/>
      <w:marTop w:val="0"/>
      <w:marBottom w:val="0"/>
      <w:divBdr>
        <w:top w:val="none" w:sz="0" w:space="0" w:color="auto"/>
        <w:left w:val="none" w:sz="0" w:space="0" w:color="auto"/>
        <w:bottom w:val="none" w:sz="0" w:space="0" w:color="auto"/>
        <w:right w:val="none" w:sz="0" w:space="0" w:color="auto"/>
      </w:divBdr>
    </w:div>
    <w:div w:id="1102725108">
      <w:bodyDiv w:val="1"/>
      <w:marLeft w:val="0"/>
      <w:marRight w:val="0"/>
      <w:marTop w:val="0"/>
      <w:marBottom w:val="0"/>
      <w:divBdr>
        <w:top w:val="none" w:sz="0" w:space="0" w:color="auto"/>
        <w:left w:val="none" w:sz="0" w:space="0" w:color="auto"/>
        <w:bottom w:val="none" w:sz="0" w:space="0" w:color="auto"/>
        <w:right w:val="none" w:sz="0" w:space="0" w:color="auto"/>
      </w:divBdr>
    </w:div>
    <w:div w:id="1103303464">
      <w:bodyDiv w:val="1"/>
      <w:marLeft w:val="0"/>
      <w:marRight w:val="0"/>
      <w:marTop w:val="0"/>
      <w:marBottom w:val="0"/>
      <w:divBdr>
        <w:top w:val="none" w:sz="0" w:space="0" w:color="auto"/>
        <w:left w:val="none" w:sz="0" w:space="0" w:color="auto"/>
        <w:bottom w:val="none" w:sz="0" w:space="0" w:color="auto"/>
        <w:right w:val="none" w:sz="0" w:space="0" w:color="auto"/>
      </w:divBdr>
    </w:div>
    <w:div w:id="1113407106">
      <w:bodyDiv w:val="1"/>
      <w:marLeft w:val="0"/>
      <w:marRight w:val="0"/>
      <w:marTop w:val="0"/>
      <w:marBottom w:val="0"/>
      <w:divBdr>
        <w:top w:val="none" w:sz="0" w:space="0" w:color="auto"/>
        <w:left w:val="none" w:sz="0" w:space="0" w:color="auto"/>
        <w:bottom w:val="none" w:sz="0" w:space="0" w:color="auto"/>
        <w:right w:val="none" w:sz="0" w:space="0" w:color="auto"/>
      </w:divBdr>
    </w:div>
    <w:div w:id="1115443915">
      <w:bodyDiv w:val="1"/>
      <w:marLeft w:val="0"/>
      <w:marRight w:val="0"/>
      <w:marTop w:val="0"/>
      <w:marBottom w:val="0"/>
      <w:divBdr>
        <w:top w:val="none" w:sz="0" w:space="0" w:color="auto"/>
        <w:left w:val="none" w:sz="0" w:space="0" w:color="auto"/>
        <w:bottom w:val="none" w:sz="0" w:space="0" w:color="auto"/>
        <w:right w:val="none" w:sz="0" w:space="0" w:color="auto"/>
      </w:divBdr>
    </w:div>
    <w:div w:id="1115754776">
      <w:bodyDiv w:val="1"/>
      <w:marLeft w:val="0"/>
      <w:marRight w:val="0"/>
      <w:marTop w:val="0"/>
      <w:marBottom w:val="0"/>
      <w:divBdr>
        <w:top w:val="none" w:sz="0" w:space="0" w:color="auto"/>
        <w:left w:val="none" w:sz="0" w:space="0" w:color="auto"/>
        <w:bottom w:val="none" w:sz="0" w:space="0" w:color="auto"/>
        <w:right w:val="none" w:sz="0" w:space="0" w:color="auto"/>
      </w:divBdr>
    </w:div>
    <w:div w:id="1117020160">
      <w:bodyDiv w:val="1"/>
      <w:marLeft w:val="0"/>
      <w:marRight w:val="0"/>
      <w:marTop w:val="0"/>
      <w:marBottom w:val="0"/>
      <w:divBdr>
        <w:top w:val="none" w:sz="0" w:space="0" w:color="auto"/>
        <w:left w:val="none" w:sz="0" w:space="0" w:color="auto"/>
        <w:bottom w:val="none" w:sz="0" w:space="0" w:color="auto"/>
        <w:right w:val="none" w:sz="0" w:space="0" w:color="auto"/>
      </w:divBdr>
    </w:div>
    <w:div w:id="1117456725">
      <w:bodyDiv w:val="1"/>
      <w:marLeft w:val="0"/>
      <w:marRight w:val="0"/>
      <w:marTop w:val="0"/>
      <w:marBottom w:val="0"/>
      <w:divBdr>
        <w:top w:val="none" w:sz="0" w:space="0" w:color="auto"/>
        <w:left w:val="none" w:sz="0" w:space="0" w:color="auto"/>
        <w:bottom w:val="none" w:sz="0" w:space="0" w:color="auto"/>
        <w:right w:val="none" w:sz="0" w:space="0" w:color="auto"/>
      </w:divBdr>
    </w:div>
    <w:div w:id="1117794433">
      <w:bodyDiv w:val="1"/>
      <w:marLeft w:val="0"/>
      <w:marRight w:val="0"/>
      <w:marTop w:val="0"/>
      <w:marBottom w:val="0"/>
      <w:divBdr>
        <w:top w:val="none" w:sz="0" w:space="0" w:color="auto"/>
        <w:left w:val="none" w:sz="0" w:space="0" w:color="auto"/>
        <w:bottom w:val="none" w:sz="0" w:space="0" w:color="auto"/>
        <w:right w:val="none" w:sz="0" w:space="0" w:color="auto"/>
      </w:divBdr>
    </w:div>
    <w:div w:id="1120732743">
      <w:bodyDiv w:val="1"/>
      <w:marLeft w:val="0"/>
      <w:marRight w:val="0"/>
      <w:marTop w:val="0"/>
      <w:marBottom w:val="0"/>
      <w:divBdr>
        <w:top w:val="none" w:sz="0" w:space="0" w:color="auto"/>
        <w:left w:val="none" w:sz="0" w:space="0" w:color="auto"/>
        <w:bottom w:val="none" w:sz="0" w:space="0" w:color="auto"/>
        <w:right w:val="none" w:sz="0" w:space="0" w:color="auto"/>
      </w:divBdr>
    </w:div>
    <w:div w:id="1121529562">
      <w:bodyDiv w:val="1"/>
      <w:marLeft w:val="0"/>
      <w:marRight w:val="0"/>
      <w:marTop w:val="0"/>
      <w:marBottom w:val="0"/>
      <w:divBdr>
        <w:top w:val="none" w:sz="0" w:space="0" w:color="auto"/>
        <w:left w:val="none" w:sz="0" w:space="0" w:color="auto"/>
        <w:bottom w:val="none" w:sz="0" w:space="0" w:color="auto"/>
        <w:right w:val="none" w:sz="0" w:space="0" w:color="auto"/>
      </w:divBdr>
    </w:div>
    <w:div w:id="1124692245">
      <w:bodyDiv w:val="1"/>
      <w:marLeft w:val="0"/>
      <w:marRight w:val="0"/>
      <w:marTop w:val="0"/>
      <w:marBottom w:val="0"/>
      <w:divBdr>
        <w:top w:val="none" w:sz="0" w:space="0" w:color="auto"/>
        <w:left w:val="none" w:sz="0" w:space="0" w:color="auto"/>
        <w:bottom w:val="none" w:sz="0" w:space="0" w:color="auto"/>
        <w:right w:val="none" w:sz="0" w:space="0" w:color="auto"/>
      </w:divBdr>
    </w:div>
    <w:div w:id="1131022482">
      <w:bodyDiv w:val="1"/>
      <w:marLeft w:val="0"/>
      <w:marRight w:val="0"/>
      <w:marTop w:val="0"/>
      <w:marBottom w:val="0"/>
      <w:divBdr>
        <w:top w:val="none" w:sz="0" w:space="0" w:color="auto"/>
        <w:left w:val="none" w:sz="0" w:space="0" w:color="auto"/>
        <w:bottom w:val="none" w:sz="0" w:space="0" w:color="auto"/>
        <w:right w:val="none" w:sz="0" w:space="0" w:color="auto"/>
      </w:divBdr>
    </w:div>
    <w:div w:id="1131434145">
      <w:bodyDiv w:val="1"/>
      <w:marLeft w:val="0"/>
      <w:marRight w:val="0"/>
      <w:marTop w:val="0"/>
      <w:marBottom w:val="0"/>
      <w:divBdr>
        <w:top w:val="none" w:sz="0" w:space="0" w:color="auto"/>
        <w:left w:val="none" w:sz="0" w:space="0" w:color="auto"/>
        <w:bottom w:val="none" w:sz="0" w:space="0" w:color="auto"/>
        <w:right w:val="none" w:sz="0" w:space="0" w:color="auto"/>
      </w:divBdr>
    </w:div>
    <w:div w:id="1131632729">
      <w:bodyDiv w:val="1"/>
      <w:marLeft w:val="0"/>
      <w:marRight w:val="0"/>
      <w:marTop w:val="0"/>
      <w:marBottom w:val="0"/>
      <w:divBdr>
        <w:top w:val="none" w:sz="0" w:space="0" w:color="auto"/>
        <w:left w:val="none" w:sz="0" w:space="0" w:color="auto"/>
        <w:bottom w:val="none" w:sz="0" w:space="0" w:color="auto"/>
        <w:right w:val="none" w:sz="0" w:space="0" w:color="auto"/>
      </w:divBdr>
    </w:div>
    <w:div w:id="1132790996">
      <w:bodyDiv w:val="1"/>
      <w:marLeft w:val="0"/>
      <w:marRight w:val="0"/>
      <w:marTop w:val="0"/>
      <w:marBottom w:val="0"/>
      <w:divBdr>
        <w:top w:val="none" w:sz="0" w:space="0" w:color="auto"/>
        <w:left w:val="none" w:sz="0" w:space="0" w:color="auto"/>
        <w:bottom w:val="none" w:sz="0" w:space="0" w:color="auto"/>
        <w:right w:val="none" w:sz="0" w:space="0" w:color="auto"/>
      </w:divBdr>
    </w:div>
    <w:div w:id="1135487425">
      <w:bodyDiv w:val="1"/>
      <w:marLeft w:val="0"/>
      <w:marRight w:val="0"/>
      <w:marTop w:val="0"/>
      <w:marBottom w:val="0"/>
      <w:divBdr>
        <w:top w:val="none" w:sz="0" w:space="0" w:color="auto"/>
        <w:left w:val="none" w:sz="0" w:space="0" w:color="auto"/>
        <w:bottom w:val="none" w:sz="0" w:space="0" w:color="auto"/>
        <w:right w:val="none" w:sz="0" w:space="0" w:color="auto"/>
      </w:divBdr>
    </w:div>
    <w:div w:id="1137602508">
      <w:bodyDiv w:val="1"/>
      <w:marLeft w:val="0"/>
      <w:marRight w:val="0"/>
      <w:marTop w:val="0"/>
      <w:marBottom w:val="0"/>
      <w:divBdr>
        <w:top w:val="none" w:sz="0" w:space="0" w:color="auto"/>
        <w:left w:val="none" w:sz="0" w:space="0" w:color="auto"/>
        <w:bottom w:val="none" w:sz="0" w:space="0" w:color="auto"/>
        <w:right w:val="none" w:sz="0" w:space="0" w:color="auto"/>
      </w:divBdr>
    </w:div>
    <w:div w:id="1138306260">
      <w:bodyDiv w:val="1"/>
      <w:marLeft w:val="0"/>
      <w:marRight w:val="0"/>
      <w:marTop w:val="0"/>
      <w:marBottom w:val="0"/>
      <w:divBdr>
        <w:top w:val="none" w:sz="0" w:space="0" w:color="auto"/>
        <w:left w:val="none" w:sz="0" w:space="0" w:color="auto"/>
        <w:bottom w:val="none" w:sz="0" w:space="0" w:color="auto"/>
        <w:right w:val="none" w:sz="0" w:space="0" w:color="auto"/>
      </w:divBdr>
    </w:div>
    <w:div w:id="1138493000">
      <w:bodyDiv w:val="1"/>
      <w:marLeft w:val="0"/>
      <w:marRight w:val="0"/>
      <w:marTop w:val="0"/>
      <w:marBottom w:val="0"/>
      <w:divBdr>
        <w:top w:val="none" w:sz="0" w:space="0" w:color="auto"/>
        <w:left w:val="none" w:sz="0" w:space="0" w:color="auto"/>
        <w:bottom w:val="none" w:sz="0" w:space="0" w:color="auto"/>
        <w:right w:val="none" w:sz="0" w:space="0" w:color="auto"/>
      </w:divBdr>
    </w:div>
    <w:div w:id="1138499488">
      <w:bodyDiv w:val="1"/>
      <w:marLeft w:val="0"/>
      <w:marRight w:val="0"/>
      <w:marTop w:val="0"/>
      <w:marBottom w:val="0"/>
      <w:divBdr>
        <w:top w:val="none" w:sz="0" w:space="0" w:color="auto"/>
        <w:left w:val="none" w:sz="0" w:space="0" w:color="auto"/>
        <w:bottom w:val="none" w:sz="0" w:space="0" w:color="auto"/>
        <w:right w:val="none" w:sz="0" w:space="0" w:color="auto"/>
      </w:divBdr>
    </w:div>
    <w:div w:id="1138763619">
      <w:bodyDiv w:val="1"/>
      <w:marLeft w:val="0"/>
      <w:marRight w:val="0"/>
      <w:marTop w:val="0"/>
      <w:marBottom w:val="0"/>
      <w:divBdr>
        <w:top w:val="none" w:sz="0" w:space="0" w:color="auto"/>
        <w:left w:val="none" w:sz="0" w:space="0" w:color="auto"/>
        <w:bottom w:val="none" w:sz="0" w:space="0" w:color="auto"/>
        <w:right w:val="none" w:sz="0" w:space="0" w:color="auto"/>
      </w:divBdr>
    </w:div>
    <w:div w:id="1139807815">
      <w:bodyDiv w:val="1"/>
      <w:marLeft w:val="0"/>
      <w:marRight w:val="0"/>
      <w:marTop w:val="0"/>
      <w:marBottom w:val="0"/>
      <w:divBdr>
        <w:top w:val="none" w:sz="0" w:space="0" w:color="auto"/>
        <w:left w:val="none" w:sz="0" w:space="0" w:color="auto"/>
        <w:bottom w:val="none" w:sz="0" w:space="0" w:color="auto"/>
        <w:right w:val="none" w:sz="0" w:space="0" w:color="auto"/>
      </w:divBdr>
    </w:div>
    <w:div w:id="1144001815">
      <w:bodyDiv w:val="1"/>
      <w:marLeft w:val="0"/>
      <w:marRight w:val="0"/>
      <w:marTop w:val="0"/>
      <w:marBottom w:val="0"/>
      <w:divBdr>
        <w:top w:val="none" w:sz="0" w:space="0" w:color="auto"/>
        <w:left w:val="none" w:sz="0" w:space="0" w:color="auto"/>
        <w:bottom w:val="none" w:sz="0" w:space="0" w:color="auto"/>
        <w:right w:val="none" w:sz="0" w:space="0" w:color="auto"/>
      </w:divBdr>
    </w:div>
    <w:div w:id="1152020944">
      <w:bodyDiv w:val="1"/>
      <w:marLeft w:val="0"/>
      <w:marRight w:val="0"/>
      <w:marTop w:val="0"/>
      <w:marBottom w:val="0"/>
      <w:divBdr>
        <w:top w:val="none" w:sz="0" w:space="0" w:color="auto"/>
        <w:left w:val="none" w:sz="0" w:space="0" w:color="auto"/>
        <w:bottom w:val="none" w:sz="0" w:space="0" w:color="auto"/>
        <w:right w:val="none" w:sz="0" w:space="0" w:color="auto"/>
      </w:divBdr>
      <w:divsChild>
        <w:div w:id="469635502">
          <w:marLeft w:val="480"/>
          <w:marRight w:val="0"/>
          <w:marTop w:val="0"/>
          <w:marBottom w:val="0"/>
          <w:divBdr>
            <w:top w:val="none" w:sz="0" w:space="0" w:color="auto"/>
            <w:left w:val="none" w:sz="0" w:space="0" w:color="auto"/>
            <w:bottom w:val="none" w:sz="0" w:space="0" w:color="auto"/>
            <w:right w:val="none" w:sz="0" w:space="0" w:color="auto"/>
          </w:divBdr>
        </w:div>
        <w:div w:id="1162046258">
          <w:marLeft w:val="480"/>
          <w:marRight w:val="0"/>
          <w:marTop w:val="0"/>
          <w:marBottom w:val="0"/>
          <w:divBdr>
            <w:top w:val="none" w:sz="0" w:space="0" w:color="auto"/>
            <w:left w:val="none" w:sz="0" w:space="0" w:color="auto"/>
            <w:bottom w:val="none" w:sz="0" w:space="0" w:color="auto"/>
            <w:right w:val="none" w:sz="0" w:space="0" w:color="auto"/>
          </w:divBdr>
        </w:div>
        <w:div w:id="2124764972">
          <w:marLeft w:val="480"/>
          <w:marRight w:val="0"/>
          <w:marTop w:val="0"/>
          <w:marBottom w:val="0"/>
          <w:divBdr>
            <w:top w:val="none" w:sz="0" w:space="0" w:color="auto"/>
            <w:left w:val="none" w:sz="0" w:space="0" w:color="auto"/>
            <w:bottom w:val="none" w:sz="0" w:space="0" w:color="auto"/>
            <w:right w:val="none" w:sz="0" w:space="0" w:color="auto"/>
          </w:divBdr>
        </w:div>
        <w:div w:id="1175344014">
          <w:marLeft w:val="480"/>
          <w:marRight w:val="0"/>
          <w:marTop w:val="0"/>
          <w:marBottom w:val="0"/>
          <w:divBdr>
            <w:top w:val="none" w:sz="0" w:space="0" w:color="auto"/>
            <w:left w:val="none" w:sz="0" w:space="0" w:color="auto"/>
            <w:bottom w:val="none" w:sz="0" w:space="0" w:color="auto"/>
            <w:right w:val="none" w:sz="0" w:space="0" w:color="auto"/>
          </w:divBdr>
        </w:div>
        <w:div w:id="224687826">
          <w:marLeft w:val="480"/>
          <w:marRight w:val="0"/>
          <w:marTop w:val="0"/>
          <w:marBottom w:val="0"/>
          <w:divBdr>
            <w:top w:val="none" w:sz="0" w:space="0" w:color="auto"/>
            <w:left w:val="none" w:sz="0" w:space="0" w:color="auto"/>
            <w:bottom w:val="none" w:sz="0" w:space="0" w:color="auto"/>
            <w:right w:val="none" w:sz="0" w:space="0" w:color="auto"/>
          </w:divBdr>
        </w:div>
        <w:div w:id="44835521">
          <w:marLeft w:val="480"/>
          <w:marRight w:val="0"/>
          <w:marTop w:val="0"/>
          <w:marBottom w:val="0"/>
          <w:divBdr>
            <w:top w:val="none" w:sz="0" w:space="0" w:color="auto"/>
            <w:left w:val="none" w:sz="0" w:space="0" w:color="auto"/>
            <w:bottom w:val="none" w:sz="0" w:space="0" w:color="auto"/>
            <w:right w:val="none" w:sz="0" w:space="0" w:color="auto"/>
          </w:divBdr>
        </w:div>
        <w:div w:id="1660425357">
          <w:marLeft w:val="480"/>
          <w:marRight w:val="0"/>
          <w:marTop w:val="0"/>
          <w:marBottom w:val="0"/>
          <w:divBdr>
            <w:top w:val="none" w:sz="0" w:space="0" w:color="auto"/>
            <w:left w:val="none" w:sz="0" w:space="0" w:color="auto"/>
            <w:bottom w:val="none" w:sz="0" w:space="0" w:color="auto"/>
            <w:right w:val="none" w:sz="0" w:space="0" w:color="auto"/>
          </w:divBdr>
        </w:div>
        <w:div w:id="14311252">
          <w:marLeft w:val="480"/>
          <w:marRight w:val="0"/>
          <w:marTop w:val="0"/>
          <w:marBottom w:val="0"/>
          <w:divBdr>
            <w:top w:val="none" w:sz="0" w:space="0" w:color="auto"/>
            <w:left w:val="none" w:sz="0" w:space="0" w:color="auto"/>
            <w:bottom w:val="none" w:sz="0" w:space="0" w:color="auto"/>
            <w:right w:val="none" w:sz="0" w:space="0" w:color="auto"/>
          </w:divBdr>
        </w:div>
        <w:div w:id="905796445">
          <w:marLeft w:val="480"/>
          <w:marRight w:val="0"/>
          <w:marTop w:val="0"/>
          <w:marBottom w:val="0"/>
          <w:divBdr>
            <w:top w:val="none" w:sz="0" w:space="0" w:color="auto"/>
            <w:left w:val="none" w:sz="0" w:space="0" w:color="auto"/>
            <w:bottom w:val="none" w:sz="0" w:space="0" w:color="auto"/>
            <w:right w:val="none" w:sz="0" w:space="0" w:color="auto"/>
          </w:divBdr>
        </w:div>
        <w:div w:id="550847968">
          <w:marLeft w:val="480"/>
          <w:marRight w:val="0"/>
          <w:marTop w:val="0"/>
          <w:marBottom w:val="0"/>
          <w:divBdr>
            <w:top w:val="none" w:sz="0" w:space="0" w:color="auto"/>
            <w:left w:val="none" w:sz="0" w:space="0" w:color="auto"/>
            <w:bottom w:val="none" w:sz="0" w:space="0" w:color="auto"/>
            <w:right w:val="none" w:sz="0" w:space="0" w:color="auto"/>
          </w:divBdr>
        </w:div>
        <w:div w:id="911812876">
          <w:marLeft w:val="480"/>
          <w:marRight w:val="0"/>
          <w:marTop w:val="0"/>
          <w:marBottom w:val="0"/>
          <w:divBdr>
            <w:top w:val="none" w:sz="0" w:space="0" w:color="auto"/>
            <w:left w:val="none" w:sz="0" w:space="0" w:color="auto"/>
            <w:bottom w:val="none" w:sz="0" w:space="0" w:color="auto"/>
            <w:right w:val="none" w:sz="0" w:space="0" w:color="auto"/>
          </w:divBdr>
        </w:div>
        <w:div w:id="1015963648">
          <w:marLeft w:val="480"/>
          <w:marRight w:val="0"/>
          <w:marTop w:val="0"/>
          <w:marBottom w:val="0"/>
          <w:divBdr>
            <w:top w:val="none" w:sz="0" w:space="0" w:color="auto"/>
            <w:left w:val="none" w:sz="0" w:space="0" w:color="auto"/>
            <w:bottom w:val="none" w:sz="0" w:space="0" w:color="auto"/>
            <w:right w:val="none" w:sz="0" w:space="0" w:color="auto"/>
          </w:divBdr>
        </w:div>
        <w:div w:id="291446691">
          <w:marLeft w:val="480"/>
          <w:marRight w:val="0"/>
          <w:marTop w:val="0"/>
          <w:marBottom w:val="0"/>
          <w:divBdr>
            <w:top w:val="none" w:sz="0" w:space="0" w:color="auto"/>
            <w:left w:val="none" w:sz="0" w:space="0" w:color="auto"/>
            <w:bottom w:val="none" w:sz="0" w:space="0" w:color="auto"/>
            <w:right w:val="none" w:sz="0" w:space="0" w:color="auto"/>
          </w:divBdr>
        </w:div>
        <w:div w:id="1380200351">
          <w:marLeft w:val="480"/>
          <w:marRight w:val="0"/>
          <w:marTop w:val="0"/>
          <w:marBottom w:val="0"/>
          <w:divBdr>
            <w:top w:val="none" w:sz="0" w:space="0" w:color="auto"/>
            <w:left w:val="none" w:sz="0" w:space="0" w:color="auto"/>
            <w:bottom w:val="none" w:sz="0" w:space="0" w:color="auto"/>
            <w:right w:val="none" w:sz="0" w:space="0" w:color="auto"/>
          </w:divBdr>
        </w:div>
        <w:div w:id="249507493">
          <w:marLeft w:val="480"/>
          <w:marRight w:val="0"/>
          <w:marTop w:val="0"/>
          <w:marBottom w:val="0"/>
          <w:divBdr>
            <w:top w:val="none" w:sz="0" w:space="0" w:color="auto"/>
            <w:left w:val="none" w:sz="0" w:space="0" w:color="auto"/>
            <w:bottom w:val="none" w:sz="0" w:space="0" w:color="auto"/>
            <w:right w:val="none" w:sz="0" w:space="0" w:color="auto"/>
          </w:divBdr>
        </w:div>
        <w:div w:id="1945385282">
          <w:marLeft w:val="480"/>
          <w:marRight w:val="0"/>
          <w:marTop w:val="0"/>
          <w:marBottom w:val="0"/>
          <w:divBdr>
            <w:top w:val="none" w:sz="0" w:space="0" w:color="auto"/>
            <w:left w:val="none" w:sz="0" w:space="0" w:color="auto"/>
            <w:bottom w:val="none" w:sz="0" w:space="0" w:color="auto"/>
            <w:right w:val="none" w:sz="0" w:space="0" w:color="auto"/>
          </w:divBdr>
        </w:div>
        <w:div w:id="701319800">
          <w:marLeft w:val="480"/>
          <w:marRight w:val="0"/>
          <w:marTop w:val="0"/>
          <w:marBottom w:val="0"/>
          <w:divBdr>
            <w:top w:val="none" w:sz="0" w:space="0" w:color="auto"/>
            <w:left w:val="none" w:sz="0" w:space="0" w:color="auto"/>
            <w:bottom w:val="none" w:sz="0" w:space="0" w:color="auto"/>
            <w:right w:val="none" w:sz="0" w:space="0" w:color="auto"/>
          </w:divBdr>
        </w:div>
        <w:div w:id="173418678">
          <w:marLeft w:val="480"/>
          <w:marRight w:val="0"/>
          <w:marTop w:val="0"/>
          <w:marBottom w:val="0"/>
          <w:divBdr>
            <w:top w:val="none" w:sz="0" w:space="0" w:color="auto"/>
            <w:left w:val="none" w:sz="0" w:space="0" w:color="auto"/>
            <w:bottom w:val="none" w:sz="0" w:space="0" w:color="auto"/>
            <w:right w:val="none" w:sz="0" w:space="0" w:color="auto"/>
          </w:divBdr>
        </w:div>
        <w:div w:id="1733043506">
          <w:marLeft w:val="480"/>
          <w:marRight w:val="0"/>
          <w:marTop w:val="0"/>
          <w:marBottom w:val="0"/>
          <w:divBdr>
            <w:top w:val="none" w:sz="0" w:space="0" w:color="auto"/>
            <w:left w:val="none" w:sz="0" w:space="0" w:color="auto"/>
            <w:bottom w:val="none" w:sz="0" w:space="0" w:color="auto"/>
            <w:right w:val="none" w:sz="0" w:space="0" w:color="auto"/>
          </w:divBdr>
        </w:div>
        <w:div w:id="291133638">
          <w:marLeft w:val="480"/>
          <w:marRight w:val="0"/>
          <w:marTop w:val="0"/>
          <w:marBottom w:val="0"/>
          <w:divBdr>
            <w:top w:val="none" w:sz="0" w:space="0" w:color="auto"/>
            <w:left w:val="none" w:sz="0" w:space="0" w:color="auto"/>
            <w:bottom w:val="none" w:sz="0" w:space="0" w:color="auto"/>
            <w:right w:val="none" w:sz="0" w:space="0" w:color="auto"/>
          </w:divBdr>
        </w:div>
        <w:div w:id="1422337108">
          <w:marLeft w:val="480"/>
          <w:marRight w:val="0"/>
          <w:marTop w:val="0"/>
          <w:marBottom w:val="0"/>
          <w:divBdr>
            <w:top w:val="none" w:sz="0" w:space="0" w:color="auto"/>
            <w:left w:val="none" w:sz="0" w:space="0" w:color="auto"/>
            <w:bottom w:val="none" w:sz="0" w:space="0" w:color="auto"/>
            <w:right w:val="none" w:sz="0" w:space="0" w:color="auto"/>
          </w:divBdr>
        </w:div>
        <w:div w:id="1337730084">
          <w:marLeft w:val="480"/>
          <w:marRight w:val="0"/>
          <w:marTop w:val="0"/>
          <w:marBottom w:val="0"/>
          <w:divBdr>
            <w:top w:val="none" w:sz="0" w:space="0" w:color="auto"/>
            <w:left w:val="none" w:sz="0" w:space="0" w:color="auto"/>
            <w:bottom w:val="none" w:sz="0" w:space="0" w:color="auto"/>
            <w:right w:val="none" w:sz="0" w:space="0" w:color="auto"/>
          </w:divBdr>
        </w:div>
        <w:div w:id="155390663">
          <w:marLeft w:val="480"/>
          <w:marRight w:val="0"/>
          <w:marTop w:val="0"/>
          <w:marBottom w:val="0"/>
          <w:divBdr>
            <w:top w:val="none" w:sz="0" w:space="0" w:color="auto"/>
            <w:left w:val="none" w:sz="0" w:space="0" w:color="auto"/>
            <w:bottom w:val="none" w:sz="0" w:space="0" w:color="auto"/>
            <w:right w:val="none" w:sz="0" w:space="0" w:color="auto"/>
          </w:divBdr>
        </w:div>
        <w:div w:id="2011715969">
          <w:marLeft w:val="480"/>
          <w:marRight w:val="0"/>
          <w:marTop w:val="0"/>
          <w:marBottom w:val="0"/>
          <w:divBdr>
            <w:top w:val="none" w:sz="0" w:space="0" w:color="auto"/>
            <w:left w:val="none" w:sz="0" w:space="0" w:color="auto"/>
            <w:bottom w:val="none" w:sz="0" w:space="0" w:color="auto"/>
            <w:right w:val="none" w:sz="0" w:space="0" w:color="auto"/>
          </w:divBdr>
        </w:div>
        <w:div w:id="1463378444">
          <w:marLeft w:val="480"/>
          <w:marRight w:val="0"/>
          <w:marTop w:val="0"/>
          <w:marBottom w:val="0"/>
          <w:divBdr>
            <w:top w:val="none" w:sz="0" w:space="0" w:color="auto"/>
            <w:left w:val="none" w:sz="0" w:space="0" w:color="auto"/>
            <w:bottom w:val="none" w:sz="0" w:space="0" w:color="auto"/>
            <w:right w:val="none" w:sz="0" w:space="0" w:color="auto"/>
          </w:divBdr>
        </w:div>
        <w:div w:id="265042283">
          <w:marLeft w:val="480"/>
          <w:marRight w:val="0"/>
          <w:marTop w:val="0"/>
          <w:marBottom w:val="0"/>
          <w:divBdr>
            <w:top w:val="none" w:sz="0" w:space="0" w:color="auto"/>
            <w:left w:val="none" w:sz="0" w:space="0" w:color="auto"/>
            <w:bottom w:val="none" w:sz="0" w:space="0" w:color="auto"/>
            <w:right w:val="none" w:sz="0" w:space="0" w:color="auto"/>
          </w:divBdr>
        </w:div>
        <w:div w:id="1740053067">
          <w:marLeft w:val="480"/>
          <w:marRight w:val="0"/>
          <w:marTop w:val="0"/>
          <w:marBottom w:val="0"/>
          <w:divBdr>
            <w:top w:val="none" w:sz="0" w:space="0" w:color="auto"/>
            <w:left w:val="none" w:sz="0" w:space="0" w:color="auto"/>
            <w:bottom w:val="none" w:sz="0" w:space="0" w:color="auto"/>
            <w:right w:val="none" w:sz="0" w:space="0" w:color="auto"/>
          </w:divBdr>
        </w:div>
        <w:div w:id="1233389888">
          <w:marLeft w:val="480"/>
          <w:marRight w:val="0"/>
          <w:marTop w:val="0"/>
          <w:marBottom w:val="0"/>
          <w:divBdr>
            <w:top w:val="none" w:sz="0" w:space="0" w:color="auto"/>
            <w:left w:val="none" w:sz="0" w:space="0" w:color="auto"/>
            <w:bottom w:val="none" w:sz="0" w:space="0" w:color="auto"/>
            <w:right w:val="none" w:sz="0" w:space="0" w:color="auto"/>
          </w:divBdr>
        </w:div>
        <w:div w:id="1722288022">
          <w:marLeft w:val="480"/>
          <w:marRight w:val="0"/>
          <w:marTop w:val="0"/>
          <w:marBottom w:val="0"/>
          <w:divBdr>
            <w:top w:val="none" w:sz="0" w:space="0" w:color="auto"/>
            <w:left w:val="none" w:sz="0" w:space="0" w:color="auto"/>
            <w:bottom w:val="none" w:sz="0" w:space="0" w:color="auto"/>
            <w:right w:val="none" w:sz="0" w:space="0" w:color="auto"/>
          </w:divBdr>
        </w:div>
        <w:div w:id="450518243">
          <w:marLeft w:val="480"/>
          <w:marRight w:val="0"/>
          <w:marTop w:val="0"/>
          <w:marBottom w:val="0"/>
          <w:divBdr>
            <w:top w:val="none" w:sz="0" w:space="0" w:color="auto"/>
            <w:left w:val="none" w:sz="0" w:space="0" w:color="auto"/>
            <w:bottom w:val="none" w:sz="0" w:space="0" w:color="auto"/>
            <w:right w:val="none" w:sz="0" w:space="0" w:color="auto"/>
          </w:divBdr>
        </w:div>
        <w:div w:id="508250643">
          <w:marLeft w:val="480"/>
          <w:marRight w:val="0"/>
          <w:marTop w:val="0"/>
          <w:marBottom w:val="0"/>
          <w:divBdr>
            <w:top w:val="none" w:sz="0" w:space="0" w:color="auto"/>
            <w:left w:val="none" w:sz="0" w:space="0" w:color="auto"/>
            <w:bottom w:val="none" w:sz="0" w:space="0" w:color="auto"/>
            <w:right w:val="none" w:sz="0" w:space="0" w:color="auto"/>
          </w:divBdr>
        </w:div>
        <w:div w:id="1264074084">
          <w:marLeft w:val="480"/>
          <w:marRight w:val="0"/>
          <w:marTop w:val="0"/>
          <w:marBottom w:val="0"/>
          <w:divBdr>
            <w:top w:val="none" w:sz="0" w:space="0" w:color="auto"/>
            <w:left w:val="none" w:sz="0" w:space="0" w:color="auto"/>
            <w:bottom w:val="none" w:sz="0" w:space="0" w:color="auto"/>
            <w:right w:val="none" w:sz="0" w:space="0" w:color="auto"/>
          </w:divBdr>
        </w:div>
        <w:div w:id="1308438593">
          <w:marLeft w:val="480"/>
          <w:marRight w:val="0"/>
          <w:marTop w:val="0"/>
          <w:marBottom w:val="0"/>
          <w:divBdr>
            <w:top w:val="none" w:sz="0" w:space="0" w:color="auto"/>
            <w:left w:val="none" w:sz="0" w:space="0" w:color="auto"/>
            <w:bottom w:val="none" w:sz="0" w:space="0" w:color="auto"/>
            <w:right w:val="none" w:sz="0" w:space="0" w:color="auto"/>
          </w:divBdr>
        </w:div>
        <w:div w:id="1207794005">
          <w:marLeft w:val="480"/>
          <w:marRight w:val="0"/>
          <w:marTop w:val="0"/>
          <w:marBottom w:val="0"/>
          <w:divBdr>
            <w:top w:val="none" w:sz="0" w:space="0" w:color="auto"/>
            <w:left w:val="none" w:sz="0" w:space="0" w:color="auto"/>
            <w:bottom w:val="none" w:sz="0" w:space="0" w:color="auto"/>
            <w:right w:val="none" w:sz="0" w:space="0" w:color="auto"/>
          </w:divBdr>
        </w:div>
        <w:div w:id="1354184259">
          <w:marLeft w:val="480"/>
          <w:marRight w:val="0"/>
          <w:marTop w:val="0"/>
          <w:marBottom w:val="0"/>
          <w:divBdr>
            <w:top w:val="none" w:sz="0" w:space="0" w:color="auto"/>
            <w:left w:val="none" w:sz="0" w:space="0" w:color="auto"/>
            <w:bottom w:val="none" w:sz="0" w:space="0" w:color="auto"/>
            <w:right w:val="none" w:sz="0" w:space="0" w:color="auto"/>
          </w:divBdr>
        </w:div>
        <w:div w:id="1285767842">
          <w:marLeft w:val="480"/>
          <w:marRight w:val="0"/>
          <w:marTop w:val="0"/>
          <w:marBottom w:val="0"/>
          <w:divBdr>
            <w:top w:val="none" w:sz="0" w:space="0" w:color="auto"/>
            <w:left w:val="none" w:sz="0" w:space="0" w:color="auto"/>
            <w:bottom w:val="none" w:sz="0" w:space="0" w:color="auto"/>
            <w:right w:val="none" w:sz="0" w:space="0" w:color="auto"/>
          </w:divBdr>
        </w:div>
        <w:div w:id="1825395022">
          <w:marLeft w:val="480"/>
          <w:marRight w:val="0"/>
          <w:marTop w:val="0"/>
          <w:marBottom w:val="0"/>
          <w:divBdr>
            <w:top w:val="none" w:sz="0" w:space="0" w:color="auto"/>
            <w:left w:val="none" w:sz="0" w:space="0" w:color="auto"/>
            <w:bottom w:val="none" w:sz="0" w:space="0" w:color="auto"/>
            <w:right w:val="none" w:sz="0" w:space="0" w:color="auto"/>
          </w:divBdr>
        </w:div>
        <w:div w:id="1185747226">
          <w:marLeft w:val="480"/>
          <w:marRight w:val="0"/>
          <w:marTop w:val="0"/>
          <w:marBottom w:val="0"/>
          <w:divBdr>
            <w:top w:val="none" w:sz="0" w:space="0" w:color="auto"/>
            <w:left w:val="none" w:sz="0" w:space="0" w:color="auto"/>
            <w:bottom w:val="none" w:sz="0" w:space="0" w:color="auto"/>
            <w:right w:val="none" w:sz="0" w:space="0" w:color="auto"/>
          </w:divBdr>
        </w:div>
        <w:div w:id="569003171">
          <w:marLeft w:val="480"/>
          <w:marRight w:val="0"/>
          <w:marTop w:val="0"/>
          <w:marBottom w:val="0"/>
          <w:divBdr>
            <w:top w:val="none" w:sz="0" w:space="0" w:color="auto"/>
            <w:left w:val="none" w:sz="0" w:space="0" w:color="auto"/>
            <w:bottom w:val="none" w:sz="0" w:space="0" w:color="auto"/>
            <w:right w:val="none" w:sz="0" w:space="0" w:color="auto"/>
          </w:divBdr>
        </w:div>
        <w:div w:id="826094607">
          <w:marLeft w:val="480"/>
          <w:marRight w:val="0"/>
          <w:marTop w:val="0"/>
          <w:marBottom w:val="0"/>
          <w:divBdr>
            <w:top w:val="none" w:sz="0" w:space="0" w:color="auto"/>
            <w:left w:val="none" w:sz="0" w:space="0" w:color="auto"/>
            <w:bottom w:val="none" w:sz="0" w:space="0" w:color="auto"/>
            <w:right w:val="none" w:sz="0" w:space="0" w:color="auto"/>
          </w:divBdr>
        </w:div>
        <w:div w:id="1234898567">
          <w:marLeft w:val="480"/>
          <w:marRight w:val="0"/>
          <w:marTop w:val="0"/>
          <w:marBottom w:val="0"/>
          <w:divBdr>
            <w:top w:val="none" w:sz="0" w:space="0" w:color="auto"/>
            <w:left w:val="none" w:sz="0" w:space="0" w:color="auto"/>
            <w:bottom w:val="none" w:sz="0" w:space="0" w:color="auto"/>
            <w:right w:val="none" w:sz="0" w:space="0" w:color="auto"/>
          </w:divBdr>
        </w:div>
        <w:div w:id="1498813218">
          <w:marLeft w:val="480"/>
          <w:marRight w:val="0"/>
          <w:marTop w:val="0"/>
          <w:marBottom w:val="0"/>
          <w:divBdr>
            <w:top w:val="none" w:sz="0" w:space="0" w:color="auto"/>
            <w:left w:val="none" w:sz="0" w:space="0" w:color="auto"/>
            <w:bottom w:val="none" w:sz="0" w:space="0" w:color="auto"/>
            <w:right w:val="none" w:sz="0" w:space="0" w:color="auto"/>
          </w:divBdr>
        </w:div>
        <w:div w:id="423764320">
          <w:marLeft w:val="480"/>
          <w:marRight w:val="0"/>
          <w:marTop w:val="0"/>
          <w:marBottom w:val="0"/>
          <w:divBdr>
            <w:top w:val="none" w:sz="0" w:space="0" w:color="auto"/>
            <w:left w:val="none" w:sz="0" w:space="0" w:color="auto"/>
            <w:bottom w:val="none" w:sz="0" w:space="0" w:color="auto"/>
            <w:right w:val="none" w:sz="0" w:space="0" w:color="auto"/>
          </w:divBdr>
        </w:div>
        <w:div w:id="1727024327">
          <w:marLeft w:val="480"/>
          <w:marRight w:val="0"/>
          <w:marTop w:val="0"/>
          <w:marBottom w:val="0"/>
          <w:divBdr>
            <w:top w:val="none" w:sz="0" w:space="0" w:color="auto"/>
            <w:left w:val="none" w:sz="0" w:space="0" w:color="auto"/>
            <w:bottom w:val="none" w:sz="0" w:space="0" w:color="auto"/>
            <w:right w:val="none" w:sz="0" w:space="0" w:color="auto"/>
          </w:divBdr>
        </w:div>
        <w:div w:id="174155912">
          <w:marLeft w:val="480"/>
          <w:marRight w:val="0"/>
          <w:marTop w:val="0"/>
          <w:marBottom w:val="0"/>
          <w:divBdr>
            <w:top w:val="none" w:sz="0" w:space="0" w:color="auto"/>
            <w:left w:val="none" w:sz="0" w:space="0" w:color="auto"/>
            <w:bottom w:val="none" w:sz="0" w:space="0" w:color="auto"/>
            <w:right w:val="none" w:sz="0" w:space="0" w:color="auto"/>
          </w:divBdr>
        </w:div>
        <w:div w:id="1105727635">
          <w:marLeft w:val="480"/>
          <w:marRight w:val="0"/>
          <w:marTop w:val="0"/>
          <w:marBottom w:val="0"/>
          <w:divBdr>
            <w:top w:val="none" w:sz="0" w:space="0" w:color="auto"/>
            <w:left w:val="none" w:sz="0" w:space="0" w:color="auto"/>
            <w:bottom w:val="none" w:sz="0" w:space="0" w:color="auto"/>
            <w:right w:val="none" w:sz="0" w:space="0" w:color="auto"/>
          </w:divBdr>
        </w:div>
        <w:div w:id="1776710071">
          <w:marLeft w:val="480"/>
          <w:marRight w:val="0"/>
          <w:marTop w:val="0"/>
          <w:marBottom w:val="0"/>
          <w:divBdr>
            <w:top w:val="none" w:sz="0" w:space="0" w:color="auto"/>
            <w:left w:val="none" w:sz="0" w:space="0" w:color="auto"/>
            <w:bottom w:val="none" w:sz="0" w:space="0" w:color="auto"/>
            <w:right w:val="none" w:sz="0" w:space="0" w:color="auto"/>
          </w:divBdr>
        </w:div>
        <w:div w:id="780880000">
          <w:marLeft w:val="480"/>
          <w:marRight w:val="0"/>
          <w:marTop w:val="0"/>
          <w:marBottom w:val="0"/>
          <w:divBdr>
            <w:top w:val="none" w:sz="0" w:space="0" w:color="auto"/>
            <w:left w:val="none" w:sz="0" w:space="0" w:color="auto"/>
            <w:bottom w:val="none" w:sz="0" w:space="0" w:color="auto"/>
            <w:right w:val="none" w:sz="0" w:space="0" w:color="auto"/>
          </w:divBdr>
        </w:div>
        <w:div w:id="1993675079">
          <w:marLeft w:val="480"/>
          <w:marRight w:val="0"/>
          <w:marTop w:val="0"/>
          <w:marBottom w:val="0"/>
          <w:divBdr>
            <w:top w:val="none" w:sz="0" w:space="0" w:color="auto"/>
            <w:left w:val="none" w:sz="0" w:space="0" w:color="auto"/>
            <w:bottom w:val="none" w:sz="0" w:space="0" w:color="auto"/>
            <w:right w:val="none" w:sz="0" w:space="0" w:color="auto"/>
          </w:divBdr>
        </w:div>
        <w:div w:id="1599823552">
          <w:marLeft w:val="480"/>
          <w:marRight w:val="0"/>
          <w:marTop w:val="0"/>
          <w:marBottom w:val="0"/>
          <w:divBdr>
            <w:top w:val="none" w:sz="0" w:space="0" w:color="auto"/>
            <w:left w:val="none" w:sz="0" w:space="0" w:color="auto"/>
            <w:bottom w:val="none" w:sz="0" w:space="0" w:color="auto"/>
            <w:right w:val="none" w:sz="0" w:space="0" w:color="auto"/>
          </w:divBdr>
        </w:div>
        <w:div w:id="459227595">
          <w:marLeft w:val="480"/>
          <w:marRight w:val="0"/>
          <w:marTop w:val="0"/>
          <w:marBottom w:val="0"/>
          <w:divBdr>
            <w:top w:val="none" w:sz="0" w:space="0" w:color="auto"/>
            <w:left w:val="none" w:sz="0" w:space="0" w:color="auto"/>
            <w:bottom w:val="none" w:sz="0" w:space="0" w:color="auto"/>
            <w:right w:val="none" w:sz="0" w:space="0" w:color="auto"/>
          </w:divBdr>
        </w:div>
        <w:div w:id="791287936">
          <w:marLeft w:val="480"/>
          <w:marRight w:val="0"/>
          <w:marTop w:val="0"/>
          <w:marBottom w:val="0"/>
          <w:divBdr>
            <w:top w:val="none" w:sz="0" w:space="0" w:color="auto"/>
            <w:left w:val="none" w:sz="0" w:space="0" w:color="auto"/>
            <w:bottom w:val="none" w:sz="0" w:space="0" w:color="auto"/>
            <w:right w:val="none" w:sz="0" w:space="0" w:color="auto"/>
          </w:divBdr>
        </w:div>
        <w:div w:id="1731492649">
          <w:marLeft w:val="480"/>
          <w:marRight w:val="0"/>
          <w:marTop w:val="0"/>
          <w:marBottom w:val="0"/>
          <w:divBdr>
            <w:top w:val="none" w:sz="0" w:space="0" w:color="auto"/>
            <w:left w:val="none" w:sz="0" w:space="0" w:color="auto"/>
            <w:bottom w:val="none" w:sz="0" w:space="0" w:color="auto"/>
            <w:right w:val="none" w:sz="0" w:space="0" w:color="auto"/>
          </w:divBdr>
        </w:div>
        <w:div w:id="1894653790">
          <w:marLeft w:val="480"/>
          <w:marRight w:val="0"/>
          <w:marTop w:val="0"/>
          <w:marBottom w:val="0"/>
          <w:divBdr>
            <w:top w:val="none" w:sz="0" w:space="0" w:color="auto"/>
            <w:left w:val="none" w:sz="0" w:space="0" w:color="auto"/>
            <w:bottom w:val="none" w:sz="0" w:space="0" w:color="auto"/>
            <w:right w:val="none" w:sz="0" w:space="0" w:color="auto"/>
          </w:divBdr>
        </w:div>
        <w:div w:id="2061703357">
          <w:marLeft w:val="480"/>
          <w:marRight w:val="0"/>
          <w:marTop w:val="0"/>
          <w:marBottom w:val="0"/>
          <w:divBdr>
            <w:top w:val="none" w:sz="0" w:space="0" w:color="auto"/>
            <w:left w:val="none" w:sz="0" w:space="0" w:color="auto"/>
            <w:bottom w:val="none" w:sz="0" w:space="0" w:color="auto"/>
            <w:right w:val="none" w:sz="0" w:space="0" w:color="auto"/>
          </w:divBdr>
        </w:div>
        <w:div w:id="114175489">
          <w:marLeft w:val="480"/>
          <w:marRight w:val="0"/>
          <w:marTop w:val="0"/>
          <w:marBottom w:val="0"/>
          <w:divBdr>
            <w:top w:val="none" w:sz="0" w:space="0" w:color="auto"/>
            <w:left w:val="none" w:sz="0" w:space="0" w:color="auto"/>
            <w:bottom w:val="none" w:sz="0" w:space="0" w:color="auto"/>
            <w:right w:val="none" w:sz="0" w:space="0" w:color="auto"/>
          </w:divBdr>
        </w:div>
        <w:div w:id="1625384526">
          <w:marLeft w:val="480"/>
          <w:marRight w:val="0"/>
          <w:marTop w:val="0"/>
          <w:marBottom w:val="0"/>
          <w:divBdr>
            <w:top w:val="none" w:sz="0" w:space="0" w:color="auto"/>
            <w:left w:val="none" w:sz="0" w:space="0" w:color="auto"/>
            <w:bottom w:val="none" w:sz="0" w:space="0" w:color="auto"/>
            <w:right w:val="none" w:sz="0" w:space="0" w:color="auto"/>
          </w:divBdr>
        </w:div>
        <w:div w:id="1700468315">
          <w:marLeft w:val="480"/>
          <w:marRight w:val="0"/>
          <w:marTop w:val="0"/>
          <w:marBottom w:val="0"/>
          <w:divBdr>
            <w:top w:val="none" w:sz="0" w:space="0" w:color="auto"/>
            <w:left w:val="none" w:sz="0" w:space="0" w:color="auto"/>
            <w:bottom w:val="none" w:sz="0" w:space="0" w:color="auto"/>
            <w:right w:val="none" w:sz="0" w:space="0" w:color="auto"/>
          </w:divBdr>
        </w:div>
        <w:div w:id="942494109">
          <w:marLeft w:val="480"/>
          <w:marRight w:val="0"/>
          <w:marTop w:val="0"/>
          <w:marBottom w:val="0"/>
          <w:divBdr>
            <w:top w:val="none" w:sz="0" w:space="0" w:color="auto"/>
            <w:left w:val="none" w:sz="0" w:space="0" w:color="auto"/>
            <w:bottom w:val="none" w:sz="0" w:space="0" w:color="auto"/>
            <w:right w:val="none" w:sz="0" w:space="0" w:color="auto"/>
          </w:divBdr>
        </w:div>
        <w:div w:id="568922218">
          <w:marLeft w:val="480"/>
          <w:marRight w:val="0"/>
          <w:marTop w:val="0"/>
          <w:marBottom w:val="0"/>
          <w:divBdr>
            <w:top w:val="none" w:sz="0" w:space="0" w:color="auto"/>
            <w:left w:val="none" w:sz="0" w:space="0" w:color="auto"/>
            <w:bottom w:val="none" w:sz="0" w:space="0" w:color="auto"/>
            <w:right w:val="none" w:sz="0" w:space="0" w:color="auto"/>
          </w:divBdr>
        </w:div>
        <w:div w:id="930696337">
          <w:marLeft w:val="480"/>
          <w:marRight w:val="0"/>
          <w:marTop w:val="0"/>
          <w:marBottom w:val="0"/>
          <w:divBdr>
            <w:top w:val="none" w:sz="0" w:space="0" w:color="auto"/>
            <w:left w:val="none" w:sz="0" w:space="0" w:color="auto"/>
            <w:bottom w:val="none" w:sz="0" w:space="0" w:color="auto"/>
            <w:right w:val="none" w:sz="0" w:space="0" w:color="auto"/>
          </w:divBdr>
        </w:div>
        <w:div w:id="2046563564">
          <w:marLeft w:val="480"/>
          <w:marRight w:val="0"/>
          <w:marTop w:val="0"/>
          <w:marBottom w:val="0"/>
          <w:divBdr>
            <w:top w:val="none" w:sz="0" w:space="0" w:color="auto"/>
            <w:left w:val="none" w:sz="0" w:space="0" w:color="auto"/>
            <w:bottom w:val="none" w:sz="0" w:space="0" w:color="auto"/>
            <w:right w:val="none" w:sz="0" w:space="0" w:color="auto"/>
          </w:divBdr>
        </w:div>
        <w:div w:id="646399844">
          <w:marLeft w:val="480"/>
          <w:marRight w:val="0"/>
          <w:marTop w:val="0"/>
          <w:marBottom w:val="0"/>
          <w:divBdr>
            <w:top w:val="none" w:sz="0" w:space="0" w:color="auto"/>
            <w:left w:val="none" w:sz="0" w:space="0" w:color="auto"/>
            <w:bottom w:val="none" w:sz="0" w:space="0" w:color="auto"/>
            <w:right w:val="none" w:sz="0" w:space="0" w:color="auto"/>
          </w:divBdr>
        </w:div>
        <w:div w:id="1487092983">
          <w:marLeft w:val="480"/>
          <w:marRight w:val="0"/>
          <w:marTop w:val="0"/>
          <w:marBottom w:val="0"/>
          <w:divBdr>
            <w:top w:val="none" w:sz="0" w:space="0" w:color="auto"/>
            <w:left w:val="none" w:sz="0" w:space="0" w:color="auto"/>
            <w:bottom w:val="none" w:sz="0" w:space="0" w:color="auto"/>
            <w:right w:val="none" w:sz="0" w:space="0" w:color="auto"/>
          </w:divBdr>
        </w:div>
        <w:div w:id="1961492882">
          <w:marLeft w:val="480"/>
          <w:marRight w:val="0"/>
          <w:marTop w:val="0"/>
          <w:marBottom w:val="0"/>
          <w:divBdr>
            <w:top w:val="none" w:sz="0" w:space="0" w:color="auto"/>
            <w:left w:val="none" w:sz="0" w:space="0" w:color="auto"/>
            <w:bottom w:val="none" w:sz="0" w:space="0" w:color="auto"/>
            <w:right w:val="none" w:sz="0" w:space="0" w:color="auto"/>
          </w:divBdr>
        </w:div>
        <w:div w:id="1271626093">
          <w:marLeft w:val="480"/>
          <w:marRight w:val="0"/>
          <w:marTop w:val="0"/>
          <w:marBottom w:val="0"/>
          <w:divBdr>
            <w:top w:val="none" w:sz="0" w:space="0" w:color="auto"/>
            <w:left w:val="none" w:sz="0" w:space="0" w:color="auto"/>
            <w:bottom w:val="none" w:sz="0" w:space="0" w:color="auto"/>
            <w:right w:val="none" w:sz="0" w:space="0" w:color="auto"/>
          </w:divBdr>
        </w:div>
        <w:div w:id="2077319480">
          <w:marLeft w:val="480"/>
          <w:marRight w:val="0"/>
          <w:marTop w:val="0"/>
          <w:marBottom w:val="0"/>
          <w:divBdr>
            <w:top w:val="none" w:sz="0" w:space="0" w:color="auto"/>
            <w:left w:val="none" w:sz="0" w:space="0" w:color="auto"/>
            <w:bottom w:val="none" w:sz="0" w:space="0" w:color="auto"/>
            <w:right w:val="none" w:sz="0" w:space="0" w:color="auto"/>
          </w:divBdr>
        </w:div>
        <w:div w:id="1077437379">
          <w:marLeft w:val="480"/>
          <w:marRight w:val="0"/>
          <w:marTop w:val="0"/>
          <w:marBottom w:val="0"/>
          <w:divBdr>
            <w:top w:val="none" w:sz="0" w:space="0" w:color="auto"/>
            <w:left w:val="none" w:sz="0" w:space="0" w:color="auto"/>
            <w:bottom w:val="none" w:sz="0" w:space="0" w:color="auto"/>
            <w:right w:val="none" w:sz="0" w:space="0" w:color="auto"/>
          </w:divBdr>
        </w:div>
        <w:div w:id="1402674221">
          <w:marLeft w:val="480"/>
          <w:marRight w:val="0"/>
          <w:marTop w:val="0"/>
          <w:marBottom w:val="0"/>
          <w:divBdr>
            <w:top w:val="none" w:sz="0" w:space="0" w:color="auto"/>
            <w:left w:val="none" w:sz="0" w:space="0" w:color="auto"/>
            <w:bottom w:val="none" w:sz="0" w:space="0" w:color="auto"/>
            <w:right w:val="none" w:sz="0" w:space="0" w:color="auto"/>
          </w:divBdr>
        </w:div>
        <w:div w:id="1746294853">
          <w:marLeft w:val="480"/>
          <w:marRight w:val="0"/>
          <w:marTop w:val="0"/>
          <w:marBottom w:val="0"/>
          <w:divBdr>
            <w:top w:val="none" w:sz="0" w:space="0" w:color="auto"/>
            <w:left w:val="none" w:sz="0" w:space="0" w:color="auto"/>
            <w:bottom w:val="none" w:sz="0" w:space="0" w:color="auto"/>
            <w:right w:val="none" w:sz="0" w:space="0" w:color="auto"/>
          </w:divBdr>
        </w:div>
        <w:div w:id="1861968530">
          <w:marLeft w:val="480"/>
          <w:marRight w:val="0"/>
          <w:marTop w:val="0"/>
          <w:marBottom w:val="0"/>
          <w:divBdr>
            <w:top w:val="none" w:sz="0" w:space="0" w:color="auto"/>
            <w:left w:val="none" w:sz="0" w:space="0" w:color="auto"/>
            <w:bottom w:val="none" w:sz="0" w:space="0" w:color="auto"/>
            <w:right w:val="none" w:sz="0" w:space="0" w:color="auto"/>
          </w:divBdr>
        </w:div>
        <w:div w:id="785076131">
          <w:marLeft w:val="480"/>
          <w:marRight w:val="0"/>
          <w:marTop w:val="0"/>
          <w:marBottom w:val="0"/>
          <w:divBdr>
            <w:top w:val="none" w:sz="0" w:space="0" w:color="auto"/>
            <w:left w:val="none" w:sz="0" w:space="0" w:color="auto"/>
            <w:bottom w:val="none" w:sz="0" w:space="0" w:color="auto"/>
            <w:right w:val="none" w:sz="0" w:space="0" w:color="auto"/>
          </w:divBdr>
        </w:div>
        <w:div w:id="1361660612">
          <w:marLeft w:val="480"/>
          <w:marRight w:val="0"/>
          <w:marTop w:val="0"/>
          <w:marBottom w:val="0"/>
          <w:divBdr>
            <w:top w:val="none" w:sz="0" w:space="0" w:color="auto"/>
            <w:left w:val="none" w:sz="0" w:space="0" w:color="auto"/>
            <w:bottom w:val="none" w:sz="0" w:space="0" w:color="auto"/>
            <w:right w:val="none" w:sz="0" w:space="0" w:color="auto"/>
          </w:divBdr>
        </w:div>
        <w:div w:id="1430272962">
          <w:marLeft w:val="480"/>
          <w:marRight w:val="0"/>
          <w:marTop w:val="0"/>
          <w:marBottom w:val="0"/>
          <w:divBdr>
            <w:top w:val="none" w:sz="0" w:space="0" w:color="auto"/>
            <w:left w:val="none" w:sz="0" w:space="0" w:color="auto"/>
            <w:bottom w:val="none" w:sz="0" w:space="0" w:color="auto"/>
            <w:right w:val="none" w:sz="0" w:space="0" w:color="auto"/>
          </w:divBdr>
        </w:div>
        <w:div w:id="480077087">
          <w:marLeft w:val="480"/>
          <w:marRight w:val="0"/>
          <w:marTop w:val="0"/>
          <w:marBottom w:val="0"/>
          <w:divBdr>
            <w:top w:val="none" w:sz="0" w:space="0" w:color="auto"/>
            <w:left w:val="none" w:sz="0" w:space="0" w:color="auto"/>
            <w:bottom w:val="none" w:sz="0" w:space="0" w:color="auto"/>
            <w:right w:val="none" w:sz="0" w:space="0" w:color="auto"/>
          </w:divBdr>
        </w:div>
        <w:div w:id="1807432507">
          <w:marLeft w:val="480"/>
          <w:marRight w:val="0"/>
          <w:marTop w:val="0"/>
          <w:marBottom w:val="0"/>
          <w:divBdr>
            <w:top w:val="none" w:sz="0" w:space="0" w:color="auto"/>
            <w:left w:val="none" w:sz="0" w:space="0" w:color="auto"/>
            <w:bottom w:val="none" w:sz="0" w:space="0" w:color="auto"/>
            <w:right w:val="none" w:sz="0" w:space="0" w:color="auto"/>
          </w:divBdr>
        </w:div>
        <w:div w:id="1889414563">
          <w:marLeft w:val="480"/>
          <w:marRight w:val="0"/>
          <w:marTop w:val="0"/>
          <w:marBottom w:val="0"/>
          <w:divBdr>
            <w:top w:val="none" w:sz="0" w:space="0" w:color="auto"/>
            <w:left w:val="none" w:sz="0" w:space="0" w:color="auto"/>
            <w:bottom w:val="none" w:sz="0" w:space="0" w:color="auto"/>
            <w:right w:val="none" w:sz="0" w:space="0" w:color="auto"/>
          </w:divBdr>
        </w:div>
        <w:div w:id="1769541809">
          <w:marLeft w:val="480"/>
          <w:marRight w:val="0"/>
          <w:marTop w:val="0"/>
          <w:marBottom w:val="0"/>
          <w:divBdr>
            <w:top w:val="none" w:sz="0" w:space="0" w:color="auto"/>
            <w:left w:val="none" w:sz="0" w:space="0" w:color="auto"/>
            <w:bottom w:val="none" w:sz="0" w:space="0" w:color="auto"/>
            <w:right w:val="none" w:sz="0" w:space="0" w:color="auto"/>
          </w:divBdr>
        </w:div>
        <w:div w:id="1384524253">
          <w:marLeft w:val="480"/>
          <w:marRight w:val="0"/>
          <w:marTop w:val="0"/>
          <w:marBottom w:val="0"/>
          <w:divBdr>
            <w:top w:val="none" w:sz="0" w:space="0" w:color="auto"/>
            <w:left w:val="none" w:sz="0" w:space="0" w:color="auto"/>
            <w:bottom w:val="none" w:sz="0" w:space="0" w:color="auto"/>
            <w:right w:val="none" w:sz="0" w:space="0" w:color="auto"/>
          </w:divBdr>
        </w:div>
        <w:div w:id="349572015">
          <w:marLeft w:val="480"/>
          <w:marRight w:val="0"/>
          <w:marTop w:val="0"/>
          <w:marBottom w:val="0"/>
          <w:divBdr>
            <w:top w:val="none" w:sz="0" w:space="0" w:color="auto"/>
            <w:left w:val="none" w:sz="0" w:space="0" w:color="auto"/>
            <w:bottom w:val="none" w:sz="0" w:space="0" w:color="auto"/>
            <w:right w:val="none" w:sz="0" w:space="0" w:color="auto"/>
          </w:divBdr>
        </w:div>
        <w:div w:id="1096438720">
          <w:marLeft w:val="480"/>
          <w:marRight w:val="0"/>
          <w:marTop w:val="0"/>
          <w:marBottom w:val="0"/>
          <w:divBdr>
            <w:top w:val="none" w:sz="0" w:space="0" w:color="auto"/>
            <w:left w:val="none" w:sz="0" w:space="0" w:color="auto"/>
            <w:bottom w:val="none" w:sz="0" w:space="0" w:color="auto"/>
            <w:right w:val="none" w:sz="0" w:space="0" w:color="auto"/>
          </w:divBdr>
        </w:div>
        <w:div w:id="2068532564">
          <w:marLeft w:val="480"/>
          <w:marRight w:val="0"/>
          <w:marTop w:val="0"/>
          <w:marBottom w:val="0"/>
          <w:divBdr>
            <w:top w:val="none" w:sz="0" w:space="0" w:color="auto"/>
            <w:left w:val="none" w:sz="0" w:space="0" w:color="auto"/>
            <w:bottom w:val="none" w:sz="0" w:space="0" w:color="auto"/>
            <w:right w:val="none" w:sz="0" w:space="0" w:color="auto"/>
          </w:divBdr>
        </w:div>
        <w:div w:id="777942897">
          <w:marLeft w:val="480"/>
          <w:marRight w:val="0"/>
          <w:marTop w:val="0"/>
          <w:marBottom w:val="0"/>
          <w:divBdr>
            <w:top w:val="none" w:sz="0" w:space="0" w:color="auto"/>
            <w:left w:val="none" w:sz="0" w:space="0" w:color="auto"/>
            <w:bottom w:val="none" w:sz="0" w:space="0" w:color="auto"/>
            <w:right w:val="none" w:sz="0" w:space="0" w:color="auto"/>
          </w:divBdr>
        </w:div>
      </w:divsChild>
    </w:div>
    <w:div w:id="1153788283">
      <w:bodyDiv w:val="1"/>
      <w:marLeft w:val="0"/>
      <w:marRight w:val="0"/>
      <w:marTop w:val="0"/>
      <w:marBottom w:val="0"/>
      <w:divBdr>
        <w:top w:val="none" w:sz="0" w:space="0" w:color="auto"/>
        <w:left w:val="none" w:sz="0" w:space="0" w:color="auto"/>
        <w:bottom w:val="none" w:sz="0" w:space="0" w:color="auto"/>
        <w:right w:val="none" w:sz="0" w:space="0" w:color="auto"/>
      </w:divBdr>
    </w:div>
    <w:div w:id="1155873595">
      <w:bodyDiv w:val="1"/>
      <w:marLeft w:val="0"/>
      <w:marRight w:val="0"/>
      <w:marTop w:val="0"/>
      <w:marBottom w:val="0"/>
      <w:divBdr>
        <w:top w:val="none" w:sz="0" w:space="0" w:color="auto"/>
        <w:left w:val="none" w:sz="0" w:space="0" w:color="auto"/>
        <w:bottom w:val="none" w:sz="0" w:space="0" w:color="auto"/>
        <w:right w:val="none" w:sz="0" w:space="0" w:color="auto"/>
      </w:divBdr>
    </w:div>
    <w:div w:id="1156995855">
      <w:bodyDiv w:val="1"/>
      <w:marLeft w:val="0"/>
      <w:marRight w:val="0"/>
      <w:marTop w:val="0"/>
      <w:marBottom w:val="0"/>
      <w:divBdr>
        <w:top w:val="none" w:sz="0" w:space="0" w:color="auto"/>
        <w:left w:val="none" w:sz="0" w:space="0" w:color="auto"/>
        <w:bottom w:val="none" w:sz="0" w:space="0" w:color="auto"/>
        <w:right w:val="none" w:sz="0" w:space="0" w:color="auto"/>
      </w:divBdr>
    </w:div>
    <w:div w:id="1157263936">
      <w:bodyDiv w:val="1"/>
      <w:marLeft w:val="0"/>
      <w:marRight w:val="0"/>
      <w:marTop w:val="0"/>
      <w:marBottom w:val="0"/>
      <w:divBdr>
        <w:top w:val="none" w:sz="0" w:space="0" w:color="auto"/>
        <w:left w:val="none" w:sz="0" w:space="0" w:color="auto"/>
        <w:bottom w:val="none" w:sz="0" w:space="0" w:color="auto"/>
        <w:right w:val="none" w:sz="0" w:space="0" w:color="auto"/>
      </w:divBdr>
    </w:div>
    <w:div w:id="1160802927">
      <w:bodyDiv w:val="1"/>
      <w:marLeft w:val="0"/>
      <w:marRight w:val="0"/>
      <w:marTop w:val="0"/>
      <w:marBottom w:val="0"/>
      <w:divBdr>
        <w:top w:val="none" w:sz="0" w:space="0" w:color="auto"/>
        <w:left w:val="none" w:sz="0" w:space="0" w:color="auto"/>
        <w:bottom w:val="none" w:sz="0" w:space="0" w:color="auto"/>
        <w:right w:val="none" w:sz="0" w:space="0" w:color="auto"/>
      </w:divBdr>
    </w:div>
    <w:div w:id="1161431181">
      <w:bodyDiv w:val="1"/>
      <w:marLeft w:val="0"/>
      <w:marRight w:val="0"/>
      <w:marTop w:val="0"/>
      <w:marBottom w:val="0"/>
      <w:divBdr>
        <w:top w:val="none" w:sz="0" w:space="0" w:color="auto"/>
        <w:left w:val="none" w:sz="0" w:space="0" w:color="auto"/>
        <w:bottom w:val="none" w:sz="0" w:space="0" w:color="auto"/>
        <w:right w:val="none" w:sz="0" w:space="0" w:color="auto"/>
      </w:divBdr>
    </w:div>
    <w:div w:id="1162963108">
      <w:bodyDiv w:val="1"/>
      <w:marLeft w:val="0"/>
      <w:marRight w:val="0"/>
      <w:marTop w:val="0"/>
      <w:marBottom w:val="0"/>
      <w:divBdr>
        <w:top w:val="none" w:sz="0" w:space="0" w:color="auto"/>
        <w:left w:val="none" w:sz="0" w:space="0" w:color="auto"/>
        <w:bottom w:val="none" w:sz="0" w:space="0" w:color="auto"/>
        <w:right w:val="none" w:sz="0" w:space="0" w:color="auto"/>
      </w:divBdr>
    </w:div>
    <w:div w:id="1165392260">
      <w:bodyDiv w:val="1"/>
      <w:marLeft w:val="0"/>
      <w:marRight w:val="0"/>
      <w:marTop w:val="0"/>
      <w:marBottom w:val="0"/>
      <w:divBdr>
        <w:top w:val="none" w:sz="0" w:space="0" w:color="auto"/>
        <w:left w:val="none" w:sz="0" w:space="0" w:color="auto"/>
        <w:bottom w:val="none" w:sz="0" w:space="0" w:color="auto"/>
        <w:right w:val="none" w:sz="0" w:space="0" w:color="auto"/>
      </w:divBdr>
    </w:div>
    <w:div w:id="1165781896">
      <w:bodyDiv w:val="1"/>
      <w:marLeft w:val="0"/>
      <w:marRight w:val="0"/>
      <w:marTop w:val="0"/>
      <w:marBottom w:val="0"/>
      <w:divBdr>
        <w:top w:val="none" w:sz="0" w:space="0" w:color="auto"/>
        <w:left w:val="none" w:sz="0" w:space="0" w:color="auto"/>
        <w:bottom w:val="none" w:sz="0" w:space="0" w:color="auto"/>
        <w:right w:val="none" w:sz="0" w:space="0" w:color="auto"/>
      </w:divBdr>
    </w:div>
    <w:div w:id="1166364905">
      <w:bodyDiv w:val="1"/>
      <w:marLeft w:val="0"/>
      <w:marRight w:val="0"/>
      <w:marTop w:val="0"/>
      <w:marBottom w:val="0"/>
      <w:divBdr>
        <w:top w:val="none" w:sz="0" w:space="0" w:color="auto"/>
        <w:left w:val="none" w:sz="0" w:space="0" w:color="auto"/>
        <w:bottom w:val="none" w:sz="0" w:space="0" w:color="auto"/>
        <w:right w:val="none" w:sz="0" w:space="0" w:color="auto"/>
      </w:divBdr>
    </w:div>
    <w:div w:id="1168791967">
      <w:bodyDiv w:val="1"/>
      <w:marLeft w:val="0"/>
      <w:marRight w:val="0"/>
      <w:marTop w:val="0"/>
      <w:marBottom w:val="0"/>
      <w:divBdr>
        <w:top w:val="none" w:sz="0" w:space="0" w:color="auto"/>
        <w:left w:val="none" w:sz="0" w:space="0" w:color="auto"/>
        <w:bottom w:val="none" w:sz="0" w:space="0" w:color="auto"/>
        <w:right w:val="none" w:sz="0" w:space="0" w:color="auto"/>
      </w:divBdr>
    </w:div>
    <w:div w:id="1171026259">
      <w:bodyDiv w:val="1"/>
      <w:marLeft w:val="0"/>
      <w:marRight w:val="0"/>
      <w:marTop w:val="0"/>
      <w:marBottom w:val="0"/>
      <w:divBdr>
        <w:top w:val="none" w:sz="0" w:space="0" w:color="auto"/>
        <w:left w:val="none" w:sz="0" w:space="0" w:color="auto"/>
        <w:bottom w:val="none" w:sz="0" w:space="0" w:color="auto"/>
        <w:right w:val="none" w:sz="0" w:space="0" w:color="auto"/>
      </w:divBdr>
    </w:div>
    <w:div w:id="1171212604">
      <w:bodyDiv w:val="1"/>
      <w:marLeft w:val="0"/>
      <w:marRight w:val="0"/>
      <w:marTop w:val="0"/>
      <w:marBottom w:val="0"/>
      <w:divBdr>
        <w:top w:val="none" w:sz="0" w:space="0" w:color="auto"/>
        <w:left w:val="none" w:sz="0" w:space="0" w:color="auto"/>
        <w:bottom w:val="none" w:sz="0" w:space="0" w:color="auto"/>
        <w:right w:val="none" w:sz="0" w:space="0" w:color="auto"/>
      </w:divBdr>
    </w:div>
    <w:div w:id="1174300222">
      <w:bodyDiv w:val="1"/>
      <w:marLeft w:val="0"/>
      <w:marRight w:val="0"/>
      <w:marTop w:val="0"/>
      <w:marBottom w:val="0"/>
      <w:divBdr>
        <w:top w:val="none" w:sz="0" w:space="0" w:color="auto"/>
        <w:left w:val="none" w:sz="0" w:space="0" w:color="auto"/>
        <w:bottom w:val="none" w:sz="0" w:space="0" w:color="auto"/>
        <w:right w:val="none" w:sz="0" w:space="0" w:color="auto"/>
      </w:divBdr>
    </w:div>
    <w:div w:id="1176920640">
      <w:bodyDiv w:val="1"/>
      <w:marLeft w:val="0"/>
      <w:marRight w:val="0"/>
      <w:marTop w:val="0"/>
      <w:marBottom w:val="0"/>
      <w:divBdr>
        <w:top w:val="none" w:sz="0" w:space="0" w:color="auto"/>
        <w:left w:val="none" w:sz="0" w:space="0" w:color="auto"/>
        <w:bottom w:val="none" w:sz="0" w:space="0" w:color="auto"/>
        <w:right w:val="none" w:sz="0" w:space="0" w:color="auto"/>
      </w:divBdr>
    </w:div>
    <w:div w:id="1177887813">
      <w:bodyDiv w:val="1"/>
      <w:marLeft w:val="0"/>
      <w:marRight w:val="0"/>
      <w:marTop w:val="0"/>
      <w:marBottom w:val="0"/>
      <w:divBdr>
        <w:top w:val="none" w:sz="0" w:space="0" w:color="auto"/>
        <w:left w:val="none" w:sz="0" w:space="0" w:color="auto"/>
        <w:bottom w:val="none" w:sz="0" w:space="0" w:color="auto"/>
        <w:right w:val="none" w:sz="0" w:space="0" w:color="auto"/>
      </w:divBdr>
    </w:div>
    <w:div w:id="1178815900">
      <w:bodyDiv w:val="1"/>
      <w:marLeft w:val="0"/>
      <w:marRight w:val="0"/>
      <w:marTop w:val="0"/>
      <w:marBottom w:val="0"/>
      <w:divBdr>
        <w:top w:val="none" w:sz="0" w:space="0" w:color="auto"/>
        <w:left w:val="none" w:sz="0" w:space="0" w:color="auto"/>
        <w:bottom w:val="none" w:sz="0" w:space="0" w:color="auto"/>
        <w:right w:val="none" w:sz="0" w:space="0" w:color="auto"/>
      </w:divBdr>
    </w:div>
    <w:div w:id="1182746765">
      <w:bodyDiv w:val="1"/>
      <w:marLeft w:val="0"/>
      <w:marRight w:val="0"/>
      <w:marTop w:val="0"/>
      <w:marBottom w:val="0"/>
      <w:divBdr>
        <w:top w:val="none" w:sz="0" w:space="0" w:color="auto"/>
        <w:left w:val="none" w:sz="0" w:space="0" w:color="auto"/>
        <w:bottom w:val="none" w:sz="0" w:space="0" w:color="auto"/>
        <w:right w:val="none" w:sz="0" w:space="0" w:color="auto"/>
      </w:divBdr>
    </w:div>
    <w:div w:id="1182823039">
      <w:bodyDiv w:val="1"/>
      <w:marLeft w:val="0"/>
      <w:marRight w:val="0"/>
      <w:marTop w:val="0"/>
      <w:marBottom w:val="0"/>
      <w:divBdr>
        <w:top w:val="none" w:sz="0" w:space="0" w:color="auto"/>
        <w:left w:val="none" w:sz="0" w:space="0" w:color="auto"/>
        <w:bottom w:val="none" w:sz="0" w:space="0" w:color="auto"/>
        <w:right w:val="none" w:sz="0" w:space="0" w:color="auto"/>
      </w:divBdr>
    </w:div>
    <w:div w:id="1183282391">
      <w:bodyDiv w:val="1"/>
      <w:marLeft w:val="0"/>
      <w:marRight w:val="0"/>
      <w:marTop w:val="0"/>
      <w:marBottom w:val="0"/>
      <w:divBdr>
        <w:top w:val="none" w:sz="0" w:space="0" w:color="auto"/>
        <w:left w:val="none" w:sz="0" w:space="0" w:color="auto"/>
        <w:bottom w:val="none" w:sz="0" w:space="0" w:color="auto"/>
        <w:right w:val="none" w:sz="0" w:space="0" w:color="auto"/>
      </w:divBdr>
    </w:div>
    <w:div w:id="1185443197">
      <w:bodyDiv w:val="1"/>
      <w:marLeft w:val="0"/>
      <w:marRight w:val="0"/>
      <w:marTop w:val="0"/>
      <w:marBottom w:val="0"/>
      <w:divBdr>
        <w:top w:val="none" w:sz="0" w:space="0" w:color="auto"/>
        <w:left w:val="none" w:sz="0" w:space="0" w:color="auto"/>
        <w:bottom w:val="none" w:sz="0" w:space="0" w:color="auto"/>
        <w:right w:val="none" w:sz="0" w:space="0" w:color="auto"/>
      </w:divBdr>
    </w:div>
    <w:div w:id="1186402773">
      <w:bodyDiv w:val="1"/>
      <w:marLeft w:val="0"/>
      <w:marRight w:val="0"/>
      <w:marTop w:val="0"/>
      <w:marBottom w:val="0"/>
      <w:divBdr>
        <w:top w:val="none" w:sz="0" w:space="0" w:color="auto"/>
        <w:left w:val="none" w:sz="0" w:space="0" w:color="auto"/>
        <w:bottom w:val="none" w:sz="0" w:space="0" w:color="auto"/>
        <w:right w:val="none" w:sz="0" w:space="0" w:color="auto"/>
      </w:divBdr>
    </w:div>
    <w:div w:id="1186553772">
      <w:bodyDiv w:val="1"/>
      <w:marLeft w:val="0"/>
      <w:marRight w:val="0"/>
      <w:marTop w:val="0"/>
      <w:marBottom w:val="0"/>
      <w:divBdr>
        <w:top w:val="none" w:sz="0" w:space="0" w:color="auto"/>
        <w:left w:val="none" w:sz="0" w:space="0" w:color="auto"/>
        <w:bottom w:val="none" w:sz="0" w:space="0" w:color="auto"/>
        <w:right w:val="none" w:sz="0" w:space="0" w:color="auto"/>
      </w:divBdr>
    </w:div>
    <w:div w:id="1187669910">
      <w:bodyDiv w:val="1"/>
      <w:marLeft w:val="0"/>
      <w:marRight w:val="0"/>
      <w:marTop w:val="0"/>
      <w:marBottom w:val="0"/>
      <w:divBdr>
        <w:top w:val="none" w:sz="0" w:space="0" w:color="auto"/>
        <w:left w:val="none" w:sz="0" w:space="0" w:color="auto"/>
        <w:bottom w:val="none" w:sz="0" w:space="0" w:color="auto"/>
        <w:right w:val="none" w:sz="0" w:space="0" w:color="auto"/>
      </w:divBdr>
    </w:div>
    <w:div w:id="1189486405">
      <w:bodyDiv w:val="1"/>
      <w:marLeft w:val="0"/>
      <w:marRight w:val="0"/>
      <w:marTop w:val="0"/>
      <w:marBottom w:val="0"/>
      <w:divBdr>
        <w:top w:val="none" w:sz="0" w:space="0" w:color="auto"/>
        <w:left w:val="none" w:sz="0" w:space="0" w:color="auto"/>
        <w:bottom w:val="none" w:sz="0" w:space="0" w:color="auto"/>
        <w:right w:val="none" w:sz="0" w:space="0" w:color="auto"/>
      </w:divBdr>
    </w:div>
    <w:div w:id="1192112648">
      <w:bodyDiv w:val="1"/>
      <w:marLeft w:val="0"/>
      <w:marRight w:val="0"/>
      <w:marTop w:val="0"/>
      <w:marBottom w:val="0"/>
      <w:divBdr>
        <w:top w:val="none" w:sz="0" w:space="0" w:color="auto"/>
        <w:left w:val="none" w:sz="0" w:space="0" w:color="auto"/>
        <w:bottom w:val="none" w:sz="0" w:space="0" w:color="auto"/>
        <w:right w:val="none" w:sz="0" w:space="0" w:color="auto"/>
      </w:divBdr>
    </w:div>
    <w:div w:id="1194735681">
      <w:bodyDiv w:val="1"/>
      <w:marLeft w:val="0"/>
      <w:marRight w:val="0"/>
      <w:marTop w:val="0"/>
      <w:marBottom w:val="0"/>
      <w:divBdr>
        <w:top w:val="none" w:sz="0" w:space="0" w:color="auto"/>
        <w:left w:val="none" w:sz="0" w:space="0" w:color="auto"/>
        <w:bottom w:val="none" w:sz="0" w:space="0" w:color="auto"/>
        <w:right w:val="none" w:sz="0" w:space="0" w:color="auto"/>
      </w:divBdr>
    </w:div>
    <w:div w:id="1195535807">
      <w:bodyDiv w:val="1"/>
      <w:marLeft w:val="0"/>
      <w:marRight w:val="0"/>
      <w:marTop w:val="0"/>
      <w:marBottom w:val="0"/>
      <w:divBdr>
        <w:top w:val="none" w:sz="0" w:space="0" w:color="auto"/>
        <w:left w:val="none" w:sz="0" w:space="0" w:color="auto"/>
        <w:bottom w:val="none" w:sz="0" w:space="0" w:color="auto"/>
        <w:right w:val="none" w:sz="0" w:space="0" w:color="auto"/>
      </w:divBdr>
    </w:div>
    <w:div w:id="1196650938">
      <w:bodyDiv w:val="1"/>
      <w:marLeft w:val="0"/>
      <w:marRight w:val="0"/>
      <w:marTop w:val="0"/>
      <w:marBottom w:val="0"/>
      <w:divBdr>
        <w:top w:val="none" w:sz="0" w:space="0" w:color="auto"/>
        <w:left w:val="none" w:sz="0" w:space="0" w:color="auto"/>
        <w:bottom w:val="none" w:sz="0" w:space="0" w:color="auto"/>
        <w:right w:val="none" w:sz="0" w:space="0" w:color="auto"/>
      </w:divBdr>
    </w:div>
    <w:div w:id="1199666158">
      <w:bodyDiv w:val="1"/>
      <w:marLeft w:val="0"/>
      <w:marRight w:val="0"/>
      <w:marTop w:val="0"/>
      <w:marBottom w:val="0"/>
      <w:divBdr>
        <w:top w:val="none" w:sz="0" w:space="0" w:color="auto"/>
        <w:left w:val="none" w:sz="0" w:space="0" w:color="auto"/>
        <w:bottom w:val="none" w:sz="0" w:space="0" w:color="auto"/>
        <w:right w:val="none" w:sz="0" w:space="0" w:color="auto"/>
      </w:divBdr>
    </w:div>
    <w:div w:id="1200556542">
      <w:bodyDiv w:val="1"/>
      <w:marLeft w:val="0"/>
      <w:marRight w:val="0"/>
      <w:marTop w:val="0"/>
      <w:marBottom w:val="0"/>
      <w:divBdr>
        <w:top w:val="none" w:sz="0" w:space="0" w:color="auto"/>
        <w:left w:val="none" w:sz="0" w:space="0" w:color="auto"/>
        <w:bottom w:val="none" w:sz="0" w:space="0" w:color="auto"/>
        <w:right w:val="none" w:sz="0" w:space="0" w:color="auto"/>
      </w:divBdr>
    </w:div>
    <w:div w:id="1201864851">
      <w:bodyDiv w:val="1"/>
      <w:marLeft w:val="0"/>
      <w:marRight w:val="0"/>
      <w:marTop w:val="0"/>
      <w:marBottom w:val="0"/>
      <w:divBdr>
        <w:top w:val="none" w:sz="0" w:space="0" w:color="auto"/>
        <w:left w:val="none" w:sz="0" w:space="0" w:color="auto"/>
        <w:bottom w:val="none" w:sz="0" w:space="0" w:color="auto"/>
        <w:right w:val="none" w:sz="0" w:space="0" w:color="auto"/>
      </w:divBdr>
    </w:div>
    <w:div w:id="1208295256">
      <w:bodyDiv w:val="1"/>
      <w:marLeft w:val="0"/>
      <w:marRight w:val="0"/>
      <w:marTop w:val="0"/>
      <w:marBottom w:val="0"/>
      <w:divBdr>
        <w:top w:val="none" w:sz="0" w:space="0" w:color="auto"/>
        <w:left w:val="none" w:sz="0" w:space="0" w:color="auto"/>
        <w:bottom w:val="none" w:sz="0" w:space="0" w:color="auto"/>
        <w:right w:val="none" w:sz="0" w:space="0" w:color="auto"/>
      </w:divBdr>
    </w:div>
    <w:div w:id="1211113746">
      <w:bodyDiv w:val="1"/>
      <w:marLeft w:val="0"/>
      <w:marRight w:val="0"/>
      <w:marTop w:val="0"/>
      <w:marBottom w:val="0"/>
      <w:divBdr>
        <w:top w:val="none" w:sz="0" w:space="0" w:color="auto"/>
        <w:left w:val="none" w:sz="0" w:space="0" w:color="auto"/>
        <w:bottom w:val="none" w:sz="0" w:space="0" w:color="auto"/>
        <w:right w:val="none" w:sz="0" w:space="0" w:color="auto"/>
      </w:divBdr>
    </w:div>
    <w:div w:id="1212233544">
      <w:bodyDiv w:val="1"/>
      <w:marLeft w:val="0"/>
      <w:marRight w:val="0"/>
      <w:marTop w:val="0"/>
      <w:marBottom w:val="0"/>
      <w:divBdr>
        <w:top w:val="none" w:sz="0" w:space="0" w:color="auto"/>
        <w:left w:val="none" w:sz="0" w:space="0" w:color="auto"/>
        <w:bottom w:val="none" w:sz="0" w:space="0" w:color="auto"/>
        <w:right w:val="none" w:sz="0" w:space="0" w:color="auto"/>
      </w:divBdr>
    </w:div>
    <w:div w:id="1212499101">
      <w:bodyDiv w:val="1"/>
      <w:marLeft w:val="0"/>
      <w:marRight w:val="0"/>
      <w:marTop w:val="0"/>
      <w:marBottom w:val="0"/>
      <w:divBdr>
        <w:top w:val="none" w:sz="0" w:space="0" w:color="auto"/>
        <w:left w:val="none" w:sz="0" w:space="0" w:color="auto"/>
        <w:bottom w:val="none" w:sz="0" w:space="0" w:color="auto"/>
        <w:right w:val="none" w:sz="0" w:space="0" w:color="auto"/>
      </w:divBdr>
    </w:div>
    <w:div w:id="1215577640">
      <w:bodyDiv w:val="1"/>
      <w:marLeft w:val="0"/>
      <w:marRight w:val="0"/>
      <w:marTop w:val="0"/>
      <w:marBottom w:val="0"/>
      <w:divBdr>
        <w:top w:val="none" w:sz="0" w:space="0" w:color="auto"/>
        <w:left w:val="none" w:sz="0" w:space="0" w:color="auto"/>
        <w:bottom w:val="none" w:sz="0" w:space="0" w:color="auto"/>
        <w:right w:val="none" w:sz="0" w:space="0" w:color="auto"/>
      </w:divBdr>
    </w:div>
    <w:div w:id="1216039745">
      <w:bodyDiv w:val="1"/>
      <w:marLeft w:val="0"/>
      <w:marRight w:val="0"/>
      <w:marTop w:val="0"/>
      <w:marBottom w:val="0"/>
      <w:divBdr>
        <w:top w:val="none" w:sz="0" w:space="0" w:color="auto"/>
        <w:left w:val="none" w:sz="0" w:space="0" w:color="auto"/>
        <w:bottom w:val="none" w:sz="0" w:space="0" w:color="auto"/>
        <w:right w:val="none" w:sz="0" w:space="0" w:color="auto"/>
      </w:divBdr>
    </w:div>
    <w:div w:id="1216506991">
      <w:bodyDiv w:val="1"/>
      <w:marLeft w:val="0"/>
      <w:marRight w:val="0"/>
      <w:marTop w:val="0"/>
      <w:marBottom w:val="0"/>
      <w:divBdr>
        <w:top w:val="none" w:sz="0" w:space="0" w:color="auto"/>
        <w:left w:val="none" w:sz="0" w:space="0" w:color="auto"/>
        <w:bottom w:val="none" w:sz="0" w:space="0" w:color="auto"/>
        <w:right w:val="none" w:sz="0" w:space="0" w:color="auto"/>
      </w:divBdr>
    </w:div>
    <w:div w:id="1220284576">
      <w:bodyDiv w:val="1"/>
      <w:marLeft w:val="0"/>
      <w:marRight w:val="0"/>
      <w:marTop w:val="0"/>
      <w:marBottom w:val="0"/>
      <w:divBdr>
        <w:top w:val="none" w:sz="0" w:space="0" w:color="auto"/>
        <w:left w:val="none" w:sz="0" w:space="0" w:color="auto"/>
        <w:bottom w:val="none" w:sz="0" w:space="0" w:color="auto"/>
        <w:right w:val="none" w:sz="0" w:space="0" w:color="auto"/>
      </w:divBdr>
    </w:div>
    <w:div w:id="1221670743">
      <w:bodyDiv w:val="1"/>
      <w:marLeft w:val="0"/>
      <w:marRight w:val="0"/>
      <w:marTop w:val="0"/>
      <w:marBottom w:val="0"/>
      <w:divBdr>
        <w:top w:val="none" w:sz="0" w:space="0" w:color="auto"/>
        <w:left w:val="none" w:sz="0" w:space="0" w:color="auto"/>
        <w:bottom w:val="none" w:sz="0" w:space="0" w:color="auto"/>
        <w:right w:val="none" w:sz="0" w:space="0" w:color="auto"/>
      </w:divBdr>
    </w:div>
    <w:div w:id="1224177080">
      <w:bodyDiv w:val="1"/>
      <w:marLeft w:val="0"/>
      <w:marRight w:val="0"/>
      <w:marTop w:val="0"/>
      <w:marBottom w:val="0"/>
      <w:divBdr>
        <w:top w:val="none" w:sz="0" w:space="0" w:color="auto"/>
        <w:left w:val="none" w:sz="0" w:space="0" w:color="auto"/>
        <w:bottom w:val="none" w:sz="0" w:space="0" w:color="auto"/>
        <w:right w:val="none" w:sz="0" w:space="0" w:color="auto"/>
      </w:divBdr>
    </w:div>
    <w:div w:id="1224298400">
      <w:bodyDiv w:val="1"/>
      <w:marLeft w:val="0"/>
      <w:marRight w:val="0"/>
      <w:marTop w:val="0"/>
      <w:marBottom w:val="0"/>
      <w:divBdr>
        <w:top w:val="none" w:sz="0" w:space="0" w:color="auto"/>
        <w:left w:val="none" w:sz="0" w:space="0" w:color="auto"/>
        <w:bottom w:val="none" w:sz="0" w:space="0" w:color="auto"/>
        <w:right w:val="none" w:sz="0" w:space="0" w:color="auto"/>
      </w:divBdr>
    </w:div>
    <w:div w:id="1224609576">
      <w:bodyDiv w:val="1"/>
      <w:marLeft w:val="0"/>
      <w:marRight w:val="0"/>
      <w:marTop w:val="0"/>
      <w:marBottom w:val="0"/>
      <w:divBdr>
        <w:top w:val="none" w:sz="0" w:space="0" w:color="auto"/>
        <w:left w:val="none" w:sz="0" w:space="0" w:color="auto"/>
        <w:bottom w:val="none" w:sz="0" w:space="0" w:color="auto"/>
        <w:right w:val="none" w:sz="0" w:space="0" w:color="auto"/>
      </w:divBdr>
    </w:div>
    <w:div w:id="1225876471">
      <w:bodyDiv w:val="1"/>
      <w:marLeft w:val="0"/>
      <w:marRight w:val="0"/>
      <w:marTop w:val="0"/>
      <w:marBottom w:val="0"/>
      <w:divBdr>
        <w:top w:val="none" w:sz="0" w:space="0" w:color="auto"/>
        <w:left w:val="none" w:sz="0" w:space="0" w:color="auto"/>
        <w:bottom w:val="none" w:sz="0" w:space="0" w:color="auto"/>
        <w:right w:val="none" w:sz="0" w:space="0" w:color="auto"/>
      </w:divBdr>
    </w:div>
    <w:div w:id="1226528337">
      <w:bodyDiv w:val="1"/>
      <w:marLeft w:val="0"/>
      <w:marRight w:val="0"/>
      <w:marTop w:val="0"/>
      <w:marBottom w:val="0"/>
      <w:divBdr>
        <w:top w:val="none" w:sz="0" w:space="0" w:color="auto"/>
        <w:left w:val="none" w:sz="0" w:space="0" w:color="auto"/>
        <w:bottom w:val="none" w:sz="0" w:space="0" w:color="auto"/>
        <w:right w:val="none" w:sz="0" w:space="0" w:color="auto"/>
      </w:divBdr>
    </w:div>
    <w:div w:id="1230192006">
      <w:bodyDiv w:val="1"/>
      <w:marLeft w:val="0"/>
      <w:marRight w:val="0"/>
      <w:marTop w:val="0"/>
      <w:marBottom w:val="0"/>
      <w:divBdr>
        <w:top w:val="none" w:sz="0" w:space="0" w:color="auto"/>
        <w:left w:val="none" w:sz="0" w:space="0" w:color="auto"/>
        <w:bottom w:val="none" w:sz="0" w:space="0" w:color="auto"/>
        <w:right w:val="none" w:sz="0" w:space="0" w:color="auto"/>
      </w:divBdr>
    </w:div>
    <w:div w:id="1232884347">
      <w:bodyDiv w:val="1"/>
      <w:marLeft w:val="0"/>
      <w:marRight w:val="0"/>
      <w:marTop w:val="0"/>
      <w:marBottom w:val="0"/>
      <w:divBdr>
        <w:top w:val="none" w:sz="0" w:space="0" w:color="auto"/>
        <w:left w:val="none" w:sz="0" w:space="0" w:color="auto"/>
        <w:bottom w:val="none" w:sz="0" w:space="0" w:color="auto"/>
        <w:right w:val="none" w:sz="0" w:space="0" w:color="auto"/>
      </w:divBdr>
    </w:div>
    <w:div w:id="1234581366">
      <w:bodyDiv w:val="1"/>
      <w:marLeft w:val="0"/>
      <w:marRight w:val="0"/>
      <w:marTop w:val="0"/>
      <w:marBottom w:val="0"/>
      <w:divBdr>
        <w:top w:val="none" w:sz="0" w:space="0" w:color="auto"/>
        <w:left w:val="none" w:sz="0" w:space="0" w:color="auto"/>
        <w:bottom w:val="none" w:sz="0" w:space="0" w:color="auto"/>
        <w:right w:val="none" w:sz="0" w:space="0" w:color="auto"/>
      </w:divBdr>
    </w:div>
    <w:div w:id="1241677545">
      <w:bodyDiv w:val="1"/>
      <w:marLeft w:val="0"/>
      <w:marRight w:val="0"/>
      <w:marTop w:val="0"/>
      <w:marBottom w:val="0"/>
      <w:divBdr>
        <w:top w:val="none" w:sz="0" w:space="0" w:color="auto"/>
        <w:left w:val="none" w:sz="0" w:space="0" w:color="auto"/>
        <w:bottom w:val="none" w:sz="0" w:space="0" w:color="auto"/>
        <w:right w:val="none" w:sz="0" w:space="0" w:color="auto"/>
      </w:divBdr>
    </w:div>
    <w:div w:id="1246572577">
      <w:bodyDiv w:val="1"/>
      <w:marLeft w:val="0"/>
      <w:marRight w:val="0"/>
      <w:marTop w:val="0"/>
      <w:marBottom w:val="0"/>
      <w:divBdr>
        <w:top w:val="none" w:sz="0" w:space="0" w:color="auto"/>
        <w:left w:val="none" w:sz="0" w:space="0" w:color="auto"/>
        <w:bottom w:val="none" w:sz="0" w:space="0" w:color="auto"/>
        <w:right w:val="none" w:sz="0" w:space="0" w:color="auto"/>
      </w:divBdr>
    </w:div>
    <w:div w:id="1247348267">
      <w:bodyDiv w:val="1"/>
      <w:marLeft w:val="0"/>
      <w:marRight w:val="0"/>
      <w:marTop w:val="0"/>
      <w:marBottom w:val="0"/>
      <w:divBdr>
        <w:top w:val="none" w:sz="0" w:space="0" w:color="auto"/>
        <w:left w:val="none" w:sz="0" w:space="0" w:color="auto"/>
        <w:bottom w:val="none" w:sz="0" w:space="0" w:color="auto"/>
        <w:right w:val="none" w:sz="0" w:space="0" w:color="auto"/>
      </w:divBdr>
    </w:div>
    <w:div w:id="1252398215">
      <w:bodyDiv w:val="1"/>
      <w:marLeft w:val="0"/>
      <w:marRight w:val="0"/>
      <w:marTop w:val="0"/>
      <w:marBottom w:val="0"/>
      <w:divBdr>
        <w:top w:val="none" w:sz="0" w:space="0" w:color="auto"/>
        <w:left w:val="none" w:sz="0" w:space="0" w:color="auto"/>
        <w:bottom w:val="none" w:sz="0" w:space="0" w:color="auto"/>
        <w:right w:val="none" w:sz="0" w:space="0" w:color="auto"/>
      </w:divBdr>
    </w:div>
    <w:div w:id="1258052092">
      <w:bodyDiv w:val="1"/>
      <w:marLeft w:val="0"/>
      <w:marRight w:val="0"/>
      <w:marTop w:val="0"/>
      <w:marBottom w:val="0"/>
      <w:divBdr>
        <w:top w:val="none" w:sz="0" w:space="0" w:color="auto"/>
        <w:left w:val="none" w:sz="0" w:space="0" w:color="auto"/>
        <w:bottom w:val="none" w:sz="0" w:space="0" w:color="auto"/>
        <w:right w:val="none" w:sz="0" w:space="0" w:color="auto"/>
      </w:divBdr>
    </w:div>
    <w:div w:id="1259369944">
      <w:bodyDiv w:val="1"/>
      <w:marLeft w:val="0"/>
      <w:marRight w:val="0"/>
      <w:marTop w:val="0"/>
      <w:marBottom w:val="0"/>
      <w:divBdr>
        <w:top w:val="none" w:sz="0" w:space="0" w:color="auto"/>
        <w:left w:val="none" w:sz="0" w:space="0" w:color="auto"/>
        <w:bottom w:val="none" w:sz="0" w:space="0" w:color="auto"/>
        <w:right w:val="none" w:sz="0" w:space="0" w:color="auto"/>
      </w:divBdr>
    </w:div>
    <w:div w:id="1259673440">
      <w:bodyDiv w:val="1"/>
      <w:marLeft w:val="0"/>
      <w:marRight w:val="0"/>
      <w:marTop w:val="0"/>
      <w:marBottom w:val="0"/>
      <w:divBdr>
        <w:top w:val="none" w:sz="0" w:space="0" w:color="auto"/>
        <w:left w:val="none" w:sz="0" w:space="0" w:color="auto"/>
        <w:bottom w:val="none" w:sz="0" w:space="0" w:color="auto"/>
        <w:right w:val="none" w:sz="0" w:space="0" w:color="auto"/>
      </w:divBdr>
    </w:div>
    <w:div w:id="1261060802">
      <w:bodyDiv w:val="1"/>
      <w:marLeft w:val="0"/>
      <w:marRight w:val="0"/>
      <w:marTop w:val="0"/>
      <w:marBottom w:val="0"/>
      <w:divBdr>
        <w:top w:val="none" w:sz="0" w:space="0" w:color="auto"/>
        <w:left w:val="none" w:sz="0" w:space="0" w:color="auto"/>
        <w:bottom w:val="none" w:sz="0" w:space="0" w:color="auto"/>
        <w:right w:val="none" w:sz="0" w:space="0" w:color="auto"/>
      </w:divBdr>
    </w:div>
    <w:div w:id="1261841470">
      <w:bodyDiv w:val="1"/>
      <w:marLeft w:val="0"/>
      <w:marRight w:val="0"/>
      <w:marTop w:val="0"/>
      <w:marBottom w:val="0"/>
      <w:divBdr>
        <w:top w:val="none" w:sz="0" w:space="0" w:color="auto"/>
        <w:left w:val="none" w:sz="0" w:space="0" w:color="auto"/>
        <w:bottom w:val="none" w:sz="0" w:space="0" w:color="auto"/>
        <w:right w:val="none" w:sz="0" w:space="0" w:color="auto"/>
      </w:divBdr>
    </w:div>
    <w:div w:id="1262105513">
      <w:bodyDiv w:val="1"/>
      <w:marLeft w:val="0"/>
      <w:marRight w:val="0"/>
      <w:marTop w:val="0"/>
      <w:marBottom w:val="0"/>
      <w:divBdr>
        <w:top w:val="none" w:sz="0" w:space="0" w:color="auto"/>
        <w:left w:val="none" w:sz="0" w:space="0" w:color="auto"/>
        <w:bottom w:val="none" w:sz="0" w:space="0" w:color="auto"/>
        <w:right w:val="none" w:sz="0" w:space="0" w:color="auto"/>
      </w:divBdr>
    </w:div>
    <w:div w:id="1264608689">
      <w:bodyDiv w:val="1"/>
      <w:marLeft w:val="0"/>
      <w:marRight w:val="0"/>
      <w:marTop w:val="0"/>
      <w:marBottom w:val="0"/>
      <w:divBdr>
        <w:top w:val="none" w:sz="0" w:space="0" w:color="auto"/>
        <w:left w:val="none" w:sz="0" w:space="0" w:color="auto"/>
        <w:bottom w:val="none" w:sz="0" w:space="0" w:color="auto"/>
        <w:right w:val="none" w:sz="0" w:space="0" w:color="auto"/>
      </w:divBdr>
    </w:div>
    <w:div w:id="1268583419">
      <w:bodyDiv w:val="1"/>
      <w:marLeft w:val="0"/>
      <w:marRight w:val="0"/>
      <w:marTop w:val="0"/>
      <w:marBottom w:val="0"/>
      <w:divBdr>
        <w:top w:val="none" w:sz="0" w:space="0" w:color="auto"/>
        <w:left w:val="none" w:sz="0" w:space="0" w:color="auto"/>
        <w:bottom w:val="none" w:sz="0" w:space="0" w:color="auto"/>
        <w:right w:val="none" w:sz="0" w:space="0" w:color="auto"/>
      </w:divBdr>
    </w:div>
    <w:div w:id="1278100596">
      <w:bodyDiv w:val="1"/>
      <w:marLeft w:val="0"/>
      <w:marRight w:val="0"/>
      <w:marTop w:val="0"/>
      <w:marBottom w:val="0"/>
      <w:divBdr>
        <w:top w:val="none" w:sz="0" w:space="0" w:color="auto"/>
        <w:left w:val="none" w:sz="0" w:space="0" w:color="auto"/>
        <w:bottom w:val="none" w:sz="0" w:space="0" w:color="auto"/>
        <w:right w:val="none" w:sz="0" w:space="0" w:color="auto"/>
      </w:divBdr>
    </w:div>
    <w:div w:id="1278368950">
      <w:bodyDiv w:val="1"/>
      <w:marLeft w:val="0"/>
      <w:marRight w:val="0"/>
      <w:marTop w:val="0"/>
      <w:marBottom w:val="0"/>
      <w:divBdr>
        <w:top w:val="none" w:sz="0" w:space="0" w:color="auto"/>
        <w:left w:val="none" w:sz="0" w:space="0" w:color="auto"/>
        <w:bottom w:val="none" w:sz="0" w:space="0" w:color="auto"/>
        <w:right w:val="none" w:sz="0" w:space="0" w:color="auto"/>
      </w:divBdr>
    </w:div>
    <w:div w:id="1279995296">
      <w:bodyDiv w:val="1"/>
      <w:marLeft w:val="0"/>
      <w:marRight w:val="0"/>
      <w:marTop w:val="0"/>
      <w:marBottom w:val="0"/>
      <w:divBdr>
        <w:top w:val="none" w:sz="0" w:space="0" w:color="auto"/>
        <w:left w:val="none" w:sz="0" w:space="0" w:color="auto"/>
        <w:bottom w:val="none" w:sz="0" w:space="0" w:color="auto"/>
        <w:right w:val="none" w:sz="0" w:space="0" w:color="auto"/>
      </w:divBdr>
    </w:div>
    <w:div w:id="1285968878">
      <w:bodyDiv w:val="1"/>
      <w:marLeft w:val="0"/>
      <w:marRight w:val="0"/>
      <w:marTop w:val="0"/>
      <w:marBottom w:val="0"/>
      <w:divBdr>
        <w:top w:val="none" w:sz="0" w:space="0" w:color="auto"/>
        <w:left w:val="none" w:sz="0" w:space="0" w:color="auto"/>
        <w:bottom w:val="none" w:sz="0" w:space="0" w:color="auto"/>
        <w:right w:val="none" w:sz="0" w:space="0" w:color="auto"/>
      </w:divBdr>
    </w:div>
    <w:div w:id="1286421421">
      <w:bodyDiv w:val="1"/>
      <w:marLeft w:val="0"/>
      <w:marRight w:val="0"/>
      <w:marTop w:val="0"/>
      <w:marBottom w:val="0"/>
      <w:divBdr>
        <w:top w:val="none" w:sz="0" w:space="0" w:color="auto"/>
        <w:left w:val="none" w:sz="0" w:space="0" w:color="auto"/>
        <w:bottom w:val="none" w:sz="0" w:space="0" w:color="auto"/>
        <w:right w:val="none" w:sz="0" w:space="0" w:color="auto"/>
      </w:divBdr>
    </w:div>
    <w:div w:id="1293318360">
      <w:bodyDiv w:val="1"/>
      <w:marLeft w:val="0"/>
      <w:marRight w:val="0"/>
      <w:marTop w:val="0"/>
      <w:marBottom w:val="0"/>
      <w:divBdr>
        <w:top w:val="none" w:sz="0" w:space="0" w:color="auto"/>
        <w:left w:val="none" w:sz="0" w:space="0" w:color="auto"/>
        <w:bottom w:val="none" w:sz="0" w:space="0" w:color="auto"/>
        <w:right w:val="none" w:sz="0" w:space="0" w:color="auto"/>
      </w:divBdr>
    </w:div>
    <w:div w:id="1293754658">
      <w:bodyDiv w:val="1"/>
      <w:marLeft w:val="0"/>
      <w:marRight w:val="0"/>
      <w:marTop w:val="0"/>
      <w:marBottom w:val="0"/>
      <w:divBdr>
        <w:top w:val="none" w:sz="0" w:space="0" w:color="auto"/>
        <w:left w:val="none" w:sz="0" w:space="0" w:color="auto"/>
        <w:bottom w:val="none" w:sz="0" w:space="0" w:color="auto"/>
        <w:right w:val="none" w:sz="0" w:space="0" w:color="auto"/>
      </w:divBdr>
    </w:div>
    <w:div w:id="1295869144">
      <w:bodyDiv w:val="1"/>
      <w:marLeft w:val="0"/>
      <w:marRight w:val="0"/>
      <w:marTop w:val="0"/>
      <w:marBottom w:val="0"/>
      <w:divBdr>
        <w:top w:val="none" w:sz="0" w:space="0" w:color="auto"/>
        <w:left w:val="none" w:sz="0" w:space="0" w:color="auto"/>
        <w:bottom w:val="none" w:sz="0" w:space="0" w:color="auto"/>
        <w:right w:val="none" w:sz="0" w:space="0" w:color="auto"/>
      </w:divBdr>
    </w:div>
    <w:div w:id="1297376144">
      <w:bodyDiv w:val="1"/>
      <w:marLeft w:val="0"/>
      <w:marRight w:val="0"/>
      <w:marTop w:val="0"/>
      <w:marBottom w:val="0"/>
      <w:divBdr>
        <w:top w:val="none" w:sz="0" w:space="0" w:color="auto"/>
        <w:left w:val="none" w:sz="0" w:space="0" w:color="auto"/>
        <w:bottom w:val="none" w:sz="0" w:space="0" w:color="auto"/>
        <w:right w:val="none" w:sz="0" w:space="0" w:color="auto"/>
      </w:divBdr>
    </w:div>
    <w:div w:id="1297487310">
      <w:bodyDiv w:val="1"/>
      <w:marLeft w:val="0"/>
      <w:marRight w:val="0"/>
      <w:marTop w:val="0"/>
      <w:marBottom w:val="0"/>
      <w:divBdr>
        <w:top w:val="none" w:sz="0" w:space="0" w:color="auto"/>
        <w:left w:val="none" w:sz="0" w:space="0" w:color="auto"/>
        <w:bottom w:val="none" w:sz="0" w:space="0" w:color="auto"/>
        <w:right w:val="none" w:sz="0" w:space="0" w:color="auto"/>
      </w:divBdr>
    </w:div>
    <w:div w:id="1297679504">
      <w:bodyDiv w:val="1"/>
      <w:marLeft w:val="0"/>
      <w:marRight w:val="0"/>
      <w:marTop w:val="0"/>
      <w:marBottom w:val="0"/>
      <w:divBdr>
        <w:top w:val="none" w:sz="0" w:space="0" w:color="auto"/>
        <w:left w:val="none" w:sz="0" w:space="0" w:color="auto"/>
        <w:bottom w:val="none" w:sz="0" w:space="0" w:color="auto"/>
        <w:right w:val="none" w:sz="0" w:space="0" w:color="auto"/>
      </w:divBdr>
    </w:div>
    <w:div w:id="1298485712">
      <w:bodyDiv w:val="1"/>
      <w:marLeft w:val="0"/>
      <w:marRight w:val="0"/>
      <w:marTop w:val="0"/>
      <w:marBottom w:val="0"/>
      <w:divBdr>
        <w:top w:val="none" w:sz="0" w:space="0" w:color="auto"/>
        <w:left w:val="none" w:sz="0" w:space="0" w:color="auto"/>
        <w:bottom w:val="none" w:sz="0" w:space="0" w:color="auto"/>
        <w:right w:val="none" w:sz="0" w:space="0" w:color="auto"/>
      </w:divBdr>
    </w:div>
    <w:div w:id="1298802511">
      <w:bodyDiv w:val="1"/>
      <w:marLeft w:val="0"/>
      <w:marRight w:val="0"/>
      <w:marTop w:val="0"/>
      <w:marBottom w:val="0"/>
      <w:divBdr>
        <w:top w:val="none" w:sz="0" w:space="0" w:color="auto"/>
        <w:left w:val="none" w:sz="0" w:space="0" w:color="auto"/>
        <w:bottom w:val="none" w:sz="0" w:space="0" w:color="auto"/>
        <w:right w:val="none" w:sz="0" w:space="0" w:color="auto"/>
      </w:divBdr>
    </w:div>
    <w:div w:id="1301691596">
      <w:bodyDiv w:val="1"/>
      <w:marLeft w:val="0"/>
      <w:marRight w:val="0"/>
      <w:marTop w:val="0"/>
      <w:marBottom w:val="0"/>
      <w:divBdr>
        <w:top w:val="none" w:sz="0" w:space="0" w:color="auto"/>
        <w:left w:val="none" w:sz="0" w:space="0" w:color="auto"/>
        <w:bottom w:val="none" w:sz="0" w:space="0" w:color="auto"/>
        <w:right w:val="none" w:sz="0" w:space="0" w:color="auto"/>
      </w:divBdr>
    </w:div>
    <w:div w:id="1302032409">
      <w:bodyDiv w:val="1"/>
      <w:marLeft w:val="0"/>
      <w:marRight w:val="0"/>
      <w:marTop w:val="0"/>
      <w:marBottom w:val="0"/>
      <w:divBdr>
        <w:top w:val="none" w:sz="0" w:space="0" w:color="auto"/>
        <w:left w:val="none" w:sz="0" w:space="0" w:color="auto"/>
        <w:bottom w:val="none" w:sz="0" w:space="0" w:color="auto"/>
        <w:right w:val="none" w:sz="0" w:space="0" w:color="auto"/>
      </w:divBdr>
    </w:div>
    <w:div w:id="1306348984">
      <w:bodyDiv w:val="1"/>
      <w:marLeft w:val="0"/>
      <w:marRight w:val="0"/>
      <w:marTop w:val="0"/>
      <w:marBottom w:val="0"/>
      <w:divBdr>
        <w:top w:val="none" w:sz="0" w:space="0" w:color="auto"/>
        <w:left w:val="none" w:sz="0" w:space="0" w:color="auto"/>
        <w:bottom w:val="none" w:sz="0" w:space="0" w:color="auto"/>
        <w:right w:val="none" w:sz="0" w:space="0" w:color="auto"/>
      </w:divBdr>
    </w:div>
    <w:div w:id="1306622164">
      <w:bodyDiv w:val="1"/>
      <w:marLeft w:val="0"/>
      <w:marRight w:val="0"/>
      <w:marTop w:val="0"/>
      <w:marBottom w:val="0"/>
      <w:divBdr>
        <w:top w:val="none" w:sz="0" w:space="0" w:color="auto"/>
        <w:left w:val="none" w:sz="0" w:space="0" w:color="auto"/>
        <w:bottom w:val="none" w:sz="0" w:space="0" w:color="auto"/>
        <w:right w:val="none" w:sz="0" w:space="0" w:color="auto"/>
      </w:divBdr>
    </w:div>
    <w:div w:id="1307583596">
      <w:bodyDiv w:val="1"/>
      <w:marLeft w:val="0"/>
      <w:marRight w:val="0"/>
      <w:marTop w:val="0"/>
      <w:marBottom w:val="0"/>
      <w:divBdr>
        <w:top w:val="none" w:sz="0" w:space="0" w:color="auto"/>
        <w:left w:val="none" w:sz="0" w:space="0" w:color="auto"/>
        <w:bottom w:val="none" w:sz="0" w:space="0" w:color="auto"/>
        <w:right w:val="none" w:sz="0" w:space="0" w:color="auto"/>
      </w:divBdr>
    </w:div>
    <w:div w:id="1309047766">
      <w:bodyDiv w:val="1"/>
      <w:marLeft w:val="0"/>
      <w:marRight w:val="0"/>
      <w:marTop w:val="0"/>
      <w:marBottom w:val="0"/>
      <w:divBdr>
        <w:top w:val="none" w:sz="0" w:space="0" w:color="auto"/>
        <w:left w:val="none" w:sz="0" w:space="0" w:color="auto"/>
        <w:bottom w:val="none" w:sz="0" w:space="0" w:color="auto"/>
        <w:right w:val="none" w:sz="0" w:space="0" w:color="auto"/>
      </w:divBdr>
    </w:div>
    <w:div w:id="1310093450">
      <w:bodyDiv w:val="1"/>
      <w:marLeft w:val="0"/>
      <w:marRight w:val="0"/>
      <w:marTop w:val="0"/>
      <w:marBottom w:val="0"/>
      <w:divBdr>
        <w:top w:val="none" w:sz="0" w:space="0" w:color="auto"/>
        <w:left w:val="none" w:sz="0" w:space="0" w:color="auto"/>
        <w:bottom w:val="none" w:sz="0" w:space="0" w:color="auto"/>
        <w:right w:val="none" w:sz="0" w:space="0" w:color="auto"/>
      </w:divBdr>
    </w:div>
    <w:div w:id="1310132159">
      <w:bodyDiv w:val="1"/>
      <w:marLeft w:val="0"/>
      <w:marRight w:val="0"/>
      <w:marTop w:val="0"/>
      <w:marBottom w:val="0"/>
      <w:divBdr>
        <w:top w:val="none" w:sz="0" w:space="0" w:color="auto"/>
        <w:left w:val="none" w:sz="0" w:space="0" w:color="auto"/>
        <w:bottom w:val="none" w:sz="0" w:space="0" w:color="auto"/>
        <w:right w:val="none" w:sz="0" w:space="0" w:color="auto"/>
      </w:divBdr>
    </w:div>
    <w:div w:id="1311638799">
      <w:bodyDiv w:val="1"/>
      <w:marLeft w:val="0"/>
      <w:marRight w:val="0"/>
      <w:marTop w:val="0"/>
      <w:marBottom w:val="0"/>
      <w:divBdr>
        <w:top w:val="none" w:sz="0" w:space="0" w:color="auto"/>
        <w:left w:val="none" w:sz="0" w:space="0" w:color="auto"/>
        <w:bottom w:val="none" w:sz="0" w:space="0" w:color="auto"/>
        <w:right w:val="none" w:sz="0" w:space="0" w:color="auto"/>
      </w:divBdr>
    </w:div>
    <w:div w:id="1311784591">
      <w:bodyDiv w:val="1"/>
      <w:marLeft w:val="0"/>
      <w:marRight w:val="0"/>
      <w:marTop w:val="0"/>
      <w:marBottom w:val="0"/>
      <w:divBdr>
        <w:top w:val="none" w:sz="0" w:space="0" w:color="auto"/>
        <w:left w:val="none" w:sz="0" w:space="0" w:color="auto"/>
        <w:bottom w:val="none" w:sz="0" w:space="0" w:color="auto"/>
        <w:right w:val="none" w:sz="0" w:space="0" w:color="auto"/>
      </w:divBdr>
    </w:div>
    <w:div w:id="1311976932">
      <w:bodyDiv w:val="1"/>
      <w:marLeft w:val="0"/>
      <w:marRight w:val="0"/>
      <w:marTop w:val="0"/>
      <w:marBottom w:val="0"/>
      <w:divBdr>
        <w:top w:val="none" w:sz="0" w:space="0" w:color="auto"/>
        <w:left w:val="none" w:sz="0" w:space="0" w:color="auto"/>
        <w:bottom w:val="none" w:sz="0" w:space="0" w:color="auto"/>
        <w:right w:val="none" w:sz="0" w:space="0" w:color="auto"/>
      </w:divBdr>
    </w:div>
    <w:div w:id="1319728677">
      <w:bodyDiv w:val="1"/>
      <w:marLeft w:val="0"/>
      <w:marRight w:val="0"/>
      <w:marTop w:val="0"/>
      <w:marBottom w:val="0"/>
      <w:divBdr>
        <w:top w:val="none" w:sz="0" w:space="0" w:color="auto"/>
        <w:left w:val="none" w:sz="0" w:space="0" w:color="auto"/>
        <w:bottom w:val="none" w:sz="0" w:space="0" w:color="auto"/>
        <w:right w:val="none" w:sz="0" w:space="0" w:color="auto"/>
      </w:divBdr>
    </w:div>
    <w:div w:id="1320041767">
      <w:bodyDiv w:val="1"/>
      <w:marLeft w:val="0"/>
      <w:marRight w:val="0"/>
      <w:marTop w:val="0"/>
      <w:marBottom w:val="0"/>
      <w:divBdr>
        <w:top w:val="none" w:sz="0" w:space="0" w:color="auto"/>
        <w:left w:val="none" w:sz="0" w:space="0" w:color="auto"/>
        <w:bottom w:val="none" w:sz="0" w:space="0" w:color="auto"/>
        <w:right w:val="none" w:sz="0" w:space="0" w:color="auto"/>
      </w:divBdr>
    </w:div>
    <w:div w:id="1321080118">
      <w:bodyDiv w:val="1"/>
      <w:marLeft w:val="0"/>
      <w:marRight w:val="0"/>
      <w:marTop w:val="0"/>
      <w:marBottom w:val="0"/>
      <w:divBdr>
        <w:top w:val="none" w:sz="0" w:space="0" w:color="auto"/>
        <w:left w:val="none" w:sz="0" w:space="0" w:color="auto"/>
        <w:bottom w:val="none" w:sz="0" w:space="0" w:color="auto"/>
        <w:right w:val="none" w:sz="0" w:space="0" w:color="auto"/>
      </w:divBdr>
    </w:div>
    <w:div w:id="1322731088">
      <w:bodyDiv w:val="1"/>
      <w:marLeft w:val="0"/>
      <w:marRight w:val="0"/>
      <w:marTop w:val="0"/>
      <w:marBottom w:val="0"/>
      <w:divBdr>
        <w:top w:val="none" w:sz="0" w:space="0" w:color="auto"/>
        <w:left w:val="none" w:sz="0" w:space="0" w:color="auto"/>
        <w:bottom w:val="none" w:sz="0" w:space="0" w:color="auto"/>
        <w:right w:val="none" w:sz="0" w:space="0" w:color="auto"/>
      </w:divBdr>
    </w:div>
    <w:div w:id="1323586161">
      <w:bodyDiv w:val="1"/>
      <w:marLeft w:val="0"/>
      <w:marRight w:val="0"/>
      <w:marTop w:val="0"/>
      <w:marBottom w:val="0"/>
      <w:divBdr>
        <w:top w:val="none" w:sz="0" w:space="0" w:color="auto"/>
        <w:left w:val="none" w:sz="0" w:space="0" w:color="auto"/>
        <w:bottom w:val="none" w:sz="0" w:space="0" w:color="auto"/>
        <w:right w:val="none" w:sz="0" w:space="0" w:color="auto"/>
      </w:divBdr>
    </w:div>
    <w:div w:id="1324699713">
      <w:bodyDiv w:val="1"/>
      <w:marLeft w:val="0"/>
      <w:marRight w:val="0"/>
      <w:marTop w:val="0"/>
      <w:marBottom w:val="0"/>
      <w:divBdr>
        <w:top w:val="none" w:sz="0" w:space="0" w:color="auto"/>
        <w:left w:val="none" w:sz="0" w:space="0" w:color="auto"/>
        <w:bottom w:val="none" w:sz="0" w:space="0" w:color="auto"/>
        <w:right w:val="none" w:sz="0" w:space="0" w:color="auto"/>
      </w:divBdr>
    </w:div>
    <w:div w:id="1326319305">
      <w:bodyDiv w:val="1"/>
      <w:marLeft w:val="0"/>
      <w:marRight w:val="0"/>
      <w:marTop w:val="0"/>
      <w:marBottom w:val="0"/>
      <w:divBdr>
        <w:top w:val="none" w:sz="0" w:space="0" w:color="auto"/>
        <w:left w:val="none" w:sz="0" w:space="0" w:color="auto"/>
        <w:bottom w:val="none" w:sz="0" w:space="0" w:color="auto"/>
        <w:right w:val="none" w:sz="0" w:space="0" w:color="auto"/>
      </w:divBdr>
    </w:div>
    <w:div w:id="1326471955">
      <w:bodyDiv w:val="1"/>
      <w:marLeft w:val="0"/>
      <w:marRight w:val="0"/>
      <w:marTop w:val="0"/>
      <w:marBottom w:val="0"/>
      <w:divBdr>
        <w:top w:val="none" w:sz="0" w:space="0" w:color="auto"/>
        <w:left w:val="none" w:sz="0" w:space="0" w:color="auto"/>
        <w:bottom w:val="none" w:sz="0" w:space="0" w:color="auto"/>
        <w:right w:val="none" w:sz="0" w:space="0" w:color="auto"/>
      </w:divBdr>
    </w:div>
    <w:div w:id="1330401956">
      <w:bodyDiv w:val="1"/>
      <w:marLeft w:val="0"/>
      <w:marRight w:val="0"/>
      <w:marTop w:val="0"/>
      <w:marBottom w:val="0"/>
      <w:divBdr>
        <w:top w:val="none" w:sz="0" w:space="0" w:color="auto"/>
        <w:left w:val="none" w:sz="0" w:space="0" w:color="auto"/>
        <w:bottom w:val="none" w:sz="0" w:space="0" w:color="auto"/>
        <w:right w:val="none" w:sz="0" w:space="0" w:color="auto"/>
      </w:divBdr>
    </w:div>
    <w:div w:id="1332103074">
      <w:bodyDiv w:val="1"/>
      <w:marLeft w:val="0"/>
      <w:marRight w:val="0"/>
      <w:marTop w:val="0"/>
      <w:marBottom w:val="0"/>
      <w:divBdr>
        <w:top w:val="none" w:sz="0" w:space="0" w:color="auto"/>
        <w:left w:val="none" w:sz="0" w:space="0" w:color="auto"/>
        <w:bottom w:val="none" w:sz="0" w:space="0" w:color="auto"/>
        <w:right w:val="none" w:sz="0" w:space="0" w:color="auto"/>
      </w:divBdr>
    </w:div>
    <w:div w:id="1332174896">
      <w:bodyDiv w:val="1"/>
      <w:marLeft w:val="0"/>
      <w:marRight w:val="0"/>
      <w:marTop w:val="0"/>
      <w:marBottom w:val="0"/>
      <w:divBdr>
        <w:top w:val="none" w:sz="0" w:space="0" w:color="auto"/>
        <w:left w:val="none" w:sz="0" w:space="0" w:color="auto"/>
        <w:bottom w:val="none" w:sz="0" w:space="0" w:color="auto"/>
        <w:right w:val="none" w:sz="0" w:space="0" w:color="auto"/>
      </w:divBdr>
    </w:div>
    <w:div w:id="1332293885">
      <w:bodyDiv w:val="1"/>
      <w:marLeft w:val="0"/>
      <w:marRight w:val="0"/>
      <w:marTop w:val="0"/>
      <w:marBottom w:val="0"/>
      <w:divBdr>
        <w:top w:val="none" w:sz="0" w:space="0" w:color="auto"/>
        <w:left w:val="none" w:sz="0" w:space="0" w:color="auto"/>
        <w:bottom w:val="none" w:sz="0" w:space="0" w:color="auto"/>
        <w:right w:val="none" w:sz="0" w:space="0" w:color="auto"/>
      </w:divBdr>
    </w:div>
    <w:div w:id="1333869460">
      <w:bodyDiv w:val="1"/>
      <w:marLeft w:val="0"/>
      <w:marRight w:val="0"/>
      <w:marTop w:val="0"/>
      <w:marBottom w:val="0"/>
      <w:divBdr>
        <w:top w:val="none" w:sz="0" w:space="0" w:color="auto"/>
        <w:left w:val="none" w:sz="0" w:space="0" w:color="auto"/>
        <w:bottom w:val="none" w:sz="0" w:space="0" w:color="auto"/>
        <w:right w:val="none" w:sz="0" w:space="0" w:color="auto"/>
      </w:divBdr>
    </w:div>
    <w:div w:id="1334918956">
      <w:bodyDiv w:val="1"/>
      <w:marLeft w:val="0"/>
      <w:marRight w:val="0"/>
      <w:marTop w:val="0"/>
      <w:marBottom w:val="0"/>
      <w:divBdr>
        <w:top w:val="none" w:sz="0" w:space="0" w:color="auto"/>
        <w:left w:val="none" w:sz="0" w:space="0" w:color="auto"/>
        <w:bottom w:val="none" w:sz="0" w:space="0" w:color="auto"/>
        <w:right w:val="none" w:sz="0" w:space="0" w:color="auto"/>
      </w:divBdr>
    </w:div>
    <w:div w:id="1335104980">
      <w:bodyDiv w:val="1"/>
      <w:marLeft w:val="0"/>
      <w:marRight w:val="0"/>
      <w:marTop w:val="0"/>
      <w:marBottom w:val="0"/>
      <w:divBdr>
        <w:top w:val="none" w:sz="0" w:space="0" w:color="auto"/>
        <w:left w:val="none" w:sz="0" w:space="0" w:color="auto"/>
        <w:bottom w:val="none" w:sz="0" w:space="0" w:color="auto"/>
        <w:right w:val="none" w:sz="0" w:space="0" w:color="auto"/>
      </w:divBdr>
    </w:div>
    <w:div w:id="1336299903">
      <w:bodyDiv w:val="1"/>
      <w:marLeft w:val="0"/>
      <w:marRight w:val="0"/>
      <w:marTop w:val="0"/>
      <w:marBottom w:val="0"/>
      <w:divBdr>
        <w:top w:val="none" w:sz="0" w:space="0" w:color="auto"/>
        <w:left w:val="none" w:sz="0" w:space="0" w:color="auto"/>
        <w:bottom w:val="none" w:sz="0" w:space="0" w:color="auto"/>
        <w:right w:val="none" w:sz="0" w:space="0" w:color="auto"/>
      </w:divBdr>
    </w:div>
    <w:div w:id="1338848731">
      <w:bodyDiv w:val="1"/>
      <w:marLeft w:val="0"/>
      <w:marRight w:val="0"/>
      <w:marTop w:val="0"/>
      <w:marBottom w:val="0"/>
      <w:divBdr>
        <w:top w:val="none" w:sz="0" w:space="0" w:color="auto"/>
        <w:left w:val="none" w:sz="0" w:space="0" w:color="auto"/>
        <w:bottom w:val="none" w:sz="0" w:space="0" w:color="auto"/>
        <w:right w:val="none" w:sz="0" w:space="0" w:color="auto"/>
      </w:divBdr>
    </w:div>
    <w:div w:id="1347170374">
      <w:bodyDiv w:val="1"/>
      <w:marLeft w:val="0"/>
      <w:marRight w:val="0"/>
      <w:marTop w:val="0"/>
      <w:marBottom w:val="0"/>
      <w:divBdr>
        <w:top w:val="none" w:sz="0" w:space="0" w:color="auto"/>
        <w:left w:val="none" w:sz="0" w:space="0" w:color="auto"/>
        <w:bottom w:val="none" w:sz="0" w:space="0" w:color="auto"/>
        <w:right w:val="none" w:sz="0" w:space="0" w:color="auto"/>
      </w:divBdr>
    </w:div>
    <w:div w:id="1348101247">
      <w:bodyDiv w:val="1"/>
      <w:marLeft w:val="0"/>
      <w:marRight w:val="0"/>
      <w:marTop w:val="0"/>
      <w:marBottom w:val="0"/>
      <w:divBdr>
        <w:top w:val="none" w:sz="0" w:space="0" w:color="auto"/>
        <w:left w:val="none" w:sz="0" w:space="0" w:color="auto"/>
        <w:bottom w:val="none" w:sz="0" w:space="0" w:color="auto"/>
        <w:right w:val="none" w:sz="0" w:space="0" w:color="auto"/>
      </w:divBdr>
    </w:div>
    <w:div w:id="1350448580">
      <w:bodyDiv w:val="1"/>
      <w:marLeft w:val="0"/>
      <w:marRight w:val="0"/>
      <w:marTop w:val="0"/>
      <w:marBottom w:val="0"/>
      <w:divBdr>
        <w:top w:val="none" w:sz="0" w:space="0" w:color="auto"/>
        <w:left w:val="none" w:sz="0" w:space="0" w:color="auto"/>
        <w:bottom w:val="none" w:sz="0" w:space="0" w:color="auto"/>
        <w:right w:val="none" w:sz="0" w:space="0" w:color="auto"/>
      </w:divBdr>
    </w:div>
    <w:div w:id="1353455485">
      <w:bodyDiv w:val="1"/>
      <w:marLeft w:val="0"/>
      <w:marRight w:val="0"/>
      <w:marTop w:val="0"/>
      <w:marBottom w:val="0"/>
      <w:divBdr>
        <w:top w:val="none" w:sz="0" w:space="0" w:color="auto"/>
        <w:left w:val="none" w:sz="0" w:space="0" w:color="auto"/>
        <w:bottom w:val="none" w:sz="0" w:space="0" w:color="auto"/>
        <w:right w:val="none" w:sz="0" w:space="0" w:color="auto"/>
      </w:divBdr>
    </w:div>
    <w:div w:id="1354186136">
      <w:bodyDiv w:val="1"/>
      <w:marLeft w:val="0"/>
      <w:marRight w:val="0"/>
      <w:marTop w:val="0"/>
      <w:marBottom w:val="0"/>
      <w:divBdr>
        <w:top w:val="none" w:sz="0" w:space="0" w:color="auto"/>
        <w:left w:val="none" w:sz="0" w:space="0" w:color="auto"/>
        <w:bottom w:val="none" w:sz="0" w:space="0" w:color="auto"/>
        <w:right w:val="none" w:sz="0" w:space="0" w:color="auto"/>
      </w:divBdr>
    </w:div>
    <w:div w:id="1355036430">
      <w:bodyDiv w:val="1"/>
      <w:marLeft w:val="0"/>
      <w:marRight w:val="0"/>
      <w:marTop w:val="0"/>
      <w:marBottom w:val="0"/>
      <w:divBdr>
        <w:top w:val="none" w:sz="0" w:space="0" w:color="auto"/>
        <w:left w:val="none" w:sz="0" w:space="0" w:color="auto"/>
        <w:bottom w:val="none" w:sz="0" w:space="0" w:color="auto"/>
        <w:right w:val="none" w:sz="0" w:space="0" w:color="auto"/>
      </w:divBdr>
    </w:div>
    <w:div w:id="1356033221">
      <w:bodyDiv w:val="1"/>
      <w:marLeft w:val="0"/>
      <w:marRight w:val="0"/>
      <w:marTop w:val="0"/>
      <w:marBottom w:val="0"/>
      <w:divBdr>
        <w:top w:val="none" w:sz="0" w:space="0" w:color="auto"/>
        <w:left w:val="none" w:sz="0" w:space="0" w:color="auto"/>
        <w:bottom w:val="none" w:sz="0" w:space="0" w:color="auto"/>
        <w:right w:val="none" w:sz="0" w:space="0" w:color="auto"/>
      </w:divBdr>
    </w:div>
    <w:div w:id="1357075409">
      <w:bodyDiv w:val="1"/>
      <w:marLeft w:val="0"/>
      <w:marRight w:val="0"/>
      <w:marTop w:val="0"/>
      <w:marBottom w:val="0"/>
      <w:divBdr>
        <w:top w:val="none" w:sz="0" w:space="0" w:color="auto"/>
        <w:left w:val="none" w:sz="0" w:space="0" w:color="auto"/>
        <w:bottom w:val="none" w:sz="0" w:space="0" w:color="auto"/>
        <w:right w:val="none" w:sz="0" w:space="0" w:color="auto"/>
      </w:divBdr>
    </w:div>
    <w:div w:id="1360012660">
      <w:bodyDiv w:val="1"/>
      <w:marLeft w:val="0"/>
      <w:marRight w:val="0"/>
      <w:marTop w:val="0"/>
      <w:marBottom w:val="0"/>
      <w:divBdr>
        <w:top w:val="none" w:sz="0" w:space="0" w:color="auto"/>
        <w:left w:val="none" w:sz="0" w:space="0" w:color="auto"/>
        <w:bottom w:val="none" w:sz="0" w:space="0" w:color="auto"/>
        <w:right w:val="none" w:sz="0" w:space="0" w:color="auto"/>
      </w:divBdr>
    </w:div>
    <w:div w:id="1360666650">
      <w:bodyDiv w:val="1"/>
      <w:marLeft w:val="0"/>
      <w:marRight w:val="0"/>
      <w:marTop w:val="0"/>
      <w:marBottom w:val="0"/>
      <w:divBdr>
        <w:top w:val="none" w:sz="0" w:space="0" w:color="auto"/>
        <w:left w:val="none" w:sz="0" w:space="0" w:color="auto"/>
        <w:bottom w:val="none" w:sz="0" w:space="0" w:color="auto"/>
        <w:right w:val="none" w:sz="0" w:space="0" w:color="auto"/>
      </w:divBdr>
    </w:div>
    <w:div w:id="1361280779">
      <w:bodyDiv w:val="1"/>
      <w:marLeft w:val="0"/>
      <w:marRight w:val="0"/>
      <w:marTop w:val="0"/>
      <w:marBottom w:val="0"/>
      <w:divBdr>
        <w:top w:val="none" w:sz="0" w:space="0" w:color="auto"/>
        <w:left w:val="none" w:sz="0" w:space="0" w:color="auto"/>
        <w:bottom w:val="none" w:sz="0" w:space="0" w:color="auto"/>
        <w:right w:val="none" w:sz="0" w:space="0" w:color="auto"/>
      </w:divBdr>
    </w:div>
    <w:div w:id="1361972112">
      <w:bodyDiv w:val="1"/>
      <w:marLeft w:val="0"/>
      <w:marRight w:val="0"/>
      <w:marTop w:val="0"/>
      <w:marBottom w:val="0"/>
      <w:divBdr>
        <w:top w:val="none" w:sz="0" w:space="0" w:color="auto"/>
        <w:left w:val="none" w:sz="0" w:space="0" w:color="auto"/>
        <w:bottom w:val="none" w:sz="0" w:space="0" w:color="auto"/>
        <w:right w:val="none" w:sz="0" w:space="0" w:color="auto"/>
      </w:divBdr>
    </w:div>
    <w:div w:id="1362245556">
      <w:bodyDiv w:val="1"/>
      <w:marLeft w:val="0"/>
      <w:marRight w:val="0"/>
      <w:marTop w:val="0"/>
      <w:marBottom w:val="0"/>
      <w:divBdr>
        <w:top w:val="none" w:sz="0" w:space="0" w:color="auto"/>
        <w:left w:val="none" w:sz="0" w:space="0" w:color="auto"/>
        <w:bottom w:val="none" w:sz="0" w:space="0" w:color="auto"/>
        <w:right w:val="none" w:sz="0" w:space="0" w:color="auto"/>
      </w:divBdr>
    </w:div>
    <w:div w:id="1363628983">
      <w:bodyDiv w:val="1"/>
      <w:marLeft w:val="0"/>
      <w:marRight w:val="0"/>
      <w:marTop w:val="0"/>
      <w:marBottom w:val="0"/>
      <w:divBdr>
        <w:top w:val="none" w:sz="0" w:space="0" w:color="auto"/>
        <w:left w:val="none" w:sz="0" w:space="0" w:color="auto"/>
        <w:bottom w:val="none" w:sz="0" w:space="0" w:color="auto"/>
        <w:right w:val="none" w:sz="0" w:space="0" w:color="auto"/>
      </w:divBdr>
    </w:div>
    <w:div w:id="1364553230">
      <w:bodyDiv w:val="1"/>
      <w:marLeft w:val="0"/>
      <w:marRight w:val="0"/>
      <w:marTop w:val="0"/>
      <w:marBottom w:val="0"/>
      <w:divBdr>
        <w:top w:val="none" w:sz="0" w:space="0" w:color="auto"/>
        <w:left w:val="none" w:sz="0" w:space="0" w:color="auto"/>
        <w:bottom w:val="none" w:sz="0" w:space="0" w:color="auto"/>
        <w:right w:val="none" w:sz="0" w:space="0" w:color="auto"/>
      </w:divBdr>
    </w:div>
    <w:div w:id="1365398822">
      <w:bodyDiv w:val="1"/>
      <w:marLeft w:val="0"/>
      <w:marRight w:val="0"/>
      <w:marTop w:val="0"/>
      <w:marBottom w:val="0"/>
      <w:divBdr>
        <w:top w:val="none" w:sz="0" w:space="0" w:color="auto"/>
        <w:left w:val="none" w:sz="0" w:space="0" w:color="auto"/>
        <w:bottom w:val="none" w:sz="0" w:space="0" w:color="auto"/>
        <w:right w:val="none" w:sz="0" w:space="0" w:color="auto"/>
      </w:divBdr>
    </w:div>
    <w:div w:id="1367944218">
      <w:bodyDiv w:val="1"/>
      <w:marLeft w:val="0"/>
      <w:marRight w:val="0"/>
      <w:marTop w:val="0"/>
      <w:marBottom w:val="0"/>
      <w:divBdr>
        <w:top w:val="none" w:sz="0" w:space="0" w:color="auto"/>
        <w:left w:val="none" w:sz="0" w:space="0" w:color="auto"/>
        <w:bottom w:val="none" w:sz="0" w:space="0" w:color="auto"/>
        <w:right w:val="none" w:sz="0" w:space="0" w:color="auto"/>
      </w:divBdr>
    </w:div>
    <w:div w:id="1368726168">
      <w:bodyDiv w:val="1"/>
      <w:marLeft w:val="0"/>
      <w:marRight w:val="0"/>
      <w:marTop w:val="0"/>
      <w:marBottom w:val="0"/>
      <w:divBdr>
        <w:top w:val="none" w:sz="0" w:space="0" w:color="auto"/>
        <w:left w:val="none" w:sz="0" w:space="0" w:color="auto"/>
        <w:bottom w:val="none" w:sz="0" w:space="0" w:color="auto"/>
        <w:right w:val="none" w:sz="0" w:space="0" w:color="auto"/>
      </w:divBdr>
    </w:div>
    <w:div w:id="1368750066">
      <w:bodyDiv w:val="1"/>
      <w:marLeft w:val="0"/>
      <w:marRight w:val="0"/>
      <w:marTop w:val="0"/>
      <w:marBottom w:val="0"/>
      <w:divBdr>
        <w:top w:val="none" w:sz="0" w:space="0" w:color="auto"/>
        <w:left w:val="none" w:sz="0" w:space="0" w:color="auto"/>
        <w:bottom w:val="none" w:sz="0" w:space="0" w:color="auto"/>
        <w:right w:val="none" w:sz="0" w:space="0" w:color="auto"/>
      </w:divBdr>
    </w:div>
    <w:div w:id="1376848464">
      <w:bodyDiv w:val="1"/>
      <w:marLeft w:val="0"/>
      <w:marRight w:val="0"/>
      <w:marTop w:val="0"/>
      <w:marBottom w:val="0"/>
      <w:divBdr>
        <w:top w:val="none" w:sz="0" w:space="0" w:color="auto"/>
        <w:left w:val="none" w:sz="0" w:space="0" w:color="auto"/>
        <w:bottom w:val="none" w:sz="0" w:space="0" w:color="auto"/>
        <w:right w:val="none" w:sz="0" w:space="0" w:color="auto"/>
      </w:divBdr>
    </w:div>
    <w:div w:id="1378050111">
      <w:bodyDiv w:val="1"/>
      <w:marLeft w:val="0"/>
      <w:marRight w:val="0"/>
      <w:marTop w:val="0"/>
      <w:marBottom w:val="0"/>
      <w:divBdr>
        <w:top w:val="none" w:sz="0" w:space="0" w:color="auto"/>
        <w:left w:val="none" w:sz="0" w:space="0" w:color="auto"/>
        <w:bottom w:val="none" w:sz="0" w:space="0" w:color="auto"/>
        <w:right w:val="none" w:sz="0" w:space="0" w:color="auto"/>
      </w:divBdr>
    </w:div>
    <w:div w:id="1378509083">
      <w:bodyDiv w:val="1"/>
      <w:marLeft w:val="0"/>
      <w:marRight w:val="0"/>
      <w:marTop w:val="0"/>
      <w:marBottom w:val="0"/>
      <w:divBdr>
        <w:top w:val="none" w:sz="0" w:space="0" w:color="auto"/>
        <w:left w:val="none" w:sz="0" w:space="0" w:color="auto"/>
        <w:bottom w:val="none" w:sz="0" w:space="0" w:color="auto"/>
        <w:right w:val="none" w:sz="0" w:space="0" w:color="auto"/>
      </w:divBdr>
    </w:div>
    <w:div w:id="1379671989">
      <w:bodyDiv w:val="1"/>
      <w:marLeft w:val="0"/>
      <w:marRight w:val="0"/>
      <w:marTop w:val="0"/>
      <w:marBottom w:val="0"/>
      <w:divBdr>
        <w:top w:val="none" w:sz="0" w:space="0" w:color="auto"/>
        <w:left w:val="none" w:sz="0" w:space="0" w:color="auto"/>
        <w:bottom w:val="none" w:sz="0" w:space="0" w:color="auto"/>
        <w:right w:val="none" w:sz="0" w:space="0" w:color="auto"/>
      </w:divBdr>
    </w:div>
    <w:div w:id="1380859740">
      <w:bodyDiv w:val="1"/>
      <w:marLeft w:val="0"/>
      <w:marRight w:val="0"/>
      <w:marTop w:val="0"/>
      <w:marBottom w:val="0"/>
      <w:divBdr>
        <w:top w:val="none" w:sz="0" w:space="0" w:color="auto"/>
        <w:left w:val="none" w:sz="0" w:space="0" w:color="auto"/>
        <w:bottom w:val="none" w:sz="0" w:space="0" w:color="auto"/>
        <w:right w:val="none" w:sz="0" w:space="0" w:color="auto"/>
      </w:divBdr>
    </w:div>
    <w:div w:id="1385955622">
      <w:bodyDiv w:val="1"/>
      <w:marLeft w:val="0"/>
      <w:marRight w:val="0"/>
      <w:marTop w:val="0"/>
      <w:marBottom w:val="0"/>
      <w:divBdr>
        <w:top w:val="none" w:sz="0" w:space="0" w:color="auto"/>
        <w:left w:val="none" w:sz="0" w:space="0" w:color="auto"/>
        <w:bottom w:val="none" w:sz="0" w:space="0" w:color="auto"/>
        <w:right w:val="none" w:sz="0" w:space="0" w:color="auto"/>
      </w:divBdr>
    </w:div>
    <w:div w:id="1388844943">
      <w:bodyDiv w:val="1"/>
      <w:marLeft w:val="0"/>
      <w:marRight w:val="0"/>
      <w:marTop w:val="0"/>
      <w:marBottom w:val="0"/>
      <w:divBdr>
        <w:top w:val="none" w:sz="0" w:space="0" w:color="auto"/>
        <w:left w:val="none" w:sz="0" w:space="0" w:color="auto"/>
        <w:bottom w:val="none" w:sz="0" w:space="0" w:color="auto"/>
        <w:right w:val="none" w:sz="0" w:space="0" w:color="auto"/>
      </w:divBdr>
    </w:div>
    <w:div w:id="1389113020">
      <w:bodyDiv w:val="1"/>
      <w:marLeft w:val="0"/>
      <w:marRight w:val="0"/>
      <w:marTop w:val="0"/>
      <w:marBottom w:val="0"/>
      <w:divBdr>
        <w:top w:val="none" w:sz="0" w:space="0" w:color="auto"/>
        <w:left w:val="none" w:sz="0" w:space="0" w:color="auto"/>
        <w:bottom w:val="none" w:sz="0" w:space="0" w:color="auto"/>
        <w:right w:val="none" w:sz="0" w:space="0" w:color="auto"/>
      </w:divBdr>
    </w:div>
    <w:div w:id="1391270533">
      <w:bodyDiv w:val="1"/>
      <w:marLeft w:val="0"/>
      <w:marRight w:val="0"/>
      <w:marTop w:val="0"/>
      <w:marBottom w:val="0"/>
      <w:divBdr>
        <w:top w:val="none" w:sz="0" w:space="0" w:color="auto"/>
        <w:left w:val="none" w:sz="0" w:space="0" w:color="auto"/>
        <w:bottom w:val="none" w:sz="0" w:space="0" w:color="auto"/>
        <w:right w:val="none" w:sz="0" w:space="0" w:color="auto"/>
      </w:divBdr>
    </w:div>
    <w:div w:id="1399404202">
      <w:bodyDiv w:val="1"/>
      <w:marLeft w:val="0"/>
      <w:marRight w:val="0"/>
      <w:marTop w:val="0"/>
      <w:marBottom w:val="0"/>
      <w:divBdr>
        <w:top w:val="none" w:sz="0" w:space="0" w:color="auto"/>
        <w:left w:val="none" w:sz="0" w:space="0" w:color="auto"/>
        <w:bottom w:val="none" w:sz="0" w:space="0" w:color="auto"/>
        <w:right w:val="none" w:sz="0" w:space="0" w:color="auto"/>
      </w:divBdr>
    </w:div>
    <w:div w:id="1399672481">
      <w:bodyDiv w:val="1"/>
      <w:marLeft w:val="0"/>
      <w:marRight w:val="0"/>
      <w:marTop w:val="0"/>
      <w:marBottom w:val="0"/>
      <w:divBdr>
        <w:top w:val="none" w:sz="0" w:space="0" w:color="auto"/>
        <w:left w:val="none" w:sz="0" w:space="0" w:color="auto"/>
        <w:bottom w:val="none" w:sz="0" w:space="0" w:color="auto"/>
        <w:right w:val="none" w:sz="0" w:space="0" w:color="auto"/>
      </w:divBdr>
    </w:div>
    <w:div w:id="1402095437">
      <w:bodyDiv w:val="1"/>
      <w:marLeft w:val="0"/>
      <w:marRight w:val="0"/>
      <w:marTop w:val="0"/>
      <w:marBottom w:val="0"/>
      <w:divBdr>
        <w:top w:val="none" w:sz="0" w:space="0" w:color="auto"/>
        <w:left w:val="none" w:sz="0" w:space="0" w:color="auto"/>
        <w:bottom w:val="none" w:sz="0" w:space="0" w:color="auto"/>
        <w:right w:val="none" w:sz="0" w:space="0" w:color="auto"/>
      </w:divBdr>
    </w:div>
    <w:div w:id="1406564515">
      <w:bodyDiv w:val="1"/>
      <w:marLeft w:val="0"/>
      <w:marRight w:val="0"/>
      <w:marTop w:val="0"/>
      <w:marBottom w:val="0"/>
      <w:divBdr>
        <w:top w:val="none" w:sz="0" w:space="0" w:color="auto"/>
        <w:left w:val="none" w:sz="0" w:space="0" w:color="auto"/>
        <w:bottom w:val="none" w:sz="0" w:space="0" w:color="auto"/>
        <w:right w:val="none" w:sz="0" w:space="0" w:color="auto"/>
      </w:divBdr>
    </w:div>
    <w:div w:id="1409880627">
      <w:bodyDiv w:val="1"/>
      <w:marLeft w:val="0"/>
      <w:marRight w:val="0"/>
      <w:marTop w:val="0"/>
      <w:marBottom w:val="0"/>
      <w:divBdr>
        <w:top w:val="none" w:sz="0" w:space="0" w:color="auto"/>
        <w:left w:val="none" w:sz="0" w:space="0" w:color="auto"/>
        <w:bottom w:val="none" w:sz="0" w:space="0" w:color="auto"/>
        <w:right w:val="none" w:sz="0" w:space="0" w:color="auto"/>
      </w:divBdr>
    </w:div>
    <w:div w:id="1409964658">
      <w:bodyDiv w:val="1"/>
      <w:marLeft w:val="0"/>
      <w:marRight w:val="0"/>
      <w:marTop w:val="0"/>
      <w:marBottom w:val="0"/>
      <w:divBdr>
        <w:top w:val="none" w:sz="0" w:space="0" w:color="auto"/>
        <w:left w:val="none" w:sz="0" w:space="0" w:color="auto"/>
        <w:bottom w:val="none" w:sz="0" w:space="0" w:color="auto"/>
        <w:right w:val="none" w:sz="0" w:space="0" w:color="auto"/>
      </w:divBdr>
    </w:div>
    <w:div w:id="1410689436">
      <w:bodyDiv w:val="1"/>
      <w:marLeft w:val="0"/>
      <w:marRight w:val="0"/>
      <w:marTop w:val="0"/>
      <w:marBottom w:val="0"/>
      <w:divBdr>
        <w:top w:val="none" w:sz="0" w:space="0" w:color="auto"/>
        <w:left w:val="none" w:sz="0" w:space="0" w:color="auto"/>
        <w:bottom w:val="none" w:sz="0" w:space="0" w:color="auto"/>
        <w:right w:val="none" w:sz="0" w:space="0" w:color="auto"/>
      </w:divBdr>
    </w:div>
    <w:div w:id="1414888384">
      <w:bodyDiv w:val="1"/>
      <w:marLeft w:val="0"/>
      <w:marRight w:val="0"/>
      <w:marTop w:val="0"/>
      <w:marBottom w:val="0"/>
      <w:divBdr>
        <w:top w:val="none" w:sz="0" w:space="0" w:color="auto"/>
        <w:left w:val="none" w:sz="0" w:space="0" w:color="auto"/>
        <w:bottom w:val="none" w:sz="0" w:space="0" w:color="auto"/>
        <w:right w:val="none" w:sz="0" w:space="0" w:color="auto"/>
      </w:divBdr>
      <w:divsChild>
        <w:div w:id="1849559576">
          <w:marLeft w:val="480"/>
          <w:marRight w:val="0"/>
          <w:marTop w:val="0"/>
          <w:marBottom w:val="0"/>
          <w:divBdr>
            <w:top w:val="none" w:sz="0" w:space="0" w:color="auto"/>
            <w:left w:val="none" w:sz="0" w:space="0" w:color="auto"/>
            <w:bottom w:val="none" w:sz="0" w:space="0" w:color="auto"/>
            <w:right w:val="none" w:sz="0" w:space="0" w:color="auto"/>
          </w:divBdr>
        </w:div>
        <w:div w:id="1447232394">
          <w:marLeft w:val="480"/>
          <w:marRight w:val="0"/>
          <w:marTop w:val="0"/>
          <w:marBottom w:val="0"/>
          <w:divBdr>
            <w:top w:val="none" w:sz="0" w:space="0" w:color="auto"/>
            <w:left w:val="none" w:sz="0" w:space="0" w:color="auto"/>
            <w:bottom w:val="none" w:sz="0" w:space="0" w:color="auto"/>
            <w:right w:val="none" w:sz="0" w:space="0" w:color="auto"/>
          </w:divBdr>
        </w:div>
      </w:divsChild>
    </w:div>
    <w:div w:id="1416323448">
      <w:bodyDiv w:val="1"/>
      <w:marLeft w:val="0"/>
      <w:marRight w:val="0"/>
      <w:marTop w:val="0"/>
      <w:marBottom w:val="0"/>
      <w:divBdr>
        <w:top w:val="none" w:sz="0" w:space="0" w:color="auto"/>
        <w:left w:val="none" w:sz="0" w:space="0" w:color="auto"/>
        <w:bottom w:val="none" w:sz="0" w:space="0" w:color="auto"/>
        <w:right w:val="none" w:sz="0" w:space="0" w:color="auto"/>
      </w:divBdr>
    </w:div>
    <w:div w:id="1416434463">
      <w:bodyDiv w:val="1"/>
      <w:marLeft w:val="0"/>
      <w:marRight w:val="0"/>
      <w:marTop w:val="0"/>
      <w:marBottom w:val="0"/>
      <w:divBdr>
        <w:top w:val="none" w:sz="0" w:space="0" w:color="auto"/>
        <w:left w:val="none" w:sz="0" w:space="0" w:color="auto"/>
        <w:bottom w:val="none" w:sz="0" w:space="0" w:color="auto"/>
        <w:right w:val="none" w:sz="0" w:space="0" w:color="auto"/>
      </w:divBdr>
    </w:div>
    <w:div w:id="1425881427">
      <w:bodyDiv w:val="1"/>
      <w:marLeft w:val="0"/>
      <w:marRight w:val="0"/>
      <w:marTop w:val="0"/>
      <w:marBottom w:val="0"/>
      <w:divBdr>
        <w:top w:val="none" w:sz="0" w:space="0" w:color="auto"/>
        <w:left w:val="none" w:sz="0" w:space="0" w:color="auto"/>
        <w:bottom w:val="none" w:sz="0" w:space="0" w:color="auto"/>
        <w:right w:val="none" w:sz="0" w:space="0" w:color="auto"/>
      </w:divBdr>
    </w:div>
    <w:div w:id="1426268194">
      <w:bodyDiv w:val="1"/>
      <w:marLeft w:val="0"/>
      <w:marRight w:val="0"/>
      <w:marTop w:val="0"/>
      <w:marBottom w:val="0"/>
      <w:divBdr>
        <w:top w:val="none" w:sz="0" w:space="0" w:color="auto"/>
        <w:left w:val="none" w:sz="0" w:space="0" w:color="auto"/>
        <w:bottom w:val="none" w:sz="0" w:space="0" w:color="auto"/>
        <w:right w:val="none" w:sz="0" w:space="0" w:color="auto"/>
      </w:divBdr>
    </w:div>
    <w:div w:id="1428959034">
      <w:bodyDiv w:val="1"/>
      <w:marLeft w:val="0"/>
      <w:marRight w:val="0"/>
      <w:marTop w:val="0"/>
      <w:marBottom w:val="0"/>
      <w:divBdr>
        <w:top w:val="none" w:sz="0" w:space="0" w:color="auto"/>
        <w:left w:val="none" w:sz="0" w:space="0" w:color="auto"/>
        <w:bottom w:val="none" w:sz="0" w:space="0" w:color="auto"/>
        <w:right w:val="none" w:sz="0" w:space="0" w:color="auto"/>
      </w:divBdr>
    </w:div>
    <w:div w:id="1430420566">
      <w:bodyDiv w:val="1"/>
      <w:marLeft w:val="0"/>
      <w:marRight w:val="0"/>
      <w:marTop w:val="0"/>
      <w:marBottom w:val="0"/>
      <w:divBdr>
        <w:top w:val="none" w:sz="0" w:space="0" w:color="auto"/>
        <w:left w:val="none" w:sz="0" w:space="0" w:color="auto"/>
        <w:bottom w:val="none" w:sz="0" w:space="0" w:color="auto"/>
        <w:right w:val="none" w:sz="0" w:space="0" w:color="auto"/>
      </w:divBdr>
    </w:div>
    <w:div w:id="1435007512">
      <w:bodyDiv w:val="1"/>
      <w:marLeft w:val="0"/>
      <w:marRight w:val="0"/>
      <w:marTop w:val="0"/>
      <w:marBottom w:val="0"/>
      <w:divBdr>
        <w:top w:val="none" w:sz="0" w:space="0" w:color="auto"/>
        <w:left w:val="none" w:sz="0" w:space="0" w:color="auto"/>
        <w:bottom w:val="none" w:sz="0" w:space="0" w:color="auto"/>
        <w:right w:val="none" w:sz="0" w:space="0" w:color="auto"/>
      </w:divBdr>
    </w:div>
    <w:div w:id="1435056897">
      <w:bodyDiv w:val="1"/>
      <w:marLeft w:val="0"/>
      <w:marRight w:val="0"/>
      <w:marTop w:val="0"/>
      <w:marBottom w:val="0"/>
      <w:divBdr>
        <w:top w:val="none" w:sz="0" w:space="0" w:color="auto"/>
        <w:left w:val="none" w:sz="0" w:space="0" w:color="auto"/>
        <w:bottom w:val="none" w:sz="0" w:space="0" w:color="auto"/>
        <w:right w:val="none" w:sz="0" w:space="0" w:color="auto"/>
      </w:divBdr>
    </w:div>
    <w:div w:id="1435831457">
      <w:bodyDiv w:val="1"/>
      <w:marLeft w:val="0"/>
      <w:marRight w:val="0"/>
      <w:marTop w:val="0"/>
      <w:marBottom w:val="0"/>
      <w:divBdr>
        <w:top w:val="none" w:sz="0" w:space="0" w:color="auto"/>
        <w:left w:val="none" w:sz="0" w:space="0" w:color="auto"/>
        <w:bottom w:val="none" w:sz="0" w:space="0" w:color="auto"/>
        <w:right w:val="none" w:sz="0" w:space="0" w:color="auto"/>
      </w:divBdr>
    </w:div>
    <w:div w:id="1437017605">
      <w:bodyDiv w:val="1"/>
      <w:marLeft w:val="0"/>
      <w:marRight w:val="0"/>
      <w:marTop w:val="0"/>
      <w:marBottom w:val="0"/>
      <w:divBdr>
        <w:top w:val="none" w:sz="0" w:space="0" w:color="auto"/>
        <w:left w:val="none" w:sz="0" w:space="0" w:color="auto"/>
        <w:bottom w:val="none" w:sz="0" w:space="0" w:color="auto"/>
        <w:right w:val="none" w:sz="0" w:space="0" w:color="auto"/>
      </w:divBdr>
    </w:div>
    <w:div w:id="1440954670">
      <w:bodyDiv w:val="1"/>
      <w:marLeft w:val="0"/>
      <w:marRight w:val="0"/>
      <w:marTop w:val="0"/>
      <w:marBottom w:val="0"/>
      <w:divBdr>
        <w:top w:val="none" w:sz="0" w:space="0" w:color="auto"/>
        <w:left w:val="none" w:sz="0" w:space="0" w:color="auto"/>
        <w:bottom w:val="none" w:sz="0" w:space="0" w:color="auto"/>
        <w:right w:val="none" w:sz="0" w:space="0" w:color="auto"/>
      </w:divBdr>
    </w:div>
    <w:div w:id="1441679981">
      <w:bodyDiv w:val="1"/>
      <w:marLeft w:val="0"/>
      <w:marRight w:val="0"/>
      <w:marTop w:val="0"/>
      <w:marBottom w:val="0"/>
      <w:divBdr>
        <w:top w:val="none" w:sz="0" w:space="0" w:color="auto"/>
        <w:left w:val="none" w:sz="0" w:space="0" w:color="auto"/>
        <w:bottom w:val="none" w:sz="0" w:space="0" w:color="auto"/>
        <w:right w:val="none" w:sz="0" w:space="0" w:color="auto"/>
      </w:divBdr>
    </w:div>
    <w:div w:id="1441684550">
      <w:bodyDiv w:val="1"/>
      <w:marLeft w:val="0"/>
      <w:marRight w:val="0"/>
      <w:marTop w:val="0"/>
      <w:marBottom w:val="0"/>
      <w:divBdr>
        <w:top w:val="none" w:sz="0" w:space="0" w:color="auto"/>
        <w:left w:val="none" w:sz="0" w:space="0" w:color="auto"/>
        <w:bottom w:val="none" w:sz="0" w:space="0" w:color="auto"/>
        <w:right w:val="none" w:sz="0" w:space="0" w:color="auto"/>
      </w:divBdr>
    </w:div>
    <w:div w:id="1442382587">
      <w:bodyDiv w:val="1"/>
      <w:marLeft w:val="0"/>
      <w:marRight w:val="0"/>
      <w:marTop w:val="0"/>
      <w:marBottom w:val="0"/>
      <w:divBdr>
        <w:top w:val="none" w:sz="0" w:space="0" w:color="auto"/>
        <w:left w:val="none" w:sz="0" w:space="0" w:color="auto"/>
        <w:bottom w:val="none" w:sz="0" w:space="0" w:color="auto"/>
        <w:right w:val="none" w:sz="0" w:space="0" w:color="auto"/>
      </w:divBdr>
    </w:div>
    <w:div w:id="1442722845">
      <w:bodyDiv w:val="1"/>
      <w:marLeft w:val="0"/>
      <w:marRight w:val="0"/>
      <w:marTop w:val="0"/>
      <w:marBottom w:val="0"/>
      <w:divBdr>
        <w:top w:val="none" w:sz="0" w:space="0" w:color="auto"/>
        <w:left w:val="none" w:sz="0" w:space="0" w:color="auto"/>
        <w:bottom w:val="none" w:sz="0" w:space="0" w:color="auto"/>
        <w:right w:val="none" w:sz="0" w:space="0" w:color="auto"/>
      </w:divBdr>
    </w:div>
    <w:div w:id="1443265741">
      <w:bodyDiv w:val="1"/>
      <w:marLeft w:val="0"/>
      <w:marRight w:val="0"/>
      <w:marTop w:val="0"/>
      <w:marBottom w:val="0"/>
      <w:divBdr>
        <w:top w:val="none" w:sz="0" w:space="0" w:color="auto"/>
        <w:left w:val="none" w:sz="0" w:space="0" w:color="auto"/>
        <w:bottom w:val="none" w:sz="0" w:space="0" w:color="auto"/>
        <w:right w:val="none" w:sz="0" w:space="0" w:color="auto"/>
      </w:divBdr>
    </w:div>
    <w:div w:id="1444422111">
      <w:bodyDiv w:val="1"/>
      <w:marLeft w:val="0"/>
      <w:marRight w:val="0"/>
      <w:marTop w:val="0"/>
      <w:marBottom w:val="0"/>
      <w:divBdr>
        <w:top w:val="none" w:sz="0" w:space="0" w:color="auto"/>
        <w:left w:val="none" w:sz="0" w:space="0" w:color="auto"/>
        <w:bottom w:val="none" w:sz="0" w:space="0" w:color="auto"/>
        <w:right w:val="none" w:sz="0" w:space="0" w:color="auto"/>
      </w:divBdr>
    </w:div>
    <w:div w:id="1444689046">
      <w:bodyDiv w:val="1"/>
      <w:marLeft w:val="0"/>
      <w:marRight w:val="0"/>
      <w:marTop w:val="0"/>
      <w:marBottom w:val="0"/>
      <w:divBdr>
        <w:top w:val="none" w:sz="0" w:space="0" w:color="auto"/>
        <w:left w:val="none" w:sz="0" w:space="0" w:color="auto"/>
        <w:bottom w:val="none" w:sz="0" w:space="0" w:color="auto"/>
        <w:right w:val="none" w:sz="0" w:space="0" w:color="auto"/>
      </w:divBdr>
    </w:div>
    <w:div w:id="1445610547">
      <w:bodyDiv w:val="1"/>
      <w:marLeft w:val="0"/>
      <w:marRight w:val="0"/>
      <w:marTop w:val="0"/>
      <w:marBottom w:val="0"/>
      <w:divBdr>
        <w:top w:val="none" w:sz="0" w:space="0" w:color="auto"/>
        <w:left w:val="none" w:sz="0" w:space="0" w:color="auto"/>
        <w:bottom w:val="none" w:sz="0" w:space="0" w:color="auto"/>
        <w:right w:val="none" w:sz="0" w:space="0" w:color="auto"/>
      </w:divBdr>
    </w:div>
    <w:div w:id="1446853497">
      <w:bodyDiv w:val="1"/>
      <w:marLeft w:val="0"/>
      <w:marRight w:val="0"/>
      <w:marTop w:val="0"/>
      <w:marBottom w:val="0"/>
      <w:divBdr>
        <w:top w:val="none" w:sz="0" w:space="0" w:color="auto"/>
        <w:left w:val="none" w:sz="0" w:space="0" w:color="auto"/>
        <w:bottom w:val="none" w:sz="0" w:space="0" w:color="auto"/>
        <w:right w:val="none" w:sz="0" w:space="0" w:color="auto"/>
      </w:divBdr>
    </w:div>
    <w:div w:id="1447233535">
      <w:bodyDiv w:val="1"/>
      <w:marLeft w:val="0"/>
      <w:marRight w:val="0"/>
      <w:marTop w:val="0"/>
      <w:marBottom w:val="0"/>
      <w:divBdr>
        <w:top w:val="none" w:sz="0" w:space="0" w:color="auto"/>
        <w:left w:val="none" w:sz="0" w:space="0" w:color="auto"/>
        <w:bottom w:val="none" w:sz="0" w:space="0" w:color="auto"/>
        <w:right w:val="none" w:sz="0" w:space="0" w:color="auto"/>
      </w:divBdr>
    </w:div>
    <w:div w:id="1447312568">
      <w:bodyDiv w:val="1"/>
      <w:marLeft w:val="0"/>
      <w:marRight w:val="0"/>
      <w:marTop w:val="0"/>
      <w:marBottom w:val="0"/>
      <w:divBdr>
        <w:top w:val="none" w:sz="0" w:space="0" w:color="auto"/>
        <w:left w:val="none" w:sz="0" w:space="0" w:color="auto"/>
        <w:bottom w:val="none" w:sz="0" w:space="0" w:color="auto"/>
        <w:right w:val="none" w:sz="0" w:space="0" w:color="auto"/>
      </w:divBdr>
    </w:div>
    <w:div w:id="1452897578">
      <w:bodyDiv w:val="1"/>
      <w:marLeft w:val="0"/>
      <w:marRight w:val="0"/>
      <w:marTop w:val="0"/>
      <w:marBottom w:val="0"/>
      <w:divBdr>
        <w:top w:val="none" w:sz="0" w:space="0" w:color="auto"/>
        <w:left w:val="none" w:sz="0" w:space="0" w:color="auto"/>
        <w:bottom w:val="none" w:sz="0" w:space="0" w:color="auto"/>
        <w:right w:val="none" w:sz="0" w:space="0" w:color="auto"/>
      </w:divBdr>
    </w:div>
    <w:div w:id="1455447533">
      <w:bodyDiv w:val="1"/>
      <w:marLeft w:val="0"/>
      <w:marRight w:val="0"/>
      <w:marTop w:val="0"/>
      <w:marBottom w:val="0"/>
      <w:divBdr>
        <w:top w:val="none" w:sz="0" w:space="0" w:color="auto"/>
        <w:left w:val="none" w:sz="0" w:space="0" w:color="auto"/>
        <w:bottom w:val="none" w:sz="0" w:space="0" w:color="auto"/>
        <w:right w:val="none" w:sz="0" w:space="0" w:color="auto"/>
      </w:divBdr>
    </w:div>
    <w:div w:id="1455950988">
      <w:bodyDiv w:val="1"/>
      <w:marLeft w:val="0"/>
      <w:marRight w:val="0"/>
      <w:marTop w:val="0"/>
      <w:marBottom w:val="0"/>
      <w:divBdr>
        <w:top w:val="none" w:sz="0" w:space="0" w:color="auto"/>
        <w:left w:val="none" w:sz="0" w:space="0" w:color="auto"/>
        <w:bottom w:val="none" w:sz="0" w:space="0" w:color="auto"/>
        <w:right w:val="none" w:sz="0" w:space="0" w:color="auto"/>
      </w:divBdr>
    </w:div>
    <w:div w:id="1461535739">
      <w:bodyDiv w:val="1"/>
      <w:marLeft w:val="0"/>
      <w:marRight w:val="0"/>
      <w:marTop w:val="0"/>
      <w:marBottom w:val="0"/>
      <w:divBdr>
        <w:top w:val="none" w:sz="0" w:space="0" w:color="auto"/>
        <w:left w:val="none" w:sz="0" w:space="0" w:color="auto"/>
        <w:bottom w:val="none" w:sz="0" w:space="0" w:color="auto"/>
        <w:right w:val="none" w:sz="0" w:space="0" w:color="auto"/>
      </w:divBdr>
    </w:div>
    <w:div w:id="1463159505">
      <w:bodyDiv w:val="1"/>
      <w:marLeft w:val="0"/>
      <w:marRight w:val="0"/>
      <w:marTop w:val="0"/>
      <w:marBottom w:val="0"/>
      <w:divBdr>
        <w:top w:val="none" w:sz="0" w:space="0" w:color="auto"/>
        <w:left w:val="none" w:sz="0" w:space="0" w:color="auto"/>
        <w:bottom w:val="none" w:sz="0" w:space="0" w:color="auto"/>
        <w:right w:val="none" w:sz="0" w:space="0" w:color="auto"/>
      </w:divBdr>
    </w:div>
    <w:div w:id="1463697168">
      <w:bodyDiv w:val="1"/>
      <w:marLeft w:val="0"/>
      <w:marRight w:val="0"/>
      <w:marTop w:val="0"/>
      <w:marBottom w:val="0"/>
      <w:divBdr>
        <w:top w:val="none" w:sz="0" w:space="0" w:color="auto"/>
        <w:left w:val="none" w:sz="0" w:space="0" w:color="auto"/>
        <w:bottom w:val="none" w:sz="0" w:space="0" w:color="auto"/>
        <w:right w:val="none" w:sz="0" w:space="0" w:color="auto"/>
      </w:divBdr>
    </w:div>
    <w:div w:id="1469207116">
      <w:bodyDiv w:val="1"/>
      <w:marLeft w:val="0"/>
      <w:marRight w:val="0"/>
      <w:marTop w:val="0"/>
      <w:marBottom w:val="0"/>
      <w:divBdr>
        <w:top w:val="none" w:sz="0" w:space="0" w:color="auto"/>
        <w:left w:val="none" w:sz="0" w:space="0" w:color="auto"/>
        <w:bottom w:val="none" w:sz="0" w:space="0" w:color="auto"/>
        <w:right w:val="none" w:sz="0" w:space="0" w:color="auto"/>
      </w:divBdr>
    </w:div>
    <w:div w:id="1471747852">
      <w:bodyDiv w:val="1"/>
      <w:marLeft w:val="0"/>
      <w:marRight w:val="0"/>
      <w:marTop w:val="0"/>
      <w:marBottom w:val="0"/>
      <w:divBdr>
        <w:top w:val="none" w:sz="0" w:space="0" w:color="auto"/>
        <w:left w:val="none" w:sz="0" w:space="0" w:color="auto"/>
        <w:bottom w:val="none" w:sz="0" w:space="0" w:color="auto"/>
        <w:right w:val="none" w:sz="0" w:space="0" w:color="auto"/>
      </w:divBdr>
    </w:div>
    <w:div w:id="1472668721">
      <w:bodyDiv w:val="1"/>
      <w:marLeft w:val="0"/>
      <w:marRight w:val="0"/>
      <w:marTop w:val="0"/>
      <w:marBottom w:val="0"/>
      <w:divBdr>
        <w:top w:val="none" w:sz="0" w:space="0" w:color="auto"/>
        <w:left w:val="none" w:sz="0" w:space="0" w:color="auto"/>
        <w:bottom w:val="none" w:sz="0" w:space="0" w:color="auto"/>
        <w:right w:val="none" w:sz="0" w:space="0" w:color="auto"/>
      </w:divBdr>
    </w:div>
    <w:div w:id="1473205802">
      <w:bodyDiv w:val="1"/>
      <w:marLeft w:val="0"/>
      <w:marRight w:val="0"/>
      <w:marTop w:val="0"/>
      <w:marBottom w:val="0"/>
      <w:divBdr>
        <w:top w:val="none" w:sz="0" w:space="0" w:color="auto"/>
        <w:left w:val="none" w:sz="0" w:space="0" w:color="auto"/>
        <w:bottom w:val="none" w:sz="0" w:space="0" w:color="auto"/>
        <w:right w:val="none" w:sz="0" w:space="0" w:color="auto"/>
      </w:divBdr>
    </w:div>
    <w:div w:id="1474253271">
      <w:bodyDiv w:val="1"/>
      <w:marLeft w:val="0"/>
      <w:marRight w:val="0"/>
      <w:marTop w:val="0"/>
      <w:marBottom w:val="0"/>
      <w:divBdr>
        <w:top w:val="none" w:sz="0" w:space="0" w:color="auto"/>
        <w:left w:val="none" w:sz="0" w:space="0" w:color="auto"/>
        <w:bottom w:val="none" w:sz="0" w:space="0" w:color="auto"/>
        <w:right w:val="none" w:sz="0" w:space="0" w:color="auto"/>
      </w:divBdr>
    </w:div>
    <w:div w:id="1475297341">
      <w:bodyDiv w:val="1"/>
      <w:marLeft w:val="0"/>
      <w:marRight w:val="0"/>
      <w:marTop w:val="0"/>
      <w:marBottom w:val="0"/>
      <w:divBdr>
        <w:top w:val="none" w:sz="0" w:space="0" w:color="auto"/>
        <w:left w:val="none" w:sz="0" w:space="0" w:color="auto"/>
        <w:bottom w:val="none" w:sz="0" w:space="0" w:color="auto"/>
        <w:right w:val="none" w:sz="0" w:space="0" w:color="auto"/>
      </w:divBdr>
    </w:div>
    <w:div w:id="1479802997">
      <w:bodyDiv w:val="1"/>
      <w:marLeft w:val="0"/>
      <w:marRight w:val="0"/>
      <w:marTop w:val="0"/>
      <w:marBottom w:val="0"/>
      <w:divBdr>
        <w:top w:val="none" w:sz="0" w:space="0" w:color="auto"/>
        <w:left w:val="none" w:sz="0" w:space="0" w:color="auto"/>
        <w:bottom w:val="none" w:sz="0" w:space="0" w:color="auto"/>
        <w:right w:val="none" w:sz="0" w:space="0" w:color="auto"/>
      </w:divBdr>
    </w:div>
    <w:div w:id="1480728677">
      <w:bodyDiv w:val="1"/>
      <w:marLeft w:val="0"/>
      <w:marRight w:val="0"/>
      <w:marTop w:val="0"/>
      <w:marBottom w:val="0"/>
      <w:divBdr>
        <w:top w:val="none" w:sz="0" w:space="0" w:color="auto"/>
        <w:left w:val="none" w:sz="0" w:space="0" w:color="auto"/>
        <w:bottom w:val="none" w:sz="0" w:space="0" w:color="auto"/>
        <w:right w:val="none" w:sz="0" w:space="0" w:color="auto"/>
      </w:divBdr>
    </w:div>
    <w:div w:id="1482770156">
      <w:bodyDiv w:val="1"/>
      <w:marLeft w:val="0"/>
      <w:marRight w:val="0"/>
      <w:marTop w:val="0"/>
      <w:marBottom w:val="0"/>
      <w:divBdr>
        <w:top w:val="none" w:sz="0" w:space="0" w:color="auto"/>
        <w:left w:val="none" w:sz="0" w:space="0" w:color="auto"/>
        <w:bottom w:val="none" w:sz="0" w:space="0" w:color="auto"/>
        <w:right w:val="none" w:sz="0" w:space="0" w:color="auto"/>
      </w:divBdr>
    </w:div>
    <w:div w:id="1487084503">
      <w:bodyDiv w:val="1"/>
      <w:marLeft w:val="0"/>
      <w:marRight w:val="0"/>
      <w:marTop w:val="0"/>
      <w:marBottom w:val="0"/>
      <w:divBdr>
        <w:top w:val="none" w:sz="0" w:space="0" w:color="auto"/>
        <w:left w:val="none" w:sz="0" w:space="0" w:color="auto"/>
        <w:bottom w:val="none" w:sz="0" w:space="0" w:color="auto"/>
        <w:right w:val="none" w:sz="0" w:space="0" w:color="auto"/>
      </w:divBdr>
    </w:div>
    <w:div w:id="1488093141">
      <w:bodyDiv w:val="1"/>
      <w:marLeft w:val="0"/>
      <w:marRight w:val="0"/>
      <w:marTop w:val="0"/>
      <w:marBottom w:val="0"/>
      <w:divBdr>
        <w:top w:val="none" w:sz="0" w:space="0" w:color="auto"/>
        <w:left w:val="none" w:sz="0" w:space="0" w:color="auto"/>
        <w:bottom w:val="none" w:sz="0" w:space="0" w:color="auto"/>
        <w:right w:val="none" w:sz="0" w:space="0" w:color="auto"/>
      </w:divBdr>
    </w:div>
    <w:div w:id="1488127346">
      <w:bodyDiv w:val="1"/>
      <w:marLeft w:val="0"/>
      <w:marRight w:val="0"/>
      <w:marTop w:val="0"/>
      <w:marBottom w:val="0"/>
      <w:divBdr>
        <w:top w:val="none" w:sz="0" w:space="0" w:color="auto"/>
        <w:left w:val="none" w:sz="0" w:space="0" w:color="auto"/>
        <w:bottom w:val="none" w:sz="0" w:space="0" w:color="auto"/>
        <w:right w:val="none" w:sz="0" w:space="0" w:color="auto"/>
      </w:divBdr>
    </w:div>
    <w:div w:id="1489437153">
      <w:bodyDiv w:val="1"/>
      <w:marLeft w:val="0"/>
      <w:marRight w:val="0"/>
      <w:marTop w:val="0"/>
      <w:marBottom w:val="0"/>
      <w:divBdr>
        <w:top w:val="none" w:sz="0" w:space="0" w:color="auto"/>
        <w:left w:val="none" w:sz="0" w:space="0" w:color="auto"/>
        <w:bottom w:val="none" w:sz="0" w:space="0" w:color="auto"/>
        <w:right w:val="none" w:sz="0" w:space="0" w:color="auto"/>
      </w:divBdr>
    </w:div>
    <w:div w:id="1490319936">
      <w:bodyDiv w:val="1"/>
      <w:marLeft w:val="0"/>
      <w:marRight w:val="0"/>
      <w:marTop w:val="0"/>
      <w:marBottom w:val="0"/>
      <w:divBdr>
        <w:top w:val="none" w:sz="0" w:space="0" w:color="auto"/>
        <w:left w:val="none" w:sz="0" w:space="0" w:color="auto"/>
        <w:bottom w:val="none" w:sz="0" w:space="0" w:color="auto"/>
        <w:right w:val="none" w:sz="0" w:space="0" w:color="auto"/>
      </w:divBdr>
    </w:div>
    <w:div w:id="1490748605">
      <w:bodyDiv w:val="1"/>
      <w:marLeft w:val="0"/>
      <w:marRight w:val="0"/>
      <w:marTop w:val="0"/>
      <w:marBottom w:val="0"/>
      <w:divBdr>
        <w:top w:val="none" w:sz="0" w:space="0" w:color="auto"/>
        <w:left w:val="none" w:sz="0" w:space="0" w:color="auto"/>
        <w:bottom w:val="none" w:sz="0" w:space="0" w:color="auto"/>
        <w:right w:val="none" w:sz="0" w:space="0" w:color="auto"/>
      </w:divBdr>
    </w:div>
    <w:div w:id="1493253483">
      <w:bodyDiv w:val="1"/>
      <w:marLeft w:val="0"/>
      <w:marRight w:val="0"/>
      <w:marTop w:val="0"/>
      <w:marBottom w:val="0"/>
      <w:divBdr>
        <w:top w:val="none" w:sz="0" w:space="0" w:color="auto"/>
        <w:left w:val="none" w:sz="0" w:space="0" w:color="auto"/>
        <w:bottom w:val="none" w:sz="0" w:space="0" w:color="auto"/>
        <w:right w:val="none" w:sz="0" w:space="0" w:color="auto"/>
      </w:divBdr>
    </w:div>
    <w:div w:id="1495611414">
      <w:bodyDiv w:val="1"/>
      <w:marLeft w:val="0"/>
      <w:marRight w:val="0"/>
      <w:marTop w:val="0"/>
      <w:marBottom w:val="0"/>
      <w:divBdr>
        <w:top w:val="none" w:sz="0" w:space="0" w:color="auto"/>
        <w:left w:val="none" w:sz="0" w:space="0" w:color="auto"/>
        <w:bottom w:val="none" w:sz="0" w:space="0" w:color="auto"/>
        <w:right w:val="none" w:sz="0" w:space="0" w:color="auto"/>
      </w:divBdr>
    </w:div>
    <w:div w:id="1498618761">
      <w:bodyDiv w:val="1"/>
      <w:marLeft w:val="0"/>
      <w:marRight w:val="0"/>
      <w:marTop w:val="0"/>
      <w:marBottom w:val="0"/>
      <w:divBdr>
        <w:top w:val="none" w:sz="0" w:space="0" w:color="auto"/>
        <w:left w:val="none" w:sz="0" w:space="0" w:color="auto"/>
        <w:bottom w:val="none" w:sz="0" w:space="0" w:color="auto"/>
        <w:right w:val="none" w:sz="0" w:space="0" w:color="auto"/>
      </w:divBdr>
    </w:div>
    <w:div w:id="1503666737">
      <w:bodyDiv w:val="1"/>
      <w:marLeft w:val="0"/>
      <w:marRight w:val="0"/>
      <w:marTop w:val="0"/>
      <w:marBottom w:val="0"/>
      <w:divBdr>
        <w:top w:val="none" w:sz="0" w:space="0" w:color="auto"/>
        <w:left w:val="none" w:sz="0" w:space="0" w:color="auto"/>
        <w:bottom w:val="none" w:sz="0" w:space="0" w:color="auto"/>
        <w:right w:val="none" w:sz="0" w:space="0" w:color="auto"/>
      </w:divBdr>
    </w:div>
    <w:div w:id="1504274155">
      <w:bodyDiv w:val="1"/>
      <w:marLeft w:val="0"/>
      <w:marRight w:val="0"/>
      <w:marTop w:val="0"/>
      <w:marBottom w:val="0"/>
      <w:divBdr>
        <w:top w:val="none" w:sz="0" w:space="0" w:color="auto"/>
        <w:left w:val="none" w:sz="0" w:space="0" w:color="auto"/>
        <w:bottom w:val="none" w:sz="0" w:space="0" w:color="auto"/>
        <w:right w:val="none" w:sz="0" w:space="0" w:color="auto"/>
      </w:divBdr>
    </w:div>
    <w:div w:id="1504857462">
      <w:bodyDiv w:val="1"/>
      <w:marLeft w:val="0"/>
      <w:marRight w:val="0"/>
      <w:marTop w:val="0"/>
      <w:marBottom w:val="0"/>
      <w:divBdr>
        <w:top w:val="none" w:sz="0" w:space="0" w:color="auto"/>
        <w:left w:val="none" w:sz="0" w:space="0" w:color="auto"/>
        <w:bottom w:val="none" w:sz="0" w:space="0" w:color="auto"/>
        <w:right w:val="none" w:sz="0" w:space="0" w:color="auto"/>
      </w:divBdr>
    </w:div>
    <w:div w:id="1505778339">
      <w:bodyDiv w:val="1"/>
      <w:marLeft w:val="0"/>
      <w:marRight w:val="0"/>
      <w:marTop w:val="0"/>
      <w:marBottom w:val="0"/>
      <w:divBdr>
        <w:top w:val="none" w:sz="0" w:space="0" w:color="auto"/>
        <w:left w:val="none" w:sz="0" w:space="0" w:color="auto"/>
        <w:bottom w:val="none" w:sz="0" w:space="0" w:color="auto"/>
        <w:right w:val="none" w:sz="0" w:space="0" w:color="auto"/>
      </w:divBdr>
    </w:div>
    <w:div w:id="1508517302">
      <w:bodyDiv w:val="1"/>
      <w:marLeft w:val="0"/>
      <w:marRight w:val="0"/>
      <w:marTop w:val="0"/>
      <w:marBottom w:val="0"/>
      <w:divBdr>
        <w:top w:val="none" w:sz="0" w:space="0" w:color="auto"/>
        <w:left w:val="none" w:sz="0" w:space="0" w:color="auto"/>
        <w:bottom w:val="none" w:sz="0" w:space="0" w:color="auto"/>
        <w:right w:val="none" w:sz="0" w:space="0" w:color="auto"/>
      </w:divBdr>
    </w:div>
    <w:div w:id="1508981107">
      <w:bodyDiv w:val="1"/>
      <w:marLeft w:val="0"/>
      <w:marRight w:val="0"/>
      <w:marTop w:val="0"/>
      <w:marBottom w:val="0"/>
      <w:divBdr>
        <w:top w:val="none" w:sz="0" w:space="0" w:color="auto"/>
        <w:left w:val="none" w:sz="0" w:space="0" w:color="auto"/>
        <w:bottom w:val="none" w:sz="0" w:space="0" w:color="auto"/>
        <w:right w:val="none" w:sz="0" w:space="0" w:color="auto"/>
      </w:divBdr>
    </w:div>
    <w:div w:id="1511026012">
      <w:bodyDiv w:val="1"/>
      <w:marLeft w:val="0"/>
      <w:marRight w:val="0"/>
      <w:marTop w:val="0"/>
      <w:marBottom w:val="0"/>
      <w:divBdr>
        <w:top w:val="none" w:sz="0" w:space="0" w:color="auto"/>
        <w:left w:val="none" w:sz="0" w:space="0" w:color="auto"/>
        <w:bottom w:val="none" w:sz="0" w:space="0" w:color="auto"/>
        <w:right w:val="none" w:sz="0" w:space="0" w:color="auto"/>
      </w:divBdr>
    </w:div>
    <w:div w:id="1512641276">
      <w:bodyDiv w:val="1"/>
      <w:marLeft w:val="0"/>
      <w:marRight w:val="0"/>
      <w:marTop w:val="0"/>
      <w:marBottom w:val="0"/>
      <w:divBdr>
        <w:top w:val="none" w:sz="0" w:space="0" w:color="auto"/>
        <w:left w:val="none" w:sz="0" w:space="0" w:color="auto"/>
        <w:bottom w:val="none" w:sz="0" w:space="0" w:color="auto"/>
        <w:right w:val="none" w:sz="0" w:space="0" w:color="auto"/>
      </w:divBdr>
    </w:div>
    <w:div w:id="1517576281">
      <w:bodyDiv w:val="1"/>
      <w:marLeft w:val="0"/>
      <w:marRight w:val="0"/>
      <w:marTop w:val="0"/>
      <w:marBottom w:val="0"/>
      <w:divBdr>
        <w:top w:val="none" w:sz="0" w:space="0" w:color="auto"/>
        <w:left w:val="none" w:sz="0" w:space="0" w:color="auto"/>
        <w:bottom w:val="none" w:sz="0" w:space="0" w:color="auto"/>
        <w:right w:val="none" w:sz="0" w:space="0" w:color="auto"/>
      </w:divBdr>
    </w:div>
    <w:div w:id="1519612293">
      <w:bodyDiv w:val="1"/>
      <w:marLeft w:val="0"/>
      <w:marRight w:val="0"/>
      <w:marTop w:val="0"/>
      <w:marBottom w:val="0"/>
      <w:divBdr>
        <w:top w:val="none" w:sz="0" w:space="0" w:color="auto"/>
        <w:left w:val="none" w:sz="0" w:space="0" w:color="auto"/>
        <w:bottom w:val="none" w:sz="0" w:space="0" w:color="auto"/>
        <w:right w:val="none" w:sz="0" w:space="0" w:color="auto"/>
      </w:divBdr>
    </w:div>
    <w:div w:id="1520313121">
      <w:bodyDiv w:val="1"/>
      <w:marLeft w:val="0"/>
      <w:marRight w:val="0"/>
      <w:marTop w:val="0"/>
      <w:marBottom w:val="0"/>
      <w:divBdr>
        <w:top w:val="none" w:sz="0" w:space="0" w:color="auto"/>
        <w:left w:val="none" w:sz="0" w:space="0" w:color="auto"/>
        <w:bottom w:val="none" w:sz="0" w:space="0" w:color="auto"/>
        <w:right w:val="none" w:sz="0" w:space="0" w:color="auto"/>
      </w:divBdr>
    </w:div>
    <w:div w:id="1530021637">
      <w:bodyDiv w:val="1"/>
      <w:marLeft w:val="0"/>
      <w:marRight w:val="0"/>
      <w:marTop w:val="0"/>
      <w:marBottom w:val="0"/>
      <w:divBdr>
        <w:top w:val="none" w:sz="0" w:space="0" w:color="auto"/>
        <w:left w:val="none" w:sz="0" w:space="0" w:color="auto"/>
        <w:bottom w:val="none" w:sz="0" w:space="0" w:color="auto"/>
        <w:right w:val="none" w:sz="0" w:space="0" w:color="auto"/>
      </w:divBdr>
    </w:div>
    <w:div w:id="1530409424">
      <w:bodyDiv w:val="1"/>
      <w:marLeft w:val="0"/>
      <w:marRight w:val="0"/>
      <w:marTop w:val="0"/>
      <w:marBottom w:val="0"/>
      <w:divBdr>
        <w:top w:val="none" w:sz="0" w:space="0" w:color="auto"/>
        <w:left w:val="none" w:sz="0" w:space="0" w:color="auto"/>
        <w:bottom w:val="none" w:sz="0" w:space="0" w:color="auto"/>
        <w:right w:val="none" w:sz="0" w:space="0" w:color="auto"/>
      </w:divBdr>
    </w:div>
    <w:div w:id="1530921478">
      <w:bodyDiv w:val="1"/>
      <w:marLeft w:val="0"/>
      <w:marRight w:val="0"/>
      <w:marTop w:val="0"/>
      <w:marBottom w:val="0"/>
      <w:divBdr>
        <w:top w:val="none" w:sz="0" w:space="0" w:color="auto"/>
        <w:left w:val="none" w:sz="0" w:space="0" w:color="auto"/>
        <w:bottom w:val="none" w:sz="0" w:space="0" w:color="auto"/>
        <w:right w:val="none" w:sz="0" w:space="0" w:color="auto"/>
      </w:divBdr>
    </w:div>
    <w:div w:id="1531067548">
      <w:bodyDiv w:val="1"/>
      <w:marLeft w:val="0"/>
      <w:marRight w:val="0"/>
      <w:marTop w:val="0"/>
      <w:marBottom w:val="0"/>
      <w:divBdr>
        <w:top w:val="none" w:sz="0" w:space="0" w:color="auto"/>
        <w:left w:val="none" w:sz="0" w:space="0" w:color="auto"/>
        <w:bottom w:val="none" w:sz="0" w:space="0" w:color="auto"/>
        <w:right w:val="none" w:sz="0" w:space="0" w:color="auto"/>
      </w:divBdr>
    </w:div>
    <w:div w:id="1537619442">
      <w:bodyDiv w:val="1"/>
      <w:marLeft w:val="0"/>
      <w:marRight w:val="0"/>
      <w:marTop w:val="0"/>
      <w:marBottom w:val="0"/>
      <w:divBdr>
        <w:top w:val="none" w:sz="0" w:space="0" w:color="auto"/>
        <w:left w:val="none" w:sz="0" w:space="0" w:color="auto"/>
        <w:bottom w:val="none" w:sz="0" w:space="0" w:color="auto"/>
        <w:right w:val="none" w:sz="0" w:space="0" w:color="auto"/>
      </w:divBdr>
    </w:div>
    <w:div w:id="1539857794">
      <w:bodyDiv w:val="1"/>
      <w:marLeft w:val="0"/>
      <w:marRight w:val="0"/>
      <w:marTop w:val="0"/>
      <w:marBottom w:val="0"/>
      <w:divBdr>
        <w:top w:val="none" w:sz="0" w:space="0" w:color="auto"/>
        <w:left w:val="none" w:sz="0" w:space="0" w:color="auto"/>
        <w:bottom w:val="none" w:sz="0" w:space="0" w:color="auto"/>
        <w:right w:val="none" w:sz="0" w:space="0" w:color="auto"/>
      </w:divBdr>
    </w:div>
    <w:div w:id="1546454460">
      <w:bodyDiv w:val="1"/>
      <w:marLeft w:val="0"/>
      <w:marRight w:val="0"/>
      <w:marTop w:val="0"/>
      <w:marBottom w:val="0"/>
      <w:divBdr>
        <w:top w:val="none" w:sz="0" w:space="0" w:color="auto"/>
        <w:left w:val="none" w:sz="0" w:space="0" w:color="auto"/>
        <w:bottom w:val="none" w:sz="0" w:space="0" w:color="auto"/>
        <w:right w:val="none" w:sz="0" w:space="0" w:color="auto"/>
      </w:divBdr>
    </w:div>
    <w:div w:id="1546597356">
      <w:bodyDiv w:val="1"/>
      <w:marLeft w:val="0"/>
      <w:marRight w:val="0"/>
      <w:marTop w:val="0"/>
      <w:marBottom w:val="0"/>
      <w:divBdr>
        <w:top w:val="none" w:sz="0" w:space="0" w:color="auto"/>
        <w:left w:val="none" w:sz="0" w:space="0" w:color="auto"/>
        <w:bottom w:val="none" w:sz="0" w:space="0" w:color="auto"/>
        <w:right w:val="none" w:sz="0" w:space="0" w:color="auto"/>
      </w:divBdr>
    </w:div>
    <w:div w:id="1546913198">
      <w:bodyDiv w:val="1"/>
      <w:marLeft w:val="0"/>
      <w:marRight w:val="0"/>
      <w:marTop w:val="0"/>
      <w:marBottom w:val="0"/>
      <w:divBdr>
        <w:top w:val="none" w:sz="0" w:space="0" w:color="auto"/>
        <w:left w:val="none" w:sz="0" w:space="0" w:color="auto"/>
        <w:bottom w:val="none" w:sz="0" w:space="0" w:color="auto"/>
        <w:right w:val="none" w:sz="0" w:space="0" w:color="auto"/>
      </w:divBdr>
    </w:div>
    <w:div w:id="1548101179">
      <w:bodyDiv w:val="1"/>
      <w:marLeft w:val="0"/>
      <w:marRight w:val="0"/>
      <w:marTop w:val="0"/>
      <w:marBottom w:val="0"/>
      <w:divBdr>
        <w:top w:val="none" w:sz="0" w:space="0" w:color="auto"/>
        <w:left w:val="none" w:sz="0" w:space="0" w:color="auto"/>
        <w:bottom w:val="none" w:sz="0" w:space="0" w:color="auto"/>
        <w:right w:val="none" w:sz="0" w:space="0" w:color="auto"/>
      </w:divBdr>
    </w:div>
    <w:div w:id="1548300778">
      <w:bodyDiv w:val="1"/>
      <w:marLeft w:val="0"/>
      <w:marRight w:val="0"/>
      <w:marTop w:val="0"/>
      <w:marBottom w:val="0"/>
      <w:divBdr>
        <w:top w:val="none" w:sz="0" w:space="0" w:color="auto"/>
        <w:left w:val="none" w:sz="0" w:space="0" w:color="auto"/>
        <w:bottom w:val="none" w:sz="0" w:space="0" w:color="auto"/>
        <w:right w:val="none" w:sz="0" w:space="0" w:color="auto"/>
      </w:divBdr>
    </w:div>
    <w:div w:id="1550143461">
      <w:bodyDiv w:val="1"/>
      <w:marLeft w:val="0"/>
      <w:marRight w:val="0"/>
      <w:marTop w:val="0"/>
      <w:marBottom w:val="0"/>
      <w:divBdr>
        <w:top w:val="none" w:sz="0" w:space="0" w:color="auto"/>
        <w:left w:val="none" w:sz="0" w:space="0" w:color="auto"/>
        <w:bottom w:val="none" w:sz="0" w:space="0" w:color="auto"/>
        <w:right w:val="none" w:sz="0" w:space="0" w:color="auto"/>
      </w:divBdr>
    </w:div>
    <w:div w:id="1554654832">
      <w:bodyDiv w:val="1"/>
      <w:marLeft w:val="0"/>
      <w:marRight w:val="0"/>
      <w:marTop w:val="0"/>
      <w:marBottom w:val="0"/>
      <w:divBdr>
        <w:top w:val="none" w:sz="0" w:space="0" w:color="auto"/>
        <w:left w:val="none" w:sz="0" w:space="0" w:color="auto"/>
        <w:bottom w:val="none" w:sz="0" w:space="0" w:color="auto"/>
        <w:right w:val="none" w:sz="0" w:space="0" w:color="auto"/>
      </w:divBdr>
    </w:div>
    <w:div w:id="1555920408">
      <w:bodyDiv w:val="1"/>
      <w:marLeft w:val="0"/>
      <w:marRight w:val="0"/>
      <w:marTop w:val="0"/>
      <w:marBottom w:val="0"/>
      <w:divBdr>
        <w:top w:val="none" w:sz="0" w:space="0" w:color="auto"/>
        <w:left w:val="none" w:sz="0" w:space="0" w:color="auto"/>
        <w:bottom w:val="none" w:sz="0" w:space="0" w:color="auto"/>
        <w:right w:val="none" w:sz="0" w:space="0" w:color="auto"/>
      </w:divBdr>
    </w:div>
    <w:div w:id="1558468838">
      <w:bodyDiv w:val="1"/>
      <w:marLeft w:val="0"/>
      <w:marRight w:val="0"/>
      <w:marTop w:val="0"/>
      <w:marBottom w:val="0"/>
      <w:divBdr>
        <w:top w:val="none" w:sz="0" w:space="0" w:color="auto"/>
        <w:left w:val="none" w:sz="0" w:space="0" w:color="auto"/>
        <w:bottom w:val="none" w:sz="0" w:space="0" w:color="auto"/>
        <w:right w:val="none" w:sz="0" w:space="0" w:color="auto"/>
      </w:divBdr>
    </w:div>
    <w:div w:id="1561401530">
      <w:bodyDiv w:val="1"/>
      <w:marLeft w:val="0"/>
      <w:marRight w:val="0"/>
      <w:marTop w:val="0"/>
      <w:marBottom w:val="0"/>
      <w:divBdr>
        <w:top w:val="none" w:sz="0" w:space="0" w:color="auto"/>
        <w:left w:val="none" w:sz="0" w:space="0" w:color="auto"/>
        <w:bottom w:val="none" w:sz="0" w:space="0" w:color="auto"/>
        <w:right w:val="none" w:sz="0" w:space="0" w:color="auto"/>
      </w:divBdr>
    </w:div>
    <w:div w:id="1561944427">
      <w:bodyDiv w:val="1"/>
      <w:marLeft w:val="0"/>
      <w:marRight w:val="0"/>
      <w:marTop w:val="0"/>
      <w:marBottom w:val="0"/>
      <w:divBdr>
        <w:top w:val="none" w:sz="0" w:space="0" w:color="auto"/>
        <w:left w:val="none" w:sz="0" w:space="0" w:color="auto"/>
        <w:bottom w:val="none" w:sz="0" w:space="0" w:color="auto"/>
        <w:right w:val="none" w:sz="0" w:space="0" w:color="auto"/>
      </w:divBdr>
    </w:div>
    <w:div w:id="1564104273">
      <w:bodyDiv w:val="1"/>
      <w:marLeft w:val="0"/>
      <w:marRight w:val="0"/>
      <w:marTop w:val="0"/>
      <w:marBottom w:val="0"/>
      <w:divBdr>
        <w:top w:val="none" w:sz="0" w:space="0" w:color="auto"/>
        <w:left w:val="none" w:sz="0" w:space="0" w:color="auto"/>
        <w:bottom w:val="none" w:sz="0" w:space="0" w:color="auto"/>
        <w:right w:val="none" w:sz="0" w:space="0" w:color="auto"/>
      </w:divBdr>
    </w:div>
    <w:div w:id="1564216933">
      <w:bodyDiv w:val="1"/>
      <w:marLeft w:val="0"/>
      <w:marRight w:val="0"/>
      <w:marTop w:val="0"/>
      <w:marBottom w:val="0"/>
      <w:divBdr>
        <w:top w:val="none" w:sz="0" w:space="0" w:color="auto"/>
        <w:left w:val="none" w:sz="0" w:space="0" w:color="auto"/>
        <w:bottom w:val="none" w:sz="0" w:space="0" w:color="auto"/>
        <w:right w:val="none" w:sz="0" w:space="0" w:color="auto"/>
      </w:divBdr>
    </w:div>
    <w:div w:id="1568296104">
      <w:bodyDiv w:val="1"/>
      <w:marLeft w:val="0"/>
      <w:marRight w:val="0"/>
      <w:marTop w:val="0"/>
      <w:marBottom w:val="0"/>
      <w:divBdr>
        <w:top w:val="none" w:sz="0" w:space="0" w:color="auto"/>
        <w:left w:val="none" w:sz="0" w:space="0" w:color="auto"/>
        <w:bottom w:val="none" w:sz="0" w:space="0" w:color="auto"/>
        <w:right w:val="none" w:sz="0" w:space="0" w:color="auto"/>
      </w:divBdr>
    </w:div>
    <w:div w:id="1568688005">
      <w:bodyDiv w:val="1"/>
      <w:marLeft w:val="0"/>
      <w:marRight w:val="0"/>
      <w:marTop w:val="0"/>
      <w:marBottom w:val="0"/>
      <w:divBdr>
        <w:top w:val="none" w:sz="0" w:space="0" w:color="auto"/>
        <w:left w:val="none" w:sz="0" w:space="0" w:color="auto"/>
        <w:bottom w:val="none" w:sz="0" w:space="0" w:color="auto"/>
        <w:right w:val="none" w:sz="0" w:space="0" w:color="auto"/>
      </w:divBdr>
    </w:div>
    <w:div w:id="1571647171">
      <w:bodyDiv w:val="1"/>
      <w:marLeft w:val="0"/>
      <w:marRight w:val="0"/>
      <w:marTop w:val="0"/>
      <w:marBottom w:val="0"/>
      <w:divBdr>
        <w:top w:val="none" w:sz="0" w:space="0" w:color="auto"/>
        <w:left w:val="none" w:sz="0" w:space="0" w:color="auto"/>
        <w:bottom w:val="none" w:sz="0" w:space="0" w:color="auto"/>
        <w:right w:val="none" w:sz="0" w:space="0" w:color="auto"/>
      </w:divBdr>
    </w:div>
    <w:div w:id="1572884068">
      <w:bodyDiv w:val="1"/>
      <w:marLeft w:val="0"/>
      <w:marRight w:val="0"/>
      <w:marTop w:val="0"/>
      <w:marBottom w:val="0"/>
      <w:divBdr>
        <w:top w:val="none" w:sz="0" w:space="0" w:color="auto"/>
        <w:left w:val="none" w:sz="0" w:space="0" w:color="auto"/>
        <w:bottom w:val="none" w:sz="0" w:space="0" w:color="auto"/>
        <w:right w:val="none" w:sz="0" w:space="0" w:color="auto"/>
      </w:divBdr>
    </w:div>
    <w:div w:id="1574390993">
      <w:bodyDiv w:val="1"/>
      <w:marLeft w:val="0"/>
      <w:marRight w:val="0"/>
      <w:marTop w:val="0"/>
      <w:marBottom w:val="0"/>
      <w:divBdr>
        <w:top w:val="none" w:sz="0" w:space="0" w:color="auto"/>
        <w:left w:val="none" w:sz="0" w:space="0" w:color="auto"/>
        <w:bottom w:val="none" w:sz="0" w:space="0" w:color="auto"/>
        <w:right w:val="none" w:sz="0" w:space="0" w:color="auto"/>
      </w:divBdr>
    </w:div>
    <w:div w:id="1577783520">
      <w:bodyDiv w:val="1"/>
      <w:marLeft w:val="0"/>
      <w:marRight w:val="0"/>
      <w:marTop w:val="0"/>
      <w:marBottom w:val="0"/>
      <w:divBdr>
        <w:top w:val="none" w:sz="0" w:space="0" w:color="auto"/>
        <w:left w:val="none" w:sz="0" w:space="0" w:color="auto"/>
        <w:bottom w:val="none" w:sz="0" w:space="0" w:color="auto"/>
        <w:right w:val="none" w:sz="0" w:space="0" w:color="auto"/>
      </w:divBdr>
      <w:divsChild>
        <w:div w:id="128015301">
          <w:marLeft w:val="480"/>
          <w:marRight w:val="0"/>
          <w:marTop w:val="0"/>
          <w:marBottom w:val="0"/>
          <w:divBdr>
            <w:top w:val="none" w:sz="0" w:space="0" w:color="auto"/>
            <w:left w:val="none" w:sz="0" w:space="0" w:color="auto"/>
            <w:bottom w:val="none" w:sz="0" w:space="0" w:color="auto"/>
            <w:right w:val="none" w:sz="0" w:space="0" w:color="auto"/>
          </w:divBdr>
        </w:div>
        <w:div w:id="966819592">
          <w:marLeft w:val="480"/>
          <w:marRight w:val="0"/>
          <w:marTop w:val="0"/>
          <w:marBottom w:val="0"/>
          <w:divBdr>
            <w:top w:val="none" w:sz="0" w:space="0" w:color="auto"/>
            <w:left w:val="none" w:sz="0" w:space="0" w:color="auto"/>
            <w:bottom w:val="none" w:sz="0" w:space="0" w:color="auto"/>
            <w:right w:val="none" w:sz="0" w:space="0" w:color="auto"/>
          </w:divBdr>
        </w:div>
        <w:div w:id="300961787">
          <w:marLeft w:val="480"/>
          <w:marRight w:val="0"/>
          <w:marTop w:val="0"/>
          <w:marBottom w:val="0"/>
          <w:divBdr>
            <w:top w:val="none" w:sz="0" w:space="0" w:color="auto"/>
            <w:left w:val="none" w:sz="0" w:space="0" w:color="auto"/>
            <w:bottom w:val="none" w:sz="0" w:space="0" w:color="auto"/>
            <w:right w:val="none" w:sz="0" w:space="0" w:color="auto"/>
          </w:divBdr>
        </w:div>
      </w:divsChild>
    </w:div>
    <w:div w:id="1578857529">
      <w:bodyDiv w:val="1"/>
      <w:marLeft w:val="0"/>
      <w:marRight w:val="0"/>
      <w:marTop w:val="0"/>
      <w:marBottom w:val="0"/>
      <w:divBdr>
        <w:top w:val="none" w:sz="0" w:space="0" w:color="auto"/>
        <w:left w:val="none" w:sz="0" w:space="0" w:color="auto"/>
        <w:bottom w:val="none" w:sz="0" w:space="0" w:color="auto"/>
        <w:right w:val="none" w:sz="0" w:space="0" w:color="auto"/>
      </w:divBdr>
    </w:div>
    <w:div w:id="1580946524">
      <w:bodyDiv w:val="1"/>
      <w:marLeft w:val="0"/>
      <w:marRight w:val="0"/>
      <w:marTop w:val="0"/>
      <w:marBottom w:val="0"/>
      <w:divBdr>
        <w:top w:val="none" w:sz="0" w:space="0" w:color="auto"/>
        <w:left w:val="none" w:sz="0" w:space="0" w:color="auto"/>
        <w:bottom w:val="none" w:sz="0" w:space="0" w:color="auto"/>
        <w:right w:val="none" w:sz="0" w:space="0" w:color="auto"/>
      </w:divBdr>
    </w:div>
    <w:div w:id="1584143145">
      <w:bodyDiv w:val="1"/>
      <w:marLeft w:val="0"/>
      <w:marRight w:val="0"/>
      <w:marTop w:val="0"/>
      <w:marBottom w:val="0"/>
      <w:divBdr>
        <w:top w:val="none" w:sz="0" w:space="0" w:color="auto"/>
        <w:left w:val="none" w:sz="0" w:space="0" w:color="auto"/>
        <w:bottom w:val="none" w:sz="0" w:space="0" w:color="auto"/>
        <w:right w:val="none" w:sz="0" w:space="0" w:color="auto"/>
      </w:divBdr>
    </w:div>
    <w:div w:id="1590652960">
      <w:bodyDiv w:val="1"/>
      <w:marLeft w:val="0"/>
      <w:marRight w:val="0"/>
      <w:marTop w:val="0"/>
      <w:marBottom w:val="0"/>
      <w:divBdr>
        <w:top w:val="none" w:sz="0" w:space="0" w:color="auto"/>
        <w:left w:val="none" w:sz="0" w:space="0" w:color="auto"/>
        <w:bottom w:val="none" w:sz="0" w:space="0" w:color="auto"/>
        <w:right w:val="none" w:sz="0" w:space="0" w:color="auto"/>
      </w:divBdr>
    </w:div>
    <w:div w:id="1591960972">
      <w:bodyDiv w:val="1"/>
      <w:marLeft w:val="0"/>
      <w:marRight w:val="0"/>
      <w:marTop w:val="0"/>
      <w:marBottom w:val="0"/>
      <w:divBdr>
        <w:top w:val="none" w:sz="0" w:space="0" w:color="auto"/>
        <w:left w:val="none" w:sz="0" w:space="0" w:color="auto"/>
        <w:bottom w:val="none" w:sz="0" w:space="0" w:color="auto"/>
        <w:right w:val="none" w:sz="0" w:space="0" w:color="auto"/>
      </w:divBdr>
    </w:div>
    <w:div w:id="1596668566">
      <w:bodyDiv w:val="1"/>
      <w:marLeft w:val="0"/>
      <w:marRight w:val="0"/>
      <w:marTop w:val="0"/>
      <w:marBottom w:val="0"/>
      <w:divBdr>
        <w:top w:val="none" w:sz="0" w:space="0" w:color="auto"/>
        <w:left w:val="none" w:sz="0" w:space="0" w:color="auto"/>
        <w:bottom w:val="none" w:sz="0" w:space="0" w:color="auto"/>
        <w:right w:val="none" w:sz="0" w:space="0" w:color="auto"/>
      </w:divBdr>
    </w:div>
    <w:div w:id="1600330875">
      <w:bodyDiv w:val="1"/>
      <w:marLeft w:val="0"/>
      <w:marRight w:val="0"/>
      <w:marTop w:val="0"/>
      <w:marBottom w:val="0"/>
      <w:divBdr>
        <w:top w:val="none" w:sz="0" w:space="0" w:color="auto"/>
        <w:left w:val="none" w:sz="0" w:space="0" w:color="auto"/>
        <w:bottom w:val="none" w:sz="0" w:space="0" w:color="auto"/>
        <w:right w:val="none" w:sz="0" w:space="0" w:color="auto"/>
      </w:divBdr>
    </w:div>
    <w:div w:id="1601260592">
      <w:bodyDiv w:val="1"/>
      <w:marLeft w:val="0"/>
      <w:marRight w:val="0"/>
      <w:marTop w:val="0"/>
      <w:marBottom w:val="0"/>
      <w:divBdr>
        <w:top w:val="none" w:sz="0" w:space="0" w:color="auto"/>
        <w:left w:val="none" w:sz="0" w:space="0" w:color="auto"/>
        <w:bottom w:val="none" w:sz="0" w:space="0" w:color="auto"/>
        <w:right w:val="none" w:sz="0" w:space="0" w:color="auto"/>
      </w:divBdr>
    </w:div>
    <w:div w:id="1608124311">
      <w:bodyDiv w:val="1"/>
      <w:marLeft w:val="0"/>
      <w:marRight w:val="0"/>
      <w:marTop w:val="0"/>
      <w:marBottom w:val="0"/>
      <w:divBdr>
        <w:top w:val="none" w:sz="0" w:space="0" w:color="auto"/>
        <w:left w:val="none" w:sz="0" w:space="0" w:color="auto"/>
        <w:bottom w:val="none" w:sz="0" w:space="0" w:color="auto"/>
        <w:right w:val="none" w:sz="0" w:space="0" w:color="auto"/>
      </w:divBdr>
    </w:div>
    <w:div w:id="1609970565">
      <w:bodyDiv w:val="1"/>
      <w:marLeft w:val="0"/>
      <w:marRight w:val="0"/>
      <w:marTop w:val="0"/>
      <w:marBottom w:val="0"/>
      <w:divBdr>
        <w:top w:val="none" w:sz="0" w:space="0" w:color="auto"/>
        <w:left w:val="none" w:sz="0" w:space="0" w:color="auto"/>
        <w:bottom w:val="none" w:sz="0" w:space="0" w:color="auto"/>
        <w:right w:val="none" w:sz="0" w:space="0" w:color="auto"/>
      </w:divBdr>
    </w:div>
    <w:div w:id="1611207111">
      <w:bodyDiv w:val="1"/>
      <w:marLeft w:val="0"/>
      <w:marRight w:val="0"/>
      <w:marTop w:val="0"/>
      <w:marBottom w:val="0"/>
      <w:divBdr>
        <w:top w:val="none" w:sz="0" w:space="0" w:color="auto"/>
        <w:left w:val="none" w:sz="0" w:space="0" w:color="auto"/>
        <w:bottom w:val="none" w:sz="0" w:space="0" w:color="auto"/>
        <w:right w:val="none" w:sz="0" w:space="0" w:color="auto"/>
      </w:divBdr>
    </w:div>
    <w:div w:id="1612587004">
      <w:bodyDiv w:val="1"/>
      <w:marLeft w:val="0"/>
      <w:marRight w:val="0"/>
      <w:marTop w:val="0"/>
      <w:marBottom w:val="0"/>
      <w:divBdr>
        <w:top w:val="none" w:sz="0" w:space="0" w:color="auto"/>
        <w:left w:val="none" w:sz="0" w:space="0" w:color="auto"/>
        <w:bottom w:val="none" w:sz="0" w:space="0" w:color="auto"/>
        <w:right w:val="none" w:sz="0" w:space="0" w:color="auto"/>
      </w:divBdr>
    </w:div>
    <w:div w:id="1612972654">
      <w:bodyDiv w:val="1"/>
      <w:marLeft w:val="0"/>
      <w:marRight w:val="0"/>
      <w:marTop w:val="0"/>
      <w:marBottom w:val="0"/>
      <w:divBdr>
        <w:top w:val="none" w:sz="0" w:space="0" w:color="auto"/>
        <w:left w:val="none" w:sz="0" w:space="0" w:color="auto"/>
        <w:bottom w:val="none" w:sz="0" w:space="0" w:color="auto"/>
        <w:right w:val="none" w:sz="0" w:space="0" w:color="auto"/>
      </w:divBdr>
    </w:div>
    <w:div w:id="1613703734">
      <w:bodyDiv w:val="1"/>
      <w:marLeft w:val="0"/>
      <w:marRight w:val="0"/>
      <w:marTop w:val="0"/>
      <w:marBottom w:val="0"/>
      <w:divBdr>
        <w:top w:val="none" w:sz="0" w:space="0" w:color="auto"/>
        <w:left w:val="none" w:sz="0" w:space="0" w:color="auto"/>
        <w:bottom w:val="none" w:sz="0" w:space="0" w:color="auto"/>
        <w:right w:val="none" w:sz="0" w:space="0" w:color="auto"/>
      </w:divBdr>
    </w:div>
    <w:div w:id="1614097804">
      <w:bodyDiv w:val="1"/>
      <w:marLeft w:val="0"/>
      <w:marRight w:val="0"/>
      <w:marTop w:val="0"/>
      <w:marBottom w:val="0"/>
      <w:divBdr>
        <w:top w:val="none" w:sz="0" w:space="0" w:color="auto"/>
        <w:left w:val="none" w:sz="0" w:space="0" w:color="auto"/>
        <w:bottom w:val="none" w:sz="0" w:space="0" w:color="auto"/>
        <w:right w:val="none" w:sz="0" w:space="0" w:color="auto"/>
      </w:divBdr>
    </w:div>
    <w:div w:id="1617178405">
      <w:bodyDiv w:val="1"/>
      <w:marLeft w:val="0"/>
      <w:marRight w:val="0"/>
      <w:marTop w:val="0"/>
      <w:marBottom w:val="0"/>
      <w:divBdr>
        <w:top w:val="none" w:sz="0" w:space="0" w:color="auto"/>
        <w:left w:val="none" w:sz="0" w:space="0" w:color="auto"/>
        <w:bottom w:val="none" w:sz="0" w:space="0" w:color="auto"/>
        <w:right w:val="none" w:sz="0" w:space="0" w:color="auto"/>
      </w:divBdr>
    </w:div>
    <w:div w:id="1617982319">
      <w:bodyDiv w:val="1"/>
      <w:marLeft w:val="0"/>
      <w:marRight w:val="0"/>
      <w:marTop w:val="0"/>
      <w:marBottom w:val="0"/>
      <w:divBdr>
        <w:top w:val="none" w:sz="0" w:space="0" w:color="auto"/>
        <w:left w:val="none" w:sz="0" w:space="0" w:color="auto"/>
        <w:bottom w:val="none" w:sz="0" w:space="0" w:color="auto"/>
        <w:right w:val="none" w:sz="0" w:space="0" w:color="auto"/>
      </w:divBdr>
    </w:div>
    <w:div w:id="1619993801">
      <w:bodyDiv w:val="1"/>
      <w:marLeft w:val="0"/>
      <w:marRight w:val="0"/>
      <w:marTop w:val="0"/>
      <w:marBottom w:val="0"/>
      <w:divBdr>
        <w:top w:val="none" w:sz="0" w:space="0" w:color="auto"/>
        <w:left w:val="none" w:sz="0" w:space="0" w:color="auto"/>
        <w:bottom w:val="none" w:sz="0" w:space="0" w:color="auto"/>
        <w:right w:val="none" w:sz="0" w:space="0" w:color="auto"/>
      </w:divBdr>
    </w:div>
    <w:div w:id="1621064634">
      <w:bodyDiv w:val="1"/>
      <w:marLeft w:val="0"/>
      <w:marRight w:val="0"/>
      <w:marTop w:val="0"/>
      <w:marBottom w:val="0"/>
      <w:divBdr>
        <w:top w:val="none" w:sz="0" w:space="0" w:color="auto"/>
        <w:left w:val="none" w:sz="0" w:space="0" w:color="auto"/>
        <w:bottom w:val="none" w:sz="0" w:space="0" w:color="auto"/>
        <w:right w:val="none" w:sz="0" w:space="0" w:color="auto"/>
      </w:divBdr>
    </w:div>
    <w:div w:id="1622489814">
      <w:bodyDiv w:val="1"/>
      <w:marLeft w:val="0"/>
      <w:marRight w:val="0"/>
      <w:marTop w:val="0"/>
      <w:marBottom w:val="0"/>
      <w:divBdr>
        <w:top w:val="none" w:sz="0" w:space="0" w:color="auto"/>
        <w:left w:val="none" w:sz="0" w:space="0" w:color="auto"/>
        <w:bottom w:val="none" w:sz="0" w:space="0" w:color="auto"/>
        <w:right w:val="none" w:sz="0" w:space="0" w:color="auto"/>
      </w:divBdr>
    </w:div>
    <w:div w:id="1622999818">
      <w:bodyDiv w:val="1"/>
      <w:marLeft w:val="0"/>
      <w:marRight w:val="0"/>
      <w:marTop w:val="0"/>
      <w:marBottom w:val="0"/>
      <w:divBdr>
        <w:top w:val="none" w:sz="0" w:space="0" w:color="auto"/>
        <w:left w:val="none" w:sz="0" w:space="0" w:color="auto"/>
        <w:bottom w:val="none" w:sz="0" w:space="0" w:color="auto"/>
        <w:right w:val="none" w:sz="0" w:space="0" w:color="auto"/>
      </w:divBdr>
    </w:div>
    <w:div w:id="1624193016">
      <w:bodyDiv w:val="1"/>
      <w:marLeft w:val="0"/>
      <w:marRight w:val="0"/>
      <w:marTop w:val="0"/>
      <w:marBottom w:val="0"/>
      <w:divBdr>
        <w:top w:val="none" w:sz="0" w:space="0" w:color="auto"/>
        <w:left w:val="none" w:sz="0" w:space="0" w:color="auto"/>
        <w:bottom w:val="none" w:sz="0" w:space="0" w:color="auto"/>
        <w:right w:val="none" w:sz="0" w:space="0" w:color="auto"/>
      </w:divBdr>
    </w:div>
    <w:div w:id="1627152864">
      <w:bodyDiv w:val="1"/>
      <w:marLeft w:val="0"/>
      <w:marRight w:val="0"/>
      <w:marTop w:val="0"/>
      <w:marBottom w:val="0"/>
      <w:divBdr>
        <w:top w:val="none" w:sz="0" w:space="0" w:color="auto"/>
        <w:left w:val="none" w:sz="0" w:space="0" w:color="auto"/>
        <w:bottom w:val="none" w:sz="0" w:space="0" w:color="auto"/>
        <w:right w:val="none" w:sz="0" w:space="0" w:color="auto"/>
      </w:divBdr>
    </w:div>
    <w:div w:id="1629819591">
      <w:bodyDiv w:val="1"/>
      <w:marLeft w:val="0"/>
      <w:marRight w:val="0"/>
      <w:marTop w:val="0"/>
      <w:marBottom w:val="0"/>
      <w:divBdr>
        <w:top w:val="none" w:sz="0" w:space="0" w:color="auto"/>
        <w:left w:val="none" w:sz="0" w:space="0" w:color="auto"/>
        <w:bottom w:val="none" w:sz="0" w:space="0" w:color="auto"/>
        <w:right w:val="none" w:sz="0" w:space="0" w:color="auto"/>
      </w:divBdr>
    </w:div>
    <w:div w:id="1629972290">
      <w:bodyDiv w:val="1"/>
      <w:marLeft w:val="0"/>
      <w:marRight w:val="0"/>
      <w:marTop w:val="0"/>
      <w:marBottom w:val="0"/>
      <w:divBdr>
        <w:top w:val="none" w:sz="0" w:space="0" w:color="auto"/>
        <w:left w:val="none" w:sz="0" w:space="0" w:color="auto"/>
        <w:bottom w:val="none" w:sz="0" w:space="0" w:color="auto"/>
        <w:right w:val="none" w:sz="0" w:space="0" w:color="auto"/>
      </w:divBdr>
    </w:div>
    <w:div w:id="1632442496">
      <w:bodyDiv w:val="1"/>
      <w:marLeft w:val="0"/>
      <w:marRight w:val="0"/>
      <w:marTop w:val="0"/>
      <w:marBottom w:val="0"/>
      <w:divBdr>
        <w:top w:val="none" w:sz="0" w:space="0" w:color="auto"/>
        <w:left w:val="none" w:sz="0" w:space="0" w:color="auto"/>
        <w:bottom w:val="none" w:sz="0" w:space="0" w:color="auto"/>
        <w:right w:val="none" w:sz="0" w:space="0" w:color="auto"/>
      </w:divBdr>
    </w:div>
    <w:div w:id="1633558623">
      <w:bodyDiv w:val="1"/>
      <w:marLeft w:val="0"/>
      <w:marRight w:val="0"/>
      <w:marTop w:val="0"/>
      <w:marBottom w:val="0"/>
      <w:divBdr>
        <w:top w:val="none" w:sz="0" w:space="0" w:color="auto"/>
        <w:left w:val="none" w:sz="0" w:space="0" w:color="auto"/>
        <w:bottom w:val="none" w:sz="0" w:space="0" w:color="auto"/>
        <w:right w:val="none" w:sz="0" w:space="0" w:color="auto"/>
      </w:divBdr>
    </w:div>
    <w:div w:id="1633629422">
      <w:bodyDiv w:val="1"/>
      <w:marLeft w:val="0"/>
      <w:marRight w:val="0"/>
      <w:marTop w:val="0"/>
      <w:marBottom w:val="0"/>
      <w:divBdr>
        <w:top w:val="none" w:sz="0" w:space="0" w:color="auto"/>
        <w:left w:val="none" w:sz="0" w:space="0" w:color="auto"/>
        <w:bottom w:val="none" w:sz="0" w:space="0" w:color="auto"/>
        <w:right w:val="none" w:sz="0" w:space="0" w:color="auto"/>
      </w:divBdr>
    </w:div>
    <w:div w:id="1635406294">
      <w:bodyDiv w:val="1"/>
      <w:marLeft w:val="0"/>
      <w:marRight w:val="0"/>
      <w:marTop w:val="0"/>
      <w:marBottom w:val="0"/>
      <w:divBdr>
        <w:top w:val="none" w:sz="0" w:space="0" w:color="auto"/>
        <w:left w:val="none" w:sz="0" w:space="0" w:color="auto"/>
        <w:bottom w:val="none" w:sz="0" w:space="0" w:color="auto"/>
        <w:right w:val="none" w:sz="0" w:space="0" w:color="auto"/>
      </w:divBdr>
    </w:div>
    <w:div w:id="1637638869">
      <w:bodyDiv w:val="1"/>
      <w:marLeft w:val="0"/>
      <w:marRight w:val="0"/>
      <w:marTop w:val="0"/>
      <w:marBottom w:val="0"/>
      <w:divBdr>
        <w:top w:val="none" w:sz="0" w:space="0" w:color="auto"/>
        <w:left w:val="none" w:sz="0" w:space="0" w:color="auto"/>
        <w:bottom w:val="none" w:sz="0" w:space="0" w:color="auto"/>
        <w:right w:val="none" w:sz="0" w:space="0" w:color="auto"/>
      </w:divBdr>
    </w:div>
    <w:div w:id="1638946763">
      <w:bodyDiv w:val="1"/>
      <w:marLeft w:val="0"/>
      <w:marRight w:val="0"/>
      <w:marTop w:val="0"/>
      <w:marBottom w:val="0"/>
      <w:divBdr>
        <w:top w:val="none" w:sz="0" w:space="0" w:color="auto"/>
        <w:left w:val="none" w:sz="0" w:space="0" w:color="auto"/>
        <w:bottom w:val="none" w:sz="0" w:space="0" w:color="auto"/>
        <w:right w:val="none" w:sz="0" w:space="0" w:color="auto"/>
      </w:divBdr>
    </w:div>
    <w:div w:id="1639534800">
      <w:bodyDiv w:val="1"/>
      <w:marLeft w:val="0"/>
      <w:marRight w:val="0"/>
      <w:marTop w:val="0"/>
      <w:marBottom w:val="0"/>
      <w:divBdr>
        <w:top w:val="none" w:sz="0" w:space="0" w:color="auto"/>
        <w:left w:val="none" w:sz="0" w:space="0" w:color="auto"/>
        <w:bottom w:val="none" w:sz="0" w:space="0" w:color="auto"/>
        <w:right w:val="none" w:sz="0" w:space="0" w:color="auto"/>
      </w:divBdr>
    </w:div>
    <w:div w:id="1640069174">
      <w:bodyDiv w:val="1"/>
      <w:marLeft w:val="0"/>
      <w:marRight w:val="0"/>
      <w:marTop w:val="0"/>
      <w:marBottom w:val="0"/>
      <w:divBdr>
        <w:top w:val="none" w:sz="0" w:space="0" w:color="auto"/>
        <w:left w:val="none" w:sz="0" w:space="0" w:color="auto"/>
        <w:bottom w:val="none" w:sz="0" w:space="0" w:color="auto"/>
        <w:right w:val="none" w:sz="0" w:space="0" w:color="auto"/>
      </w:divBdr>
    </w:div>
    <w:div w:id="1643120877">
      <w:bodyDiv w:val="1"/>
      <w:marLeft w:val="0"/>
      <w:marRight w:val="0"/>
      <w:marTop w:val="0"/>
      <w:marBottom w:val="0"/>
      <w:divBdr>
        <w:top w:val="none" w:sz="0" w:space="0" w:color="auto"/>
        <w:left w:val="none" w:sz="0" w:space="0" w:color="auto"/>
        <w:bottom w:val="none" w:sz="0" w:space="0" w:color="auto"/>
        <w:right w:val="none" w:sz="0" w:space="0" w:color="auto"/>
      </w:divBdr>
    </w:div>
    <w:div w:id="1643316646">
      <w:bodyDiv w:val="1"/>
      <w:marLeft w:val="0"/>
      <w:marRight w:val="0"/>
      <w:marTop w:val="0"/>
      <w:marBottom w:val="0"/>
      <w:divBdr>
        <w:top w:val="none" w:sz="0" w:space="0" w:color="auto"/>
        <w:left w:val="none" w:sz="0" w:space="0" w:color="auto"/>
        <w:bottom w:val="none" w:sz="0" w:space="0" w:color="auto"/>
        <w:right w:val="none" w:sz="0" w:space="0" w:color="auto"/>
      </w:divBdr>
    </w:div>
    <w:div w:id="1644506371">
      <w:bodyDiv w:val="1"/>
      <w:marLeft w:val="0"/>
      <w:marRight w:val="0"/>
      <w:marTop w:val="0"/>
      <w:marBottom w:val="0"/>
      <w:divBdr>
        <w:top w:val="none" w:sz="0" w:space="0" w:color="auto"/>
        <w:left w:val="none" w:sz="0" w:space="0" w:color="auto"/>
        <w:bottom w:val="none" w:sz="0" w:space="0" w:color="auto"/>
        <w:right w:val="none" w:sz="0" w:space="0" w:color="auto"/>
      </w:divBdr>
    </w:div>
    <w:div w:id="1644776361">
      <w:bodyDiv w:val="1"/>
      <w:marLeft w:val="0"/>
      <w:marRight w:val="0"/>
      <w:marTop w:val="0"/>
      <w:marBottom w:val="0"/>
      <w:divBdr>
        <w:top w:val="none" w:sz="0" w:space="0" w:color="auto"/>
        <w:left w:val="none" w:sz="0" w:space="0" w:color="auto"/>
        <w:bottom w:val="none" w:sz="0" w:space="0" w:color="auto"/>
        <w:right w:val="none" w:sz="0" w:space="0" w:color="auto"/>
      </w:divBdr>
    </w:div>
    <w:div w:id="1647272864">
      <w:bodyDiv w:val="1"/>
      <w:marLeft w:val="0"/>
      <w:marRight w:val="0"/>
      <w:marTop w:val="0"/>
      <w:marBottom w:val="0"/>
      <w:divBdr>
        <w:top w:val="none" w:sz="0" w:space="0" w:color="auto"/>
        <w:left w:val="none" w:sz="0" w:space="0" w:color="auto"/>
        <w:bottom w:val="none" w:sz="0" w:space="0" w:color="auto"/>
        <w:right w:val="none" w:sz="0" w:space="0" w:color="auto"/>
      </w:divBdr>
    </w:div>
    <w:div w:id="1648313663">
      <w:bodyDiv w:val="1"/>
      <w:marLeft w:val="0"/>
      <w:marRight w:val="0"/>
      <w:marTop w:val="0"/>
      <w:marBottom w:val="0"/>
      <w:divBdr>
        <w:top w:val="none" w:sz="0" w:space="0" w:color="auto"/>
        <w:left w:val="none" w:sz="0" w:space="0" w:color="auto"/>
        <w:bottom w:val="none" w:sz="0" w:space="0" w:color="auto"/>
        <w:right w:val="none" w:sz="0" w:space="0" w:color="auto"/>
      </w:divBdr>
    </w:div>
    <w:div w:id="1651132879">
      <w:bodyDiv w:val="1"/>
      <w:marLeft w:val="0"/>
      <w:marRight w:val="0"/>
      <w:marTop w:val="0"/>
      <w:marBottom w:val="0"/>
      <w:divBdr>
        <w:top w:val="none" w:sz="0" w:space="0" w:color="auto"/>
        <w:left w:val="none" w:sz="0" w:space="0" w:color="auto"/>
        <w:bottom w:val="none" w:sz="0" w:space="0" w:color="auto"/>
        <w:right w:val="none" w:sz="0" w:space="0" w:color="auto"/>
      </w:divBdr>
    </w:div>
    <w:div w:id="1651669409">
      <w:bodyDiv w:val="1"/>
      <w:marLeft w:val="0"/>
      <w:marRight w:val="0"/>
      <w:marTop w:val="0"/>
      <w:marBottom w:val="0"/>
      <w:divBdr>
        <w:top w:val="none" w:sz="0" w:space="0" w:color="auto"/>
        <w:left w:val="none" w:sz="0" w:space="0" w:color="auto"/>
        <w:bottom w:val="none" w:sz="0" w:space="0" w:color="auto"/>
        <w:right w:val="none" w:sz="0" w:space="0" w:color="auto"/>
      </w:divBdr>
    </w:div>
    <w:div w:id="1653824665">
      <w:bodyDiv w:val="1"/>
      <w:marLeft w:val="0"/>
      <w:marRight w:val="0"/>
      <w:marTop w:val="0"/>
      <w:marBottom w:val="0"/>
      <w:divBdr>
        <w:top w:val="none" w:sz="0" w:space="0" w:color="auto"/>
        <w:left w:val="none" w:sz="0" w:space="0" w:color="auto"/>
        <w:bottom w:val="none" w:sz="0" w:space="0" w:color="auto"/>
        <w:right w:val="none" w:sz="0" w:space="0" w:color="auto"/>
      </w:divBdr>
    </w:div>
    <w:div w:id="1654068968">
      <w:bodyDiv w:val="1"/>
      <w:marLeft w:val="0"/>
      <w:marRight w:val="0"/>
      <w:marTop w:val="0"/>
      <w:marBottom w:val="0"/>
      <w:divBdr>
        <w:top w:val="none" w:sz="0" w:space="0" w:color="auto"/>
        <w:left w:val="none" w:sz="0" w:space="0" w:color="auto"/>
        <w:bottom w:val="none" w:sz="0" w:space="0" w:color="auto"/>
        <w:right w:val="none" w:sz="0" w:space="0" w:color="auto"/>
      </w:divBdr>
    </w:div>
    <w:div w:id="1656640641">
      <w:bodyDiv w:val="1"/>
      <w:marLeft w:val="0"/>
      <w:marRight w:val="0"/>
      <w:marTop w:val="0"/>
      <w:marBottom w:val="0"/>
      <w:divBdr>
        <w:top w:val="none" w:sz="0" w:space="0" w:color="auto"/>
        <w:left w:val="none" w:sz="0" w:space="0" w:color="auto"/>
        <w:bottom w:val="none" w:sz="0" w:space="0" w:color="auto"/>
        <w:right w:val="none" w:sz="0" w:space="0" w:color="auto"/>
      </w:divBdr>
    </w:div>
    <w:div w:id="1660188358">
      <w:bodyDiv w:val="1"/>
      <w:marLeft w:val="0"/>
      <w:marRight w:val="0"/>
      <w:marTop w:val="0"/>
      <w:marBottom w:val="0"/>
      <w:divBdr>
        <w:top w:val="none" w:sz="0" w:space="0" w:color="auto"/>
        <w:left w:val="none" w:sz="0" w:space="0" w:color="auto"/>
        <w:bottom w:val="none" w:sz="0" w:space="0" w:color="auto"/>
        <w:right w:val="none" w:sz="0" w:space="0" w:color="auto"/>
      </w:divBdr>
    </w:div>
    <w:div w:id="1662738281">
      <w:bodyDiv w:val="1"/>
      <w:marLeft w:val="0"/>
      <w:marRight w:val="0"/>
      <w:marTop w:val="0"/>
      <w:marBottom w:val="0"/>
      <w:divBdr>
        <w:top w:val="none" w:sz="0" w:space="0" w:color="auto"/>
        <w:left w:val="none" w:sz="0" w:space="0" w:color="auto"/>
        <w:bottom w:val="none" w:sz="0" w:space="0" w:color="auto"/>
        <w:right w:val="none" w:sz="0" w:space="0" w:color="auto"/>
      </w:divBdr>
    </w:div>
    <w:div w:id="1663074091">
      <w:bodyDiv w:val="1"/>
      <w:marLeft w:val="0"/>
      <w:marRight w:val="0"/>
      <w:marTop w:val="0"/>
      <w:marBottom w:val="0"/>
      <w:divBdr>
        <w:top w:val="none" w:sz="0" w:space="0" w:color="auto"/>
        <w:left w:val="none" w:sz="0" w:space="0" w:color="auto"/>
        <w:bottom w:val="none" w:sz="0" w:space="0" w:color="auto"/>
        <w:right w:val="none" w:sz="0" w:space="0" w:color="auto"/>
      </w:divBdr>
    </w:div>
    <w:div w:id="1664577620">
      <w:bodyDiv w:val="1"/>
      <w:marLeft w:val="0"/>
      <w:marRight w:val="0"/>
      <w:marTop w:val="0"/>
      <w:marBottom w:val="0"/>
      <w:divBdr>
        <w:top w:val="none" w:sz="0" w:space="0" w:color="auto"/>
        <w:left w:val="none" w:sz="0" w:space="0" w:color="auto"/>
        <w:bottom w:val="none" w:sz="0" w:space="0" w:color="auto"/>
        <w:right w:val="none" w:sz="0" w:space="0" w:color="auto"/>
      </w:divBdr>
    </w:div>
    <w:div w:id="1668555714">
      <w:bodyDiv w:val="1"/>
      <w:marLeft w:val="0"/>
      <w:marRight w:val="0"/>
      <w:marTop w:val="0"/>
      <w:marBottom w:val="0"/>
      <w:divBdr>
        <w:top w:val="none" w:sz="0" w:space="0" w:color="auto"/>
        <w:left w:val="none" w:sz="0" w:space="0" w:color="auto"/>
        <w:bottom w:val="none" w:sz="0" w:space="0" w:color="auto"/>
        <w:right w:val="none" w:sz="0" w:space="0" w:color="auto"/>
      </w:divBdr>
    </w:div>
    <w:div w:id="1671062135">
      <w:bodyDiv w:val="1"/>
      <w:marLeft w:val="0"/>
      <w:marRight w:val="0"/>
      <w:marTop w:val="0"/>
      <w:marBottom w:val="0"/>
      <w:divBdr>
        <w:top w:val="none" w:sz="0" w:space="0" w:color="auto"/>
        <w:left w:val="none" w:sz="0" w:space="0" w:color="auto"/>
        <w:bottom w:val="none" w:sz="0" w:space="0" w:color="auto"/>
        <w:right w:val="none" w:sz="0" w:space="0" w:color="auto"/>
      </w:divBdr>
    </w:div>
    <w:div w:id="1673754855">
      <w:bodyDiv w:val="1"/>
      <w:marLeft w:val="0"/>
      <w:marRight w:val="0"/>
      <w:marTop w:val="0"/>
      <w:marBottom w:val="0"/>
      <w:divBdr>
        <w:top w:val="none" w:sz="0" w:space="0" w:color="auto"/>
        <w:left w:val="none" w:sz="0" w:space="0" w:color="auto"/>
        <w:bottom w:val="none" w:sz="0" w:space="0" w:color="auto"/>
        <w:right w:val="none" w:sz="0" w:space="0" w:color="auto"/>
      </w:divBdr>
    </w:div>
    <w:div w:id="1675255016">
      <w:bodyDiv w:val="1"/>
      <w:marLeft w:val="0"/>
      <w:marRight w:val="0"/>
      <w:marTop w:val="0"/>
      <w:marBottom w:val="0"/>
      <w:divBdr>
        <w:top w:val="none" w:sz="0" w:space="0" w:color="auto"/>
        <w:left w:val="none" w:sz="0" w:space="0" w:color="auto"/>
        <w:bottom w:val="none" w:sz="0" w:space="0" w:color="auto"/>
        <w:right w:val="none" w:sz="0" w:space="0" w:color="auto"/>
      </w:divBdr>
    </w:div>
    <w:div w:id="1677074649">
      <w:bodyDiv w:val="1"/>
      <w:marLeft w:val="0"/>
      <w:marRight w:val="0"/>
      <w:marTop w:val="0"/>
      <w:marBottom w:val="0"/>
      <w:divBdr>
        <w:top w:val="none" w:sz="0" w:space="0" w:color="auto"/>
        <w:left w:val="none" w:sz="0" w:space="0" w:color="auto"/>
        <w:bottom w:val="none" w:sz="0" w:space="0" w:color="auto"/>
        <w:right w:val="none" w:sz="0" w:space="0" w:color="auto"/>
      </w:divBdr>
    </w:div>
    <w:div w:id="1680500560">
      <w:bodyDiv w:val="1"/>
      <w:marLeft w:val="0"/>
      <w:marRight w:val="0"/>
      <w:marTop w:val="0"/>
      <w:marBottom w:val="0"/>
      <w:divBdr>
        <w:top w:val="none" w:sz="0" w:space="0" w:color="auto"/>
        <w:left w:val="none" w:sz="0" w:space="0" w:color="auto"/>
        <w:bottom w:val="none" w:sz="0" w:space="0" w:color="auto"/>
        <w:right w:val="none" w:sz="0" w:space="0" w:color="auto"/>
      </w:divBdr>
    </w:div>
    <w:div w:id="1681350847">
      <w:bodyDiv w:val="1"/>
      <w:marLeft w:val="0"/>
      <w:marRight w:val="0"/>
      <w:marTop w:val="0"/>
      <w:marBottom w:val="0"/>
      <w:divBdr>
        <w:top w:val="none" w:sz="0" w:space="0" w:color="auto"/>
        <w:left w:val="none" w:sz="0" w:space="0" w:color="auto"/>
        <w:bottom w:val="none" w:sz="0" w:space="0" w:color="auto"/>
        <w:right w:val="none" w:sz="0" w:space="0" w:color="auto"/>
      </w:divBdr>
    </w:div>
    <w:div w:id="1682506567">
      <w:bodyDiv w:val="1"/>
      <w:marLeft w:val="0"/>
      <w:marRight w:val="0"/>
      <w:marTop w:val="0"/>
      <w:marBottom w:val="0"/>
      <w:divBdr>
        <w:top w:val="none" w:sz="0" w:space="0" w:color="auto"/>
        <w:left w:val="none" w:sz="0" w:space="0" w:color="auto"/>
        <w:bottom w:val="none" w:sz="0" w:space="0" w:color="auto"/>
        <w:right w:val="none" w:sz="0" w:space="0" w:color="auto"/>
      </w:divBdr>
    </w:div>
    <w:div w:id="1685277292">
      <w:bodyDiv w:val="1"/>
      <w:marLeft w:val="0"/>
      <w:marRight w:val="0"/>
      <w:marTop w:val="0"/>
      <w:marBottom w:val="0"/>
      <w:divBdr>
        <w:top w:val="none" w:sz="0" w:space="0" w:color="auto"/>
        <w:left w:val="none" w:sz="0" w:space="0" w:color="auto"/>
        <w:bottom w:val="none" w:sz="0" w:space="0" w:color="auto"/>
        <w:right w:val="none" w:sz="0" w:space="0" w:color="auto"/>
      </w:divBdr>
    </w:div>
    <w:div w:id="1688751101">
      <w:bodyDiv w:val="1"/>
      <w:marLeft w:val="0"/>
      <w:marRight w:val="0"/>
      <w:marTop w:val="0"/>
      <w:marBottom w:val="0"/>
      <w:divBdr>
        <w:top w:val="none" w:sz="0" w:space="0" w:color="auto"/>
        <w:left w:val="none" w:sz="0" w:space="0" w:color="auto"/>
        <w:bottom w:val="none" w:sz="0" w:space="0" w:color="auto"/>
        <w:right w:val="none" w:sz="0" w:space="0" w:color="auto"/>
      </w:divBdr>
    </w:div>
    <w:div w:id="1689409416">
      <w:bodyDiv w:val="1"/>
      <w:marLeft w:val="0"/>
      <w:marRight w:val="0"/>
      <w:marTop w:val="0"/>
      <w:marBottom w:val="0"/>
      <w:divBdr>
        <w:top w:val="none" w:sz="0" w:space="0" w:color="auto"/>
        <w:left w:val="none" w:sz="0" w:space="0" w:color="auto"/>
        <w:bottom w:val="none" w:sz="0" w:space="0" w:color="auto"/>
        <w:right w:val="none" w:sz="0" w:space="0" w:color="auto"/>
      </w:divBdr>
    </w:div>
    <w:div w:id="1696270249">
      <w:bodyDiv w:val="1"/>
      <w:marLeft w:val="0"/>
      <w:marRight w:val="0"/>
      <w:marTop w:val="0"/>
      <w:marBottom w:val="0"/>
      <w:divBdr>
        <w:top w:val="none" w:sz="0" w:space="0" w:color="auto"/>
        <w:left w:val="none" w:sz="0" w:space="0" w:color="auto"/>
        <w:bottom w:val="none" w:sz="0" w:space="0" w:color="auto"/>
        <w:right w:val="none" w:sz="0" w:space="0" w:color="auto"/>
      </w:divBdr>
    </w:div>
    <w:div w:id="1699157064">
      <w:bodyDiv w:val="1"/>
      <w:marLeft w:val="0"/>
      <w:marRight w:val="0"/>
      <w:marTop w:val="0"/>
      <w:marBottom w:val="0"/>
      <w:divBdr>
        <w:top w:val="none" w:sz="0" w:space="0" w:color="auto"/>
        <w:left w:val="none" w:sz="0" w:space="0" w:color="auto"/>
        <w:bottom w:val="none" w:sz="0" w:space="0" w:color="auto"/>
        <w:right w:val="none" w:sz="0" w:space="0" w:color="auto"/>
      </w:divBdr>
    </w:div>
    <w:div w:id="1700280468">
      <w:bodyDiv w:val="1"/>
      <w:marLeft w:val="0"/>
      <w:marRight w:val="0"/>
      <w:marTop w:val="0"/>
      <w:marBottom w:val="0"/>
      <w:divBdr>
        <w:top w:val="none" w:sz="0" w:space="0" w:color="auto"/>
        <w:left w:val="none" w:sz="0" w:space="0" w:color="auto"/>
        <w:bottom w:val="none" w:sz="0" w:space="0" w:color="auto"/>
        <w:right w:val="none" w:sz="0" w:space="0" w:color="auto"/>
      </w:divBdr>
    </w:div>
    <w:div w:id="1700350122">
      <w:bodyDiv w:val="1"/>
      <w:marLeft w:val="0"/>
      <w:marRight w:val="0"/>
      <w:marTop w:val="0"/>
      <w:marBottom w:val="0"/>
      <w:divBdr>
        <w:top w:val="none" w:sz="0" w:space="0" w:color="auto"/>
        <w:left w:val="none" w:sz="0" w:space="0" w:color="auto"/>
        <w:bottom w:val="none" w:sz="0" w:space="0" w:color="auto"/>
        <w:right w:val="none" w:sz="0" w:space="0" w:color="auto"/>
      </w:divBdr>
    </w:div>
    <w:div w:id="1703049461">
      <w:bodyDiv w:val="1"/>
      <w:marLeft w:val="0"/>
      <w:marRight w:val="0"/>
      <w:marTop w:val="0"/>
      <w:marBottom w:val="0"/>
      <w:divBdr>
        <w:top w:val="none" w:sz="0" w:space="0" w:color="auto"/>
        <w:left w:val="none" w:sz="0" w:space="0" w:color="auto"/>
        <w:bottom w:val="none" w:sz="0" w:space="0" w:color="auto"/>
        <w:right w:val="none" w:sz="0" w:space="0" w:color="auto"/>
      </w:divBdr>
    </w:div>
    <w:div w:id="1704402054">
      <w:bodyDiv w:val="1"/>
      <w:marLeft w:val="0"/>
      <w:marRight w:val="0"/>
      <w:marTop w:val="0"/>
      <w:marBottom w:val="0"/>
      <w:divBdr>
        <w:top w:val="none" w:sz="0" w:space="0" w:color="auto"/>
        <w:left w:val="none" w:sz="0" w:space="0" w:color="auto"/>
        <w:bottom w:val="none" w:sz="0" w:space="0" w:color="auto"/>
        <w:right w:val="none" w:sz="0" w:space="0" w:color="auto"/>
      </w:divBdr>
    </w:div>
    <w:div w:id="1714769461">
      <w:bodyDiv w:val="1"/>
      <w:marLeft w:val="0"/>
      <w:marRight w:val="0"/>
      <w:marTop w:val="0"/>
      <w:marBottom w:val="0"/>
      <w:divBdr>
        <w:top w:val="none" w:sz="0" w:space="0" w:color="auto"/>
        <w:left w:val="none" w:sz="0" w:space="0" w:color="auto"/>
        <w:bottom w:val="none" w:sz="0" w:space="0" w:color="auto"/>
        <w:right w:val="none" w:sz="0" w:space="0" w:color="auto"/>
      </w:divBdr>
    </w:div>
    <w:div w:id="1717198940">
      <w:bodyDiv w:val="1"/>
      <w:marLeft w:val="0"/>
      <w:marRight w:val="0"/>
      <w:marTop w:val="0"/>
      <w:marBottom w:val="0"/>
      <w:divBdr>
        <w:top w:val="none" w:sz="0" w:space="0" w:color="auto"/>
        <w:left w:val="none" w:sz="0" w:space="0" w:color="auto"/>
        <w:bottom w:val="none" w:sz="0" w:space="0" w:color="auto"/>
        <w:right w:val="none" w:sz="0" w:space="0" w:color="auto"/>
      </w:divBdr>
    </w:div>
    <w:div w:id="1717700377">
      <w:bodyDiv w:val="1"/>
      <w:marLeft w:val="0"/>
      <w:marRight w:val="0"/>
      <w:marTop w:val="0"/>
      <w:marBottom w:val="0"/>
      <w:divBdr>
        <w:top w:val="none" w:sz="0" w:space="0" w:color="auto"/>
        <w:left w:val="none" w:sz="0" w:space="0" w:color="auto"/>
        <w:bottom w:val="none" w:sz="0" w:space="0" w:color="auto"/>
        <w:right w:val="none" w:sz="0" w:space="0" w:color="auto"/>
      </w:divBdr>
    </w:div>
    <w:div w:id="1718778193">
      <w:bodyDiv w:val="1"/>
      <w:marLeft w:val="0"/>
      <w:marRight w:val="0"/>
      <w:marTop w:val="0"/>
      <w:marBottom w:val="0"/>
      <w:divBdr>
        <w:top w:val="none" w:sz="0" w:space="0" w:color="auto"/>
        <w:left w:val="none" w:sz="0" w:space="0" w:color="auto"/>
        <w:bottom w:val="none" w:sz="0" w:space="0" w:color="auto"/>
        <w:right w:val="none" w:sz="0" w:space="0" w:color="auto"/>
      </w:divBdr>
    </w:div>
    <w:div w:id="1721318186">
      <w:bodyDiv w:val="1"/>
      <w:marLeft w:val="0"/>
      <w:marRight w:val="0"/>
      <w:marTop w:val="0"/>
      <w:marBottom w:val="0"/>
      <w:divBdr>
        <w:top w:val="none" w:sz="0" w:space="0" w:color="auto"/>
        <w:left w:val="none" w:sz="0" w:space="0" w:color="auto"/>
        <w:bottom w:val="none" w:sz="0" w:space="0" w:color="auto"/>
        <w:right w:val="none" w:sz="0" w:space="0" w:color="auto"/>
      </w:divBdr>
    </w:div>
    <w:div w:id="1721898091">
      <w:bodyDiv w:val="1"/>
      <w:marLeft w:val="0"/>
      <w:marRight w:val="0"/>
      <w:marTop w:val="0"/>
      <w:marBottom w:val="0"/>
      <w:divBdr>
        <w:top w:val="none" w:sz="0" w:space="0" w:color="auto"/>
        <w:left w:val="none" w:sz="0" w:space="0" w:color="auto"/>
        <w:bottom w:val="none" w:sz="0" w:space="0" w:color="auto"/>
        <w:right w:val="none" w:sz="0" w:space="0" w:color="auto"/>
      </w:divBdr>
    </w:div>
    <w:div w:id="1722511605">
      <w:bodyDiv w:val="1"/>
      <w:marLeft w:val="0"/>
      <w:marRight w:val="0"/>
      <w:marTop w:val="0"/>
      <w:marBottom w:val="0"/>
      <w:divBdr>
        <w:top w:val="none" w:sz="0" w:space="0" w:color="auto"/>
        <w:left w:val="none" w:sz="0" w:space="0" w:color="auto"/>
        <w:bottom w:val="none" w:sz="0" w:space="0" w:color="auto"/>
        <w:right w:val="none" w:sz="0" w:space="0" w:color="auto"/>
      </w:divBdr>
    </w:div>
    <w:div w:id="1725521305">
      <w:bodyDiv w:val="1"/>
      <w:marLeft w:val="0"/>
      <w:marRight w:val="0"/>
      <w:marTop w:val="0"/>
      <w:marBottom w:val="0"/>
      <w:divBdr>
        <w:top w:val="none" w:sz="0" w:space="0" w:color="auto"/>
        <w:left w:val="none" w:sz="0" w:space="0" w:color="auto"/>
        <w:bottom w:val="none" w:sz="0" w:space="0" w:color="auto"/>
        <w:right w:val="none" w:sz="0" w:space="0" w:color="auto"/>
      </w:divBdr>
    </w:div>
    <w:div w:id="1725594896">
      <w:bodyDiv w:val="1"/>
      <w:marLeft w:val="0"/>
      <w:marRight w:val="0"/>
      <w:marTop w:val="0"/>
      <w:marBottom w:val="0"/>
      <w:divBdr>
        <w:top w:val="none" w:sz="0" w:space="0" w:color="auto"/>
        <w:left w:val="none" w:sz="0" w:space="0" w:color="auto"/>
        <w:bottom w:val="none" w:sz="0" w:space="0" w:color="auto"/>
        <w:right w:val="none" w:sz="0" w:space="0" w:color="auto"/>
      </w:divBdr>
    </w:div>
    <w:div w:id="1733233067">
      <w:bodyDiv w:val="1"/>
      <w:marLeft w:val="0"/>
      <w:marRight w:val="0"/>
      <w:marTop w:val="0"/>
      <w:marBottom w:val="0"/>
      <w:divBdr>
        <w:top w:val="none" w:sz="0" w:space="0" w:color="auto"/>
        <w:left w:val="none" w:sz="0" w:space="0" w:color="auto"/>
        <w:bottom w:val="none" w:sz="0" w:space="0" w:color="auto"/>
        <w:right w:val="none" w:sz="0" w:space="0" w:color="auto"/>
      </w:divBdr>
    </w:div>
    <w:div w:id="1736389209">
      <w:bodyDiv w:val="1"/>
      <w:marLeft w:val="0"/>
      <w:marRight w:val="0"/>
      <w:marTop w:val="0"/>
      <w:marBottom w:val="0"/>
      <w:divBdr>
        <w:top w:val="none" w:sz="0" w:space="0" w:color="auto"/>
        <w:left w:val="none" w:sz="0" w:space="0" w:color="auto"/>
        <w:bottom w:val="none" w:sz="0" w:space="0" w:color="auto"/>
        <w:right w:val="none" w:sz="0" w:space="0" w:color="auto"/>
      </w:divBdr>
    </w:div>
    <w:div w:id="1736901250">
      <w:bodyDiv w:val="1"/>
      <w:marLeft w:val="0"/>
      <w:marRight w:val="0"/>
      <w:marTop w:val="0"/>
      <w:marBottom w:val="0"/>
      <w:divBdr>
        <w:top w:val="none" w:sz="0" w:space="0" w:color="auto"/>
        <w:left w:val="none" w:sz="0" w:space="0" w:color="auto"/>
        <w:bottom w:val="none" w:sz="0" w:space="0" w:color="auto"/>
        <w:right w:val="none" w:sz="0" w:space="0" w:color="auto"/>
      </w:divBdr>
    </w:div>
    <w:div w:id="1737514855">
      <w:bodyDiv w:val="1"/>
      <w:marLeft w:val="0"/>
      <w:marRight w:val="0"/>
      <w:marTop w:val="0"/>
      <w:marBottom w:val="0"/>
      <w:divBdr>
        <w:top w:val="none" w:sz="0" w:space="0" w:color="auto"/>
        <w:left w:val="none" w:sz="0" w:space="0" w:color="auto"/>
        <w:bottom w:val="none" w:sz="0" w:space="0" w:color="auto"/>
        <w:right w:val="none" w:sz="0" w:space="0" w:color="auto"/>
      </w:divBdr>
    </w:div>
    <w:div w:id="1742629476">
      <w:bodyDiv w:val="1"/>
      <w:marLeft w:val="0"/>
      <w:marRight w:val="0"/>
      <w:marTop w:val="0"/>
      <w:marBottom w:val="0"/>
      <w:divBdr>
        <w:top w:val="none" w:sz="0" w:space="0" w:color="auto"/>
        <w:left w:val="none" w:sz="0" w:space="0" w:color="auto"/>
        <w:bottom w:val="none" w:sz="0" w:space="0" w:color="auto"/>
        <w:right w:val="none" w:sz="0" w:space="0" w:color="auto"/>
      </w:divBdr>
    </w:div>
    <w:div w:id="1743067972">
      <w:bodyDiv w:val="1"/>
      <w:marLeft w:val="0"/>
      <w:marRight w:val="0"/>
      <w:marTop w:val="0"/>
      <w:marBottom w:val="0"/>
      <w:divBdr>
        <w:top w:val="none" w:sz="0" w:space="0" w:color="auto"/>
        <w:left w:val="none" w:sz="0" w:space="0" w:color="auto"/>
        <w:bottom w:val="none" w:sz="0" w:space="0" w:color="auto"/>
        <w:right w:val="none" w:sz="0" w:space="0" w:color="auto"/>
      </w:divBdr>
    </w:div>
    <w:div w:id="1744183608">
      <w:bodyDiv w:val="1"/>
      <w:marLeft w:val="0"/>
      <w:marRight w:val="0"/>
      <w:marTop w:val="0"/>
      <w:marBottom w:val="0"/>
      <w:divBdr>
        <w:top w:val="none" w:sz="0" w:space="0" w:color="auto"/>
        <w:left w:val="none" w:sz="0" w:space="0" w:color="auto"/>
        <w:bottom w:val="none" w:sz="0" w:space="0" w:color="auto"/>
        <w:right w:val="none" w:sz="0" w:space="0" w:color="auto"/>
      </w:divBdr>
    </w:div>
    <w:div w:id="1745570903">
      <w:bodyDiv w:val="1"/>
      <w:marLeft w:val="0"/>
      <w:marRight w:val="0"/>
      <w:marTop w:val="0"/>
      <w:marBottom w:val="0"/>
      <w:divBdr>
        <w:top w:val="none" w:sz="0" w:space="0" w:color="auto"/>
        <w:left w:val="none" w:sz="0" w:space="0" w:color="auto"/>
        <w:bottom w:val="none" w:sz="0" w:space="0" w:color="auto"/>
        <w:right w:val="none" w:sz="0" w:space="0" w:color="auto"/>
      </w:divBdr>
    </w:div>
    <w:div w:id="1748385242">
      <w:bodyDiv w:val="1"/>
      <w:marLeft w:val="0"/>
      <w:marRight w:val="0"/>
      <w:marTop w:val="0"/>
      <w:marBottom w:val="0"/>
      <w:divBdr>
        <w:top w:val="none" w:sz="0" w:space="0" w:color="auto"/>
        <w:left w:val="none" w:sz="0" w:space="0" w:color="auto"/>
        <w:bottom w:val="none" w:sz="0" w:space="0" w:color="auto"/>
        <w:right w:val="none" w:sz="0" w:space="0" w:color="auto"/>
      </w:divBdr>
    </w:div>
    <w:div w:id="1751613208">
      <w:bodyDiv w:val="1"/>
      <w:marLeft w:val="0"/>
      <w:marRight w:val="0"/>
      <w:marTop w:val="0"/>
      <w:marBottom w:val="0"/>
      <w:divBdr>
        <w:top w:val="none" w:sz="0" w:space="0" w:color="auto"/>
        <w:left w:val="none" w:sz="0" w:space="0" w:color="auto"/>
        <w:bottom w:val="none" w:sz="0" w:space="0" w:color="auto"/>
        <w:right w:val="none" w:sz="0" w:space="0" w:color="auto"/>
      </w:divBdr>
    </w:div>
    <w:div w:id="1751777341">
      <w:bodyDiv w:val="1"/>
      <w:marLeft w:val="0"/>
      <w:marRight w:val="0"/>
      <w:marTop w:val="0"/>
      <w:marBottom w:val="0"/>
      <w:divBdr>
        <w:top w:val="none" w:sz="0" w:space="0" w:color="auto"/>
        <w:left w:val="none" w:sz="0" w:space="0" w:color="auto"/>
        <w:bottom w:val="none" w:sz="0" w:space="0" w:color="auto"/>
        <w:right w:val="none" w:sz="0" w:space="0" w:color="auto"/>
      </w:divBdr>
    </w:div>
    <w:div w:id="1754349995">
      <w:bodyDiv w:val="1"/>
      <w:marLeft w:val="0"/>
      <w:marRight w:val="0"/>
      <w:marTop w:val="0"/>
      <w:marBottom w:val="0"/>
      <w:divBdr>
        <w:top w:val="none" w:sz="0" w:space="0" w:color="auto"/>
        <w:left w:val="none" w:sz="0" w:space="0" w:color="auto"/>
        <w:bottom w:val="none" w:sz="0" w:space="0" w:color="auto"/>
        <w:right w:val="none" w:sz="0" w:space="0" w:color="auto"/>
      </w:divBdr>
    </w:div>
    <w:div w:id="1755740176">
      <w:bodyDiv w:val="1"/>
      <w:marLeft w:val="0"/>
      <w:marRight w:val="0"/>
      <w:marTop w:val="0"/>
      <w:marBottom w:val="0"/>
      <w:divBdr>
        <w:top w:val="none" w:sz="0" w:space="0" w:color="auto"/>
        <w:left w:val="none" w:sz="0" w:space="0" w:color="auto"/>
        <w:bottom w:val="none" w:sz="0" w:space="0" w:color="auto"/>
        <w:right w:val="none" w:sz="0" w:space="0" w:color="auto"/>
      </w:divBdr>
    </w:div>
    <w:div w:id="1757051892">
      <w:bodyDiv w:val="1"/>
      <w:marLeft w:val="0"/>
      <w:marRight w:val="0"/>
      <w:marTop w:val="0"/>
      <w:marBottom w:val="0"/>
      <w:divBdr>
        <w:top w:val="none" w:sz="0" w:space="0" w:color="auto"/>
        <w:left w:val="none" w:sz="0" w:space="0" w:color="auto"/>
        <w:bottom w:val="none" w:sz="0" w:space="0" w:color="auto"/>
        <w:right w:val="none" w:sz="0" w:space="0" w:color="auto"/>
      </w:divBdr>
    </w:div>
    <w:div w:id="1757439550">
      <w:bodyDiv w:val="1"/>
      <w:marLeft w:val="0"/>
      <w:marRight w:val="0"/>
      <w:marTop w:val="0"/>
      <w:marBottom w:val="0"/>
      <w:divBdr>
        <w:top w:val="none" w:sz="0" w:space="0" w:color="auto"/>
        <w:left w:val="none" w:sz="0" w:space="0" w:color="auto"/>
        <w:bottom w:val="none" w:sz="0" w:space="0" w:color="auto"/>
        <w:right w:val="none" w:sz="0" w:space="0" w:color="auto"/>
      </w:divBdr>
    </w:div>
    <w:div w:id="1760100506">
      <w:bodyDiv w:val="1"/>
      <w:marLeft w:val="0"/>
      <w:marRight w:val="0"/>
      <w:marTop w:val="0"/>
      <w:marBottom w:val="0"/>
      <w:divBdr>
        <w:top w:val="none" w:sz="0" w:space="0" w:color="auto"/>
        <w:left w:val="none" w:sz="0" w:space="0" w:color="auto"/>
        <w:bottom w:val="none" w:sz="0" w:space="0" w:color="auto"/>
        <w:right w:val="none" w:sz="0" w:space="0" w:color="auto"/>
      </w:divBdr>
    </w:div>
    <w:div w:id="1760716825">
      <w:bodyDiv w:val="1"/>
      <w:marLeft w:val="0"/>
      <w:marRight w:val="0"/>
      <w:marTop w:val="0"/>
      <w:marBottom w:val="0"/>
      <w:divBdr>
        <w:top w:val="none" w:sz="0" w:space="0" w:color="auto"/>
        <w:left w:val="none" w:sz="0" w:space="0" w:color="auto"/>
        <w:bottom w:val="none" w:sz="0" w:space="0" w:color="auto"/>
        <w:right w:val="none" w:sz="0" w:space="0" w:color="auto"/>
      </w:divBdr>
    </w:div>
    <w:div w:id="1761636407">
      <w:bodyDiv w:val="1"/>
      <w:marLeft w:val="0"/>
      <w:marRight w:val="0"/>
      <w:marTop w:val="0"/>
      <w:marBottom w:val="0"/>
      <w:divBdr>
        <w:top w:val="none" w:sz="0" w:space="0" w:color="auto"/>
        <w:left w:val="none" w:sz="0" w:space="0" w:color="auto"/>
        <w:bottom w:val="none" w:sz="0" w:space="0" w:color="auto"/>
        <w:right w:val="none" w:sz="0" w:space="0" w:color="auto"/>
      </w:divBdr>
    </w:div>
    <w:div w:id="1762098309">
      <w:bodyDiv w:val="1"/>
      <w:marLeft w:val="0"/>
      <w:marRight w:val="0"/>
      <w:marTop w:val="0"/>
      <w:marBottom w:val="0"/>
      <w:divBdr>
        <w:top w:val="none" w:sz="0" w:space="0" w:color="auto"/>
        <w:left w:val="none" w:sz="0" w:space="0" w:color="auto"/>
        <w:bottom w:val="none" w:sz="0" w:space="0" w:color="auto"/>
        <w:right w:val="none" w:sz="0" w:space="0" w:color="auto"/>
      </w:divBdr>
    </w:div>
    <w:div w:id="1762409797">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67650997">
      <w:bodyDiv w:val="1"/>
      <w:marLeft w:val="0"/>
      <w:marRight w:val="0"/>
      <w:marTop w:val="0"/>
      <w:marBottom w:val="0"/>
      <w:divBdr>
        <w:top w:val="none" w:sz="0" w:space="0" w:color="auto"/>
        <w:left w:val="none" w:sz="0" w:space="0" w:color="auto"/>
        <w:bottom w:val="none" w:sz="0" w:space="0" w:color="auto"/>
        <w:right w:val="none" w:sz="0" w:space="0" w:color="auto"/>
      </w:divBdr>
    </w:div>
    <w:div w:id="1767845125">
      <w:bodyDiv w:val="1"/>
      <w:marLeft w:val="0"/>
      <w:marRight w:val="0"/>
      <w:marTop w:val="0"/>
      <w:marBottom w:val="0"/>
      <w:divBdr>
        <w:top w:val="none" w:sz="0" w:space="0" w:color="auto"/>
        <w:left w:val="none" w:sz="0" w:space="0" w:color="auto"/>
        <w:bottom w:val="none" w:sz="0" w:space="0" w:color="auto"/>
        <w:right w:val="none" w:sz="0" w:space="0" w:color="auto"/>
      </w:divBdr>
    </w:div>
    <w:div w:id="1767916329">
      <w:bodyDiv w:val="1"/>
      <w:marLeft w:val="0"/>
      <w:marRight w:val="0"/>
      <w:marTop w:val="0"/>
      <w:marBottom w:val="0"/>
      <w:divBdr>
        <w:top w:val="none" w:sz="0" w:space="0" w:color="auto"/>
        <w:left w:val="none" w:sz="0" w:space="0" w:color="auto"/>
        <w:bottom w:val="none" w:sz="0" w:space="0" w:color="auto"/>
        <w:right w:val="none" w:sz="0" w:space="0" w:color="auto"/>
      </w:divBdr>
    </w:div>
    <w:div w:id="1769307902">
      <w:bodyDiv w:val="1"/>
      <w:marLeft w:val="0"/>
      <w:marRight w:val="0"/>
      <w:marTop w:val="0"/>
      <w:marBottom w:val="0"/>
      <w:divBdr>
        <w:top w:val="none" w:sz="0" w:space="0" w:color="auto"/>
        <w:left w:val="none" w:sz="0" w:space="0" w:color="auto"/>
        <w:bottom w:val="none" w:sz="0" w:space="0" w:color="auto"/>
        <w:right w:val="none" w:sz="0" w:space="0" w:color="auto"/>
      </w:divBdr>
    </w:div>
    <w:div w:id="1770929504">
      <w:bodyDiv w:val="1"/>
      <w:marLeft w:val="0"/>
      <w:marRight w:val="0"/>
      <w:marTop w:val="0"/>
      <w:marBottom w:val="0"/>
      <w:divBdr>
        <w:top w:val="none" w:sz="0" w:space="0" w:color="auto"/>
        <w:left w:val="none" w:sz="0" w:space="0" w:color="auto"/>
        <w:bottom w:val="none" w:sz="0" w:space="0" w:color="auto"/>
        <w:right w:val="none" w:sz="0" w:space="0" w:color="auto"/>
      </w:divBdr>
    </w:div>
    <w:div w:id="1771389017">
      <w:bodyDiv w:val="1"/>
      <w:marLeft w:val="0"/>
      <w:marRight w:val="0"/>
      <w:marTop w:val="0"/>
      <w:marBottom w:val="0"/>
      <w:divBdr>
        <w:top w:val="none" w:sz="0" w:space="0" w:color="auto"/>
        <w:left w:val="none" w:sz="0" w:space="0" w:color="auto"/>
        <w:bottom w:val="none" w:sz="0" w:space="0" w:color="auto"/>
        <w:right w:val="none" w:sz="0" w:space="0" w:color="auto"/>
      </w:divBdr>
    </w:div>
    <w:div w:id="1774665527">
      <w:bodyDiv w:val="1"/>
      <w:marLeft w:val="0"/>
      <w:marRight w:val="0"/>
      <w:marTop w:val="0"/>
      <w:marBottom w:val="0"/>
      <w:divBdr>
        <w:top w:val="none" w:sz="0" w:space="0" w:color="auto"/>
        <w:left w:val="none" w:sz="0" w:space="0" w:color="auto"/>
        <w:bottom w:val="none" w:sz="0" w:space="0" w:color="auto"/>
        <w:right w:val="none" w:sz="0" w:space="0" w:color="auto"/>
      </w:divBdr>
    </w:div>
    <w:div w:id="1780562902">
      <w:bodyDiv w:val="1"/>
      <w:marLeft w:val="0"/>
      <w:marRight w:val="0"/>
      <w:marTop w:val="0"/>
      <w:marBottom w:val="0"/>
      <w:divBdr>
        <w:top w:val="none" w:sz="0" w:space="0" w:color="auto"/>
        <w:left w:val="none" w:sz="0" w:space="0" w:color="auto"/>
        <w:bottom w:val="none" w:sz="0" w:space="0" w:color="auto"/>
        <w:right w:val="none" w:sz="0" w:space="0" w:color="auto"/>
      </w:divBdr>
    </w:div>
    <w:div w:id="1782259610">
      <w:bodyDiv w:val="1"/>
      <w:marLeft w:val="0"/>
      <w:marRight w:val="0"/>
      <w:marTop w:val="0"/>
      <w:marBottom w:val="0"/>
      <w:divBdr>
        <w:top w:val="none" w:sz="0" w:space="0" w:color="auto"/>
        <w:left w:val="none" w:sz="0" w:space="0" w:color="auto"/>
        <w:bottom w:val="none" w:sz="0" w:space="0" w:color="auto"/>
        <w:right w:val="none" w:sz="0" w:space="0" w:color="auto"/>
      </w:divBdr>
    </w:div>
    <w:div w:id="1783457145">
      <w:bodyDiv w:val="1"/>
      <w:marLeft w:val="0"/>
      <w:marRight w:val="0"/>
      <w:marTop w:val="0"/>
      <w:marBottom w:val="0"/>
      <w:divBdr>
        <w:top w:val="none" w:sz="0" w:space="0" w:color="auto"/>
        <w:left w:val="none" w:sz="0" w:space="0" w:color="auto"/>
        <w:bottom w:val="none" w:sz="0" w:space="0" w:color="auto"/>
        <w:right w:val="none" w:sz="0" w:space="0" w:color="auto"/>
      </w:divBdr>
    </w:div>
    <w:div w:id="1785231141">
      <w:bodyDiv w:val="1"/>
      <w:marLeft w:val="0"/>
      <w:marRight w:val="0"/>
      <w:marTop w:val="0"/>
      <w:marBottom w:val="0"/>
      <w:divBdr>
        <w:top w:val="none" w:sz="0" w:space="0" w:color="auto"/>
        <w:left w:val="none" w:sz="0" w:space="0" w:color="auto"/>
        <w:bottom w:val="none" w:sz="0" w:space="0" w:color="auto"/>
        <w:right w:val="none" w:sz="0" w:space="0" w:color="auto"/>
      </w:divBdr>
    </w:div>
    <w:div w:id="1785340054">
      <w:bodyDiv w:val="1"/>
      <w:marLeft w:val="0"/>
      <w:marRight w:val="0"/>
      <w:marTop w:val="0"/>
      <w:marBottom w:val="0"/>
      <w:divBdr>
        <w:top w:val="none" w:sz="0" w:space="0" w:color="auto"/>
        <w:left w:val="none" w:sz="0" w:space="0" w:color="auto"/>
        <w:bottom w:val="none" w:sz="0" w:space="0" w:color="auto"/>
        <w:right w:val="none" w:sz="0" w:space="0" w:color="auto"/>
      </w:divBdr>
    </w:div>
    <w:div w:id="1787693967">
      <w:bodyDiv w:val="1"/>
      <w:marLeft w:val="0"/>
      <w:marRight w:val="0"/>
      <w:marTop w:val="0"/>
      <w:marBottom w:val="0"/>
      <w:divBdr>
        <w:top w:val="none" w:sz="0" w:space="0" w:color="auto"/>
        <w:left w:val="none" w:sz="0" w:space="0" w:color="auto"/>
        <w:bottom w:val="none" w:sz="0" w:space="0" w:color="auto"/>
        <w:right w:val="none" w:sz="0" w:space="0" w:color="auto"/>
      </w:divBdr>
    </w:div>
    <w:div w:id="1788307930">
      <w:bodyDiv w:val="1"/>
      <w:marLeft w:val="0"/>
      <w:marRight w:val="0"/>
      <w:marTop w:val="0"/>
      <w:marBottom w:val="0"/>
      <w:divBdr>
        <w:top w:val="none" w:sz="0" w:space="0" w:color="auto"/>
        <w:left w:val="none" w:sz="0" w:space="0" w:color="auto"/>
        <w:bottom w:val="none" w:sz="0" w:space="0" w:color="auto"/>
        <w:right w:val="none" w:sz="0" w:space="0" w:color="auto"/>
      </w:divBdr>
    </w:div>
    <w:div w:id="1790513173">
      <w:bodyDiv w:val="1"/>
      <w:marLeft w:val="0"/>
      <w:marRight w:val="0"/>
      <w:marTop w:val="0"/>
      <w:marBottom w:val="0"/>
      <w:divBdr>
        <w:top w:val="none" w:sz="0" w:space="0" w:color="auto"/>
        <w:left w:val="none" w:sz="0" w:space="0" w:color="auto"/>
        <w:bottom w:val="none" w:sz="0" w:space="0" w:color="auto"/>
        <w:right w:val="none" w:sz="0" w:space="0" w:color="auto"/>
      </w:divBdr>
    </w:div>
    <w:div w:id="1790934096">
      <w:bodyDiv w:val="1"/>
      <w:marLeft w:val="0"/>
      <w:marRight w:val="0"/>
      <w:marTop w:val="0"/>
      <w:marBottom w:val="0"/>
      <w:divBdr>
        <w:top w:val="none" w:sz="0" w:space="0" w:color="auto"/>
        <w:left w:val="none" w:sz="0" w:space="0" w:color="auto"/>
        <w:bottom w:val="none" w:sz="0" w:space="0" w:color="auto"/>
        <w:right w:val="none" w:sz="0" w:space="0" w:color="auto"/>
      </w:divBdr>
    </w:div>
    <w:div w:id="1794059739">
      <w:bodyDiv w:val="1"/>
      <w:marLeft w:val="0"/>
      <w:marRight w:val="0"/>
      <w:marTop w:val="0"/>
      <w:marBottom w:val="0"/>
      <w:divBdr>
        <w:top w:val="none" w:sz="0" w:space="0" w:color="auto"/>
        <w:left w:val="none" w:sz="0" w:space="0" w:color="auto"/>
        <w:bottom w:val="none" w:sz="0" w:space="0" w:color="auto"/>
        <w:right w:val="none" w:sz="0" w:space="0" w:color="auto"/>
      </w:divBdr>
    </w:div>
    <w:div w:id="1794245889">
      <w:bodyDiv w:val="1"/>
      <w:marLeft w:val="0"/>
      <w:marRight w:val="0"/>
      <w:marTop w:val="0"/>
      <w:marBottom w:val="0"/>
      <w:divBdr>
        <w:top w:val="none" w:sz="0" w:space="0" w:color="auto"/>
        <w:left w:val="none" w:sz="0" w:space="0" w:color="auto"/>
        <w:bottom w:val="none" w:sz="0" w:space="0" w:color="auto"/>
        <w:right w:val="none" w:sz="0" w:space="0" w:color="auto"/>
      </w:divBdr>
    </w:div>
    <w:div w:id="1796489133">
      <w:bodyDiv w:val="1"/>
      <w:marLeft w:val="0"/>
      <w:marRight w:val="0"/>
      <w:marTop w:val="0"/>
      <w:marBottom w:val="0"/>
      <w:divBdr>
        <w:top w:val="none" w:sz="0" w:space="0" w:color="auto"/>
        <w:left w:val="none" w:sz="0" w:space="0" w:color="auto"/>
        <w:bottom w:val="none" w:sz="0" w:space="0" w:color="auto"/>
        <w:right w:val="none" w:sz="0" w:space="0" w:color="auto"/>
      </w:divBdr>
    </w:div>
    <w:div w:id="1797290574">
      <w:bodyDiv w:val="1"/>
      <w:marLeft w:val="0"/>
      <w:marRight w:val="0"/>
      <w:marTop w:val="0"/>
      <w:marBottom w:val="0"/>
      <w:divBdr>
        <w:top w:val="none" w:sz="0" w:space="0" w:color="auto"/>
        <w:left w:val="none" w:sz="0" w:space="0" w:color="auto"/>
        <w:bottom w:val="none" w:sz="0" w:space="0" w:color="auto"/>
        <w:right w:val="none" w:sz="0" w:space="0" w:color="auto"/>
      </w:divBdr>
    </w:div>
    <w:div w:id="1798714659">
      <w:bodyDiv w:val="1"/>
      <w:marLeft w:val="0"/>
      <w:marRight w:val="0"/>
      <w:marTop w:val="0"/>
      <w:marBottom w:val="0"/>
      <w:divBdr>
        <w:top w:val="none" w:sz="0" w:space="0" w:color="auto"/>
        <w:left w:val="none" w:sz="0" w:space="0" w:color="auto"/>
        <w:bottom w:val="none" w:sz="0" w:space="0" w:color="auto"/>
        <w:right w:val="none" w:sz="0" w:space="0" w:color="auto"/>
      </w:divBdr>
    </w:div>
    <w:div w:id="1799028897">
      <w:bodyDiv w:val="1"/>
      <w:marLeft w:val="0"/>
      <w:marRight w:val="0"/>
      <w:marTop w:val="0"/>
      <w:marBottom w:val="0"/>
      <w:divBdr>
        <w:top w:val="none" w:sz="0" w:space="0" w:color="auto"/>
        <w:left w:val="none" w:sz="0" w:space="0" w:color="auto"/>
        <w:bottom w:val="none" w:sz="0" w:space="0" w:color="auto"/>
        <w:right w:val="none" w:sz="0" w:space="0" w:color="auto"/>
      </w:divBdr>
    </w:div>
    <w:div w:id="1799060132">
      <w:bodyDiv w:val="1"/>
      <w:marLeft w:val="0"/>
      <w:marRight w:val="0"/>
      <w:marTop w:val="0"/>
      <w:marBottom w:val="0"/>
      <w:divBdr>
        <w:top w:val="none" w:sz="0" w:space="0" w:color="auto"/>
        <w:left w:val="none" w:sz="0" w:space="0" w:color="auto"/>
        <w:bottom w:val="none" w:sz="0" w:space="0" w:color="auto"/>
        <w:right w:val="none" w:sz="0" w:space="0" w:color="auto"/>
      </w:divBdr>
    </w:div>
    <w:div w:id="1808084426">
      <w:bodyDiv w:val="1"/>
      <w:marLeft w:val="0"/>
      <w:marRight w:val="0"/>
      <w:marTop w:val="0"/>
      <w:marBottom w:val="0"/>
      <w:divBdr>
        <w:top w:val="none" w:sz="0" w:space="0" w:color="auto"/>
        <w:left w:val="none" w:sz="0" w:space="0" w:color="auto"/>
        <w:bottom w:val="none" w:sz="0" w:space="0" w:color="auto"/>
        <w:right w:val="none" w:sz="0" w:space="0" w:color="auto"/>
      </w:divBdr>
    </w:div>
    <w:div w:id="1810244634">
      <w:bodyDiv w:val="1"/>
      <w:marLeft w:val="0"/>
      <w:marRight w:val="0"/>
      <w:marTop w:val="0"/>
      <w:marBottom w:val="0"/>
      <w:divBdr>
        <w:top w:val="none" w:sz="0" w:space="0" w:color="auto"/>
        <w:left w:val="none" w:sz="0" w:space="0" w:color="auto"/>
        <w:bottom w:val="none" w:sz="0" w:space="0" w:color="auto"/>
        <w:right w:val="none" w:sz="0" w:space="0" w:color="auto"/>
      </w:divBdr>
    </w:div>
    <w:div w:id="1810248892">
      <w:bodyDiv w:val="1"/>
      <w:marLeft w:val="0"/>
      <w:marRight w:val="0"/>
      <w:marTop w:val="0"/>
      <w:marBottom w:val="0"/>
      <w:divBdr>
        <w:top w:val="none" w:sz="0" w:space="0" w:color="auto"/>
        <w:left w:val="none" w:sz="0" w:space="0" w:color="auto"/>
        <w:bottom w:val="none" w:sz="0" w:space="0" w:color="auto"/>
        <w:right w:val="none" w:sz="0" w:space="0" w:color="auto"/>
      </w:divBdr>
    </w:div>
    <w:div w:id="1811939406">
      <w:bodyDiv w:val="1"/>
      <w:marLeft w:val="0"/>
      <w:marRight w:val="0"/>
      <w:marTop w:val="0"/>
      <w:marBottom w:val="0"/>
      <w:divBdr>
        <w:top w:val="none" w:sz="0" w:space="0" w:color="auto"/>
        <w:left w:val="none" w:sz="0" w:space="0" w:color="auto"/>
        <w:bottom w:val="none" w:sz="0" w:space="0" w:color="auto"/>
        <w:right w:val="none" w:sz="0" w:space="0" w:color="auto"/>
      </w:divBdr>
    </w:div>
    <w:div w:id="1814254429">
      <w:bodyDiv w:val="1"/>
      <w:marLeft w:val="0"/>
      <w:marRight w:val="0"/>
      <w:marTop w:val="0"/>
      <w:marBottom w:val="0"/>
      <w:divBdr>
        <w:top w:val="none" w:sz="0" w:space="0" w:color="auto"/>
        <w:left w:val="none" w:sz="0" w:space="0" w:color="auto"/>
        <w:bottom w:val="none" w:sz="0" w:space="0" w:color="auto"/>
        <w:right w:val="none" w:sz="0" w:space="0" w:color="auto"/>
      </w:divBdr>
    </w:div>
    <w:div w:id="1815179691">
      <w:bodyDiv w:val="1"/>
      <w:marLeft w:val="0"/>
      <w:marRight w:val="0"/>
      <w:marTop w:val="0"/>
      <w:marBottom w:val="0"/>
      <w:divBdr>
        <w:top w:val="none" w:sz="0" w:space="0" w:color="auto"/>
        <w:left w:val="none" w:sz="0" w:space="0" w:color="auto"/>
        <w:bottom w:val="none" w:sz="0" w:space="0" w:color="auto"/>
        <w:right w:val="none" w:sz="0" w:space="0" w:color="auto"/>
      </w:divBdr>
    </w:div>
    <w:div w:id="1818374286">
      <w:bodyDiv w:val="1"/>
      <w:marLeft w:val="0"/>
      <w:marRight w:val="0"/>
      <w:marTop w:val="0"/>
      <w:marBottom w:val="0"/>
      <w:divBdr>
        <w:top w:val="none" w:sz="0" w:space="0" w:color="auto"/>
        <w:left w:val="none" w:sz="0" w:space="0" w:color="auto"/>
        <w:bottom w:val="none" w:sz="0" w:space="0" w:color="auto"/>
        <w:right w:val="none" w:sz="0" w:space="0" w:color="auto"/>
      </w:divBdr>
    </w:div>
    <w:div w:id="1819608772">
      <w:bodyDiv w:val="1"/>
      <w:marLeft w:val="0"/>
      <w:marRight w:val="0"/>
      <w:marTop w:val="0"/>
      <w:marBottom w:val="0"/>
      <w:divBdr>
        <w:top w:val="none" w:sz="0" w:space="0" w:color="auto"/>
        <w:left w:val="none" w:sz="0" w:space="0" w:color="auto"/>
        <w:bottom w:val="none" w:sz="0" w:space="0" w:color="auto"/>
        <w:right w:val="none" w:sz="0" w:space="0" w:color="auto"/>
      </w:divBdr>
    </w:div>
    <w:div w:id="1820220484">
      <w:bodyDiv w:val="1"/>
      <w:marLeft w:val="0"/>
      <w:marRight w:val="0"/>
      <w:marTop w:val="0"/>
      <w:marBottom w:val="0"/>
      <w:divBdr>
        <w:top w:val="none" w:sz="0" w:space="0" w:color="auto"/>
        <w:left w:val="none" w:sz="0" w:space="0" w:color="auto"/>
        <w:bottom w:val="none" w:sz="0" w:space="0" w:color="auto"/>
        <w:right w:val="none" w:sz="0" w:space="0" w:color="auto"/>
      </w:divBdr>
    </w:div>
    <w:div w:id="1821193359">
      <w:bodyDiv w:val="1"/>
      <w:marLeft w:val="0"/>
      <w:marRight w:val="0"/>
      <w:marTop w:val="0"/>
      <w:marBottom w:val="0"/>
      <w:divBdr>
        <w:top w:val="none" w:sz="0" w:space="0" w:color="auto"/>
        <w:left w:val="none" w:sz="0" w:space="0" w:color="auto"/>
        <w:bottom w:val="none" w:sz="0" w:space="0" w:color="auto"/>
        <w:right w:val="none" w:sz="0" w:space="0" w:color="auto"/>
      </w:divBdr>
    </w:div>
    <w:div w:id="1825583109">
      <w:bodyDiv w:val="1"/>
      <w:marLeft w:val="0"/>
      <w:marRight w:val="0"/>
      <w:marTop w:val="0"/>
      <w:marBottom w:val="0"/>
      <w:divBdr>
        <w:top w:val="none" w:sz="0" w:space="0" w:color="auto"/>
        <w:left w:val="none" w:sz="0" w:space="0" w:color="auto"/>
        <w:bottom w:val="none" w:sz="0" w:space="0" w:color="auto"/>
        <w:right w:val="none" w:sz="0" w:space="0" w:color="auto"/>
      </w:divBdr>
    </w:div>
    <w:div w:id="1827429913">
      <w:bodyDiv w:val="1"/>
      <w:marLeft w:val="0"/>
      <w:marRight w:val="0"/>
      <w:marTop w:val="0"/>
      <w:marBottom w:val="0"/>
      <w:divBdr>
        <w:top w:val="none" w:sz="0" w:space="0" w:color="auto"/>
        <w:left w:val="none" w:sz="0" w:space="0" w:color="auto"/>
        <w:bottom w:val="none" w:sz="0" w:space="0" w:color="auto"/>
        <w:right w:val="none" w:sz="0" w:space="0" w:color="auto"/>
      </w:divBdr>
    </w:div>
    <w:div w:id="1829176279">
      <w:bodyDiv w:val="1"/>
      <w:marLeft w:val="0"/>
      <w:marRight w:val="0"/>
      <w:marTop w:val="0"/>
      <w:marBottom w:val="0"/>
      <w:divBdr>
        <w:top w:val="none" w:sz="0" w:space="0" w:color="auto"/>
        <w:left w:val="none" w:sz="0" w:space="0" w:color="auto"/>
        <w:bottom w:val="none" w:sz="0" w:space="0" w:color="auto"/>
        <w:right w:val="none" w:sz="0" w:space="0" w:color="auto"/>
      </w:divBdr>
    </w:div>
    <w:div w:id="1834029474">
      <w:bodyDiv w:val="1"/>
      <w:marLeft w:val="0"/>
      <w:marRight w:val="0"/>
      <w:marTop w:val="0"/>
      <w:marBottom w:val="0"/>
      <w:divBdr>
        <w:top w:val="none" w:sz="0" w:space="0" w:color="auto"/>
        <w:left w:val="none" w:sz="0" w:space="0" w:color="auto"/>
        <w:bottom w:val="none" w:sz="0" w:space="0" w:color="auto"/>
        <w:right w:val="none" w:sz="0" w:space="0" w:color="auto"/>
      </w:divBdr>
    </w:div>
    <w:div w:id="1835611512">
      <w:bodyDiv w:val="1"/>
      <w:marLeft w:val="0"/>
      <w:marRight w:val="0"/>
      <w:marTop w:val="0"/>
      <w:marBottom w:val="0"/>
      <w:divBdr>
        <w:top w:val="none" w:sz="0" w:space="0" w:color="auto"/>
        <w:left w:val="none" w:sz="0" w:space="0" w:color="auto"/>
        <w:bottom w:val="none" w:sz="0" w:space="0" w:color="auto"/>
        <w:right w:val="none" w:sz="0" w:space="0" w:color="auto"/>
      </w:divBdr>
    </w:div>
    <w:div w:id="1838302767">
      <w:bodyDiv w:val="1"/>
      <w:marLeft w:val="0"/>
      <w:marRight w:val="0"/>
      <w:marTop w:val="0"/>
      <w:marBottom w:val="0"/>
      <w:divBdr>
        <w:top w:val="none" w:sz="0" w:space="0" w:color="auto"/>
        <w:left w:val="none" w:sz="0" w:space="0" w:color="auto"/>
        <w:bottom w:val="none" w:sz="0" w:space="0" w:color="auto"/>
        <w:right w:val="none" w:sz="0" w:space="0" w:color="auto"/>
      </w:divBdr>
    </w:div>
    <w:div w:id="1842693750">
      <w:bodyDiv w:val="1"/>
      <w:marLeft w:val="0"/>
      <w:marRight w:val="0"/>
      <w:marTop w:val="0"/>
      <w:marBottom w:val="0"/>
      <w:divBdr>
        <w:top w:val="none" w:sz="0" w:space="0" w:color="auto"/>
        <w:left w:val="none" w:sz="0" w:space="0" w:color="auto"/>
        <w:bottom w:val="none" w:sz="0" w:space="0" w:color="auto"/>
        <w:right w:val="none" w:sz="0" w:space="0" w:color="auto"/>
      </w:divBdr>
      <w:divsChild>
        <w:div w:id="586960294">
          <w:marLeft w:val="480"/>
          <w:marRight w:val="0"/>
          <w:marTop w:val="0"/>
          <w:marBottom w:val="0"/>
          <w:divBdr>
            <w:top w:val="none" w:sz="0" w:space="0" w:color="auto"/>
            <w:left w:val="none" w:sz="0" w:space="0" w:color="auto"/>
            <w:bottom w:val="none" w:sz="0" w:space="0" w:color="auto"/>
            <w:right w:val="none" w:sz="0" w:space="0" w:color="auto"/>
          </w:divBdr>
        </w:div>
      </w:divsChild>
    </w:div>
    <w:div w:id="1850293485">
      <w:bodyDiv w:val="1"/>
      <w:marLeft w:val="0"/>
      <w:marRight w:val="0"/>
      <w:marTop w:val="0"/>
      <w:marBottom w:val="0"/>
      <w:divBdr>
        <w:top w:val="none" w:sz="0" w:space="0" w:color="auto"/>
        <w:left w:val="none" w:sz="0" w:space="0" w:color="auto"/>
        <w:bottom w:val="none" w:sz="0" w:space="0" w:color="auto"/>
        <w:right w:val="none" w:sz="0" w:space="0" w:color="auto"/>
      </w:divBdr>
    </w:div>
    <w:div w:id="1850869012">
      <w:bodyDiv w:val="1"/>
      <w:marLeft w:val="0"/>
      <w:marRight w:val="0"/>
      <w:marTop w:val="0"/>
      <w:marBottom w:val="0"/>
      <w:divBdr>
        <w:top w:val="none" w:sz="0" w:space="0" w:color="auto"/>
        <w:left w:val="none" w:sz="0" w:space="0" w:color="auto"/>
        <w:bottom w:val="none" w:sz="0" w:space="0" w:color="auto"/>
        <w:right w:val="none" w:sz="0" w:space="0" w:color="auto"/>
      </w:divBdr>
    </w:div>
    <w:div w:id="1851750622">
      <w:bodyDiv w:val="1"/>
      <w:marLeft w:val="0"/>
      <w:marRight w:val="0"/>
      <w:marTop w:val="0"/>
      <w:marBottom w:val="0"/>
      <w:divBdr>
        <w:top w:val="none" w:sz="0" w:space="0" w:color="auto"/>
        <w:left w:val="none" w:sz="0" w:space="0" w:color="auto"/>
        <w:bottom w:val="none" w:sz="0" w:space="0" w:color="auto"/>
        <w:right w:val="none" w:sz="0" w:space="0" w:color="auto"/>
      </w:divBdr>
    </w:div>
    <w:div w:id="1852840031">
      <w:bodyDiv w:val="1"/>
      <w:marLeft w:val="0"/>
      <w:marRight w:val="0"/>
      <w:marTop w:val="0"/>
      <w:marBottom w:val="0"/>
      <w:divBdr>
        <w:top w:val="none" w:sz="0" w:space="0" w:color="auto"/>
        <w:left w:val="none" w:sz="0" w:space="0" w:color="auto"/>
        <w:bottom w:val="none" w:sz="0" w:space="0" w:color="auto"/>
        <w:right w:val="none" w:sz="0" w:space="0" w:color="auto"/>
      </w:divBdr>
    </w:div>
    <w:div w:id="1855457378">
      <w:bodyDiv w:val="1"/>
      <w:marLeft w:val="0"/>
      <w:marRight w:val="0"/>
      <w:marTop w:val="0"/>
      <w:marBottom w:val="0"/>
      <w:divBdr>
        <w:top w:val="none" w:sz="0" w:space="0" w:color="auto"/>
        <w:left w:val="none" w:sz="0" w:space="0" w:color="auto"/>
        <w:bottom w:val="none" w:sz="0" w:space="0" w:color="auto"/>
        <w:right w:val="none" w:sz="0" w:space="0" w:color="auto"/>
      </w:divBdr>
    </w:div>
    <w:div w:id="1857183507">
      <w:bodyDiv w:val="1"/>
      <w:marLeft w:val="0"/>
      <w:marRight w:val="0"/>
      <w:marTop w:val="0"/>
      <w:marBottom w:val="0"/>
      <w:divBdr>
        <w:top w:val="none" w:sz="0" w:space="0" w:color="auto"/>
        <w:left w:val="none" w:sz="0" w:space="0" w:color="auto"/>
        <w:bottom w:val="none" w:sz="0" w:space="0" w:color="auto"/>
        <w:right w:val="none" w:sz="0" w:space="0" w:color="auto"/>
      </w:divBdr>
    </w:div>
    <w:div w:id="1863322319">
      <w:bodyDiv w:val="1"/>
      <w:marLeft w:val="0"/>
      <w:marRight w:val="0"/>
      <w:marTop w:val="0"/>
      <w:marBottom w:val="0"/>
      <w:divBdr>
        <w:top w:val="none" w:sz="0" w:space="0" w:color="auto"/>
        <w:left w:val="none" w:sz="0" w:space="0" w:color="auto"/>
        <w:bottom w:val="none" w:sz="0" w:space="0" w:color="auto"/>
        <w:right w:val="none" w:sz="0" w:space="0" w:color="auto"/>
      </w:divBdr>
    </w:div>
    <w:div w:id="1864904205">
      <w:bodyDiv w:val="1"/>
      <w:marLeft w:val="0"/>
      <w:marRight w:val="0"/>
      <w:marTop w:val="0"/>
      <w:marBottom w:val="0"/>
      <w:divBdr>
        <w:top w:val="none" w:sz="0" w:space="0" w:color="auto"/>
        <w:left w:val="none" w:sz="0" w:space="0" w:color="auto"/>
        <w:bottom w:val="none" w:sz="0" w:space="0" w:color="auto"/>
        <w:right w:val="none" w:sz="0" w:space="0" w:color="auto"/>
      </w:divBdr>
    </w:div>
    <w:div w:id="1865825977">
      <w:bodyDiv w:val="1"/>
      <w:marLeft w:val="0"/>
      <w:marRight w:val="0"/>
      <w:marTop w:val="0"/>
      <w:marBottom w:val="0"/>
      <w:divBdr>
        <w:top w:val="none" w:sz="0" w:space="0" w:color="auto"/>
        <w:left w:val="none" w:sz="0" w:space="0" w:color="auto"/>
        <w:bottom w:val="none" w:sz="0" w:space="0" w:color="auto"/>
        <w:right w:val="none" w:sz="0" w:space="0" w:color="auto"/>
      </w:divBdr>
    </w:div>
    <w:div w:id="1868059187">
      <w:bodyDiv w:val="1"/>
      <w:marLeft w:val="0"/>
      <w:marRight w:val="0"/>
      <w:marTop w:val="0"/>
      <w:marBottom w:val="0"/>
      <w:divBdr>
        <w:top w:val="none" w:sz="0" w:space="0" w:color="auto"/>
        <w:left w:val="none" w:sz="0" w:space="0" w:color="auto"/>
        <w:bottom w:val="none" w:sz="0" w:space="0" w:color="auto"/>
        <w:right w:val="none" w:sz="0" w:space="0" w:color="auto"/>
      </w:divBdr>
    </w:div>
    <w:div w:id="1870602941">
      <w:bodyDiv w:val="1"/>
      <w:marLeft w:val="0"/>
      <w:marRight w:val="0"/>
      <w:marTop w:val="0"/>
      <w:marBottom w:val="0"/>
      <w:divBdr>
        <w:top w:val="none" w:sz="0" w:space="0" w:color="auto"/>
        <w:left w:val="none" w:sz="0" w:space="0" w:color="auto"/>
        <w:bottom w:val="none" w:sz="0" w:space="0" w:color="auto"/>
        <w:right w:val="none" w:sz="0" w:space="0" w:color="auto"/>
      </w:divBdr>
    </w:div>
    <w:div w:id="1876916975">
      <w:bodyDiv w:val="1"/>
      <w:marLeft w:val="0"/>
      <w:marRight w:val="0"/>
      <w:marTop w:val="0"/>
      <w:marBottom w:val="0"/>
      <w:divBdr>
        <w:top w:val="none" w:sz="0" w:space="0" w:color="auto"/>
        <w:left w:val="none" w:sz="0" w:space="0" w:color="auto"/>
        <w:bottom w:val="none" w:sz="0" w:space="0" w:color="auto"/>
        <w:right w:val="none" w:sz="0" w:space="0" w:color="auto"/>
      </w:divBdr>
    </w:div>
    <w:div w:id="1883397272">
      <w:bodyDiv w:val="1"/>
      <w:marLeft w:val="0"/>
      <w:marRight w:val="0"/>
      <w:marTop w:val="0"/>
      <w:marBottom w:val="0"/>
      <w:divBdr>
        <w:top w:val="none" w:sz="0" w:space="0" w:color="auto"/>
        <w:left w:val="none" w:sz="0" w:space="0" w:color="auto"/>
        <w:bottom w:val="none" w:sz="0" w:space="0" w:color="auto"/>
        <w:right w:val="none" w:sz="0" w:space="0" w:color="auto"/>
      </w:divBdr>
    </w:div>
    <w:div w:id="1883709951">
      <w:bodyDiv w:val="1"/>
      <w:marLeft w:val="0"/>
      <w:marRight w:val="0"/>
      <w:marTop w:val="0"/>
      <w:marBottom w:val="0"/>
      <w:divBdr>
        <w:top w:val="none" w:sz="0" w:space="0" w:color="auto"/>
        <w:left w:val="none" w:sz="0" w:space="0" w:color="auto"/>
        <w:bottom w:val="none" w:sz="0" w:space="0" w:color="auto"/>
        <w:right w:val="none" w:sz="0" w:space="0" w:color="auto"/>
      </w:divBdr>
    </w:div>
    <w:div w:id="1884368553">
      <w:bodyDiv w:val="1"/>
      <w:marLeft w:val="0"/>
      <w:marRight w:val="0"/>
      <w:marTop w:val="0"/>
      <w:marBottom w:val="0"/>
      <w:divBdr>
        <w:top w:val="none" w:sz="0" w:space="0" w:color="auto"/>
        <w:left w:val="none" w:sz="0" w:space="0" w:color="auto"/>
        <w:bottom w:val="none" w:sz="0" w:space="0" w:color="auto"/>
        <w:right w:val="none" w:sz="0" w:space="0" w:color="auto"/>
      </w:divBdr>
    </w:div>
    <w:div w:id="1884826095">
      <w:bodyDiv w:val="1"/>
      <w:marLeft w:val="0"/>
      <w:marRight w:val="0"/>
      <w:marTop w:val="0"/>
      <w:marBottom w:val="0"/>
      <w:divBdr>
        <w:top w:val="none" w:sz="0" w:space="0" w:color="auto"/>
        <w:left w:val="none" w:sz="0" w:space="0" w:color="auto"/>
        <w:bottom w:val="none" w:sz="0" w:space="0" w:color="auto"/>
        <w:right w:val="none" w:sz="0" w:space="0" w:color="auto"/>
      </w:divBdr>
    </w:div>
    <w:div w:id="1888376319">
      <w:bodyDiv w:val="1"/>
      <w:marLeft w:val="0"/>
      <w:marRight w:val="0"/>
      <w:marTop w:val="0"/>
      <w:marBottom w:val="0"/>
      <w:divBdr>
        <w:top w:val="none" w:sz="0" w:space="0" w:color="auto"/>
        <w:left w:val="none" w:sz="0" w:space="0" w:color="auto"/>
        <w:bottom w:val="none" w:sz="0" w:space="0" w:color="auto"/>
        <w:right w:val="none" w:sz="0" w:space="0" w:color="auto"/>
      </w:divBdr>
    </w:div>
    <w:div w:id="1891649963">
      <w:bodyDiv w:val="1"/>
      <w:marLeft w:val="0"/>
      <w:marRight w:val="0"/>
      <w:marTop w:val="0"/>
      <w:marBottom w:val="0"/>
      <w:divBdr>
        <w:top w:val="none" w:sz="0" w:space="0" w:color="auto"/>
        <w:left w:val="none" w:sz="0" w:space="0" w:color="auto"/>
        <w:bottom w:val="none" w:sz="0" w:space="0" w:color="auto"/>
        <w:right w:val="none" w:sz="0" w:space="0" w:color="auto"/>
      </w:divBdr>
    </w:div>
    <w:div w:id="1893420109">
      <w:bodyDiv w:val="1"/>
      <w:marLeft w:val="0"/>
      <w:marRight w:val="0"/>
      <w:marTop w:val="0"/>
      <w:marBottom w:val="0"/>
      <w:divBdr>
        <w:top w:val="none" w:sz="0" w:space="0" w:color="auto"/>
        <w:left w:val="none" w:sz="0" w:space="0" w:color="auto"/>
        <w:bottom w:val="none" w:sz="0" w:space="0" w:color="auto"/>
        <w:right w:val="none" w:sz="0" w:space="0" w:color="auto"/>
      </w:divBdr>
    </w:div>
    <w:div w:id="1896624417">
      <w:bodyDiv w:val="1"/>
      <w:marLeft w:val="0"/>
      <w:marRight w:val="0"/>
      <w:marTop w:val="0"/>
      <w:marBottom w:val="0"/>
      <w:divBdr>
        <w:top w:val="none" w:sz="0" w:space="0" w:color="auto"/>
        <w:left w:val="none" w:sz="0" w:space="0" w:color="auto"/>
        <w:bottom w:val="none" w:sz="0" w:space="0" w:color="auto"/>
        <w:right w:val="none" w:sz="0" w:space="0" w:color="auto"/>
      </w:divBdr>
    </w:div>
    <w:div w:id="1897088390">
      <w:bodyDiv w:val="1"/>
      <w:marLeft w:val="0"/>
      <w:marRight w:val="0"/>
      <w:marTop w:val="0"/>
      <w:marBottom w:val="0"/>
      <w:divBdr>
        <w:top w:val="none" w:sz="0" w:space="0" w:color="auto"/>
        <w:left w:val="none" w:sz="0" w:space="0" w:color="auto"/>
        <w:bottom w:val="none" w:sz="0" w:space="0" w:color="auto"/>
        <w:right w:val="none" w:sz="0" w:space="0" w:color="auto"/>
      </w:divBdr>
    </w:div>
    <w:div w:id="1899705167">
      <w:bodyDiv w:val="1"/>
      <w:marLeft w:val="0"/>
      <w:marRight w:val="0"/>
      <w:marTop w:val="0"/>
      <w:marBottom w:val="0"/>
      <w:divBdr>
        <w:top w:val="none" w:sz="0" w:space="0" w:color="auto"/>
        <w:left w:val="none" w:sz="0" w:space="0" w:color="auto"/>
        <w:bottom w:val="none" w:sz="0" w:space="0" w:color="auto"/>
        <w:right w:val="none" w:sz="0" w:space="0" w:color="auto"/>
      </w:divBdr>
    </w:div>
    <w:div w:id="1908373009">
      <w:bodyDiv w:val="1"/>
      <w:marLeft w:val="0"/>
      <w:marRight w:val="0"/>
      <w:marTop w:val="0"/>
      <w:marBottom w:val="0"/>
      <w:divBdr>
        <w:top w:val="none" w:sz="0" w:space="0" w:color="auto"/>
        <w:left w:val="none" w:sz="0" w:space="0" w:color="auto"/>
        <w:bottom w:val="none" w:sz="0" w:space="0" w:color="auto"/>
        <w:right w:val="none" w:sz="0" w:space="0" w:color="auto"/>
      </w:divBdr>
    </w:div>
    <w:div w:id="1910799078">
      <w:bodyDiv w:val="1"/>
      <w:marLeft w:val="0"/>
      <w:marRight w:val="0"/>
      <w:marTop w:val="0"/>
      <w:marBottom w:val="0"/>
      <w:divBdr>
        <w:top w:val="none" w:sz="0" w:space="0" w:color="auto"/>
        <w:left w:val="none" w:sz="0" w:space="0" w:color="auto"/>
        <w:bottom w:val="none" w:sz="0" w:space="0" w:color="auto"/>
        <w:right w:val="none" w:sz="0" w:space="0" w:color="auto"/>
      </w:divBdr>
    </w:div>
    <w:div w:id="1912304805">
      <w:bodyDiv w:val="1"/>
      <w:marLeft w:val="0"/>
      <w:marRight w:val="0"/>
      <w:marTop w:val="0"/>
      <w:marBottom w:val="0"/>
      <w:divBdr>
        <w:top w:val="none" w:sz="0" w:space="0" w:color="auto"/>
        <w:left w:val="none" w:sz="0" w:space="0" w:color="auto"/>
        <w:bottom w:val="none" w:sz="0" w:space="0" w:color="auto"/>
        <w:right w:val="none" w:sz="0" w:space="0" w:color="auto"/>
      </w:divBdr>
    </w:div>
    <w:div w:id="1912813582">
      <w:bodyDiv w:val="1"/>
      <w:marLeft w:val="0"/>
      <w:marRight w:val="0"/>
      <w:marTop w:val="0"/>
      <w:marBottom w:val="0"/>
      <w:divBdr>
        <w:top w:val="none" w:sz="0" w:space="0" w:color="auto"/>
        <w:left w:val="none" w:sz="0" w:space="0" w:color="auto"/>
        <w:bottom w:val="none" w:sz="0" w:space="0" w:color="auto"/>
        <w:right w:val="none" w:sz="0" w:space="0" w:color="auto"/>
      </w:divBdr>
    </w:div>
    <w:div w:id="1915040629">
      <w:bodyDiv w:val="1"/>
      <w:marLeft w:val="0"/>
      <w:marRight w:val="0"/>
      <w:marTop w:val="0"/>
      <w:marBottom w:val="0"/>
      <w:divBdr>
        <w:top w:val="none" w:sz="0" w:space="0" w:color="auto"/>
        <w:left w:val="none" w:sz="0" w:space="0" w:color="auto"/>
        <w:bottom w:val="none" w:sz="0" w:space="0" w:color="auto"/>
        <w:right w:val="none" w:sz="0" w:space="0" w:color="auto"/>
      </w:divBdr>
    </w:div>
    <w:div w:id="1915816638">
      <w:bodyDiv w:val="1"/>
      <w:marLeft w:val="0"/>
      <w:marRight w:val="0"/>
      <w:marTop w:val="0"/>
      <w:marBottom w:val="0"/>
      <w:divBdr>
        <w:top w:val="none" w:sz="0" w:space="0" w:color="auto"/>
        <w:left w:val="none" w:sz="0" w:space="0" w:color="auto"/>
        <w:bottom w:val="none" w:sz="0" w:space="0" w:color="auto"/>
        <w:right w:val="none" w:sz="0" w:space="0" w:color="auto"/>
      </w:divBdr>
    </w:div>
    <w:div w:id="1916863762">
      <w:bodyDiv w:val="1"/>
      <w:marLeft w:val="0"/>
      <w:marRight w:val="0"/>
      <w:marTop w:val="0"/>
      <w:marBottom w:val="0"/>
      <w:divBdr>
        <w:top w:val="none" w:sz="0" w:space="0" w:color="auto"/>
        <w:left w:val="none" w:sz="0" w:space="0" w:color="auto"/>
        <w:bottom w:val="none" w:sz="0" w:space="0" w:color="auto"/>
        <w:right w:val="none" w:sz="0" w:space="0" w:color="auto"/>
      </w:divBdr>
    </w:div>
    <w:div w:id="1922904129">
      <w:bodyDiv w:val="1"/>
      <w:marLeft w:val="0"/>
      <w:marRight w:val="0"/>
      <w:marTop w:val="0"/>
      <w:marBottom w:val="0"/>
      <w:divBdr>
        <w:top w:val="none" w:sz="0" w:space="0" w:color="auto"/>
        <w:left w:val="none" w:sz="0" w:space="0" w:color="auto"/>
        <w:bottom w:val="none" w:sz="0" w:space="0" w:color="auto"/>
        <w:right w:val="none" w:sz="0" w:space="0" w:color="auto"/>
      </w:divBdr>
    </w:div>
    <w:div w:id="1924758935">
      <w:bodyDiv w:val="1"/>
      <w:marLeft w:val="0"/>
      <w:marRight w:val="0"/>
      <w:marTop w:val="0"/>
      <w:marBottom w:val="0"/>
      <w:divBdr>
        <w:top w:val="none" w:sz="0" w:space="0" w:color="auto"/>
        <w:left w:val="none" w:sz="0" w:space="0" w:color="auto"/>
        <w:bottom w:val="none" w:sz="0" w:space="0" w:color="auto"/>
        <w:right w:val="none" w:sz="0" w:space="0" w:color="auto"/>
      </w:divBdr>
    </w:div>
    <w:div w:id="1930191945">
      <w:bodyDiv w:val="1"/>
      <w:marLeft w:val="0"/>
      <w:marRight w:val="0"/>
      <w:marTop w:val="0"/>
      <w:marBottom w:val="0"/>
      <w:divBdr>
        <w:top w:val="none" w:sz="0" w:space="0" w:color="auto"/>
        <w:left w:val="none" w:sz="0" w:space="0" w:color="auto"/>
        <w:bottom w:val="none" w:sz="0" w:space="0" w:color="auto"/>
        <w:right w:val="none" w:sz="0" w:space="0" w:color="auto"/>
      </w:divBdr>
    </w:div>
    <w:div w:id="1932202026">
      <w:bodyDiv w:val="1"/>
      <w:marLeft w:val="0"/>
      <w:marRight w:val="0"/>
      <w:marTop w:val="0"/>
      <w:marBottom w:val="0"/>
      <w:divBdr>
        <w:top w:val="none" w:sz="0" w:space="0" w:color="auto"/>
        <w:left w:val="none" w:sz="0" w:space="0" w:color="auto"/>
        <w:bottom w:val="none" w:sz="0" w:space="0" w:color="auto"/>
        <w:right w:val="none" w:sz="0" w:space="0" w:color="auto"/>
      </w:divBdr>
    </w:div>
    <w:div w:id="1932271826">
      <w:bodyDiv w:val="1"/>
      <w:marLeft w:val="0"/>
      <w:marRight w:val="0"/>
      <w:marTop w:val="0"/>
      <w:marBottom w:val="0"/>
      <w:divBdr>
        <w:top w:val="none" w:sz="0" w:space="0" w:color="auto"/>
        <w:left w:val="none" w:sz="0" w:space="0" w:color="auto"/>
        <w:bottom w:val="none" w:sz="0" w:space="0" w:color="auto"/>
        <w:right w:val="none" w:sz="0" w:space="0" w:color="auto"/>
      </w:divBdr>
    </w:div>
    <w:div w:id="1933661637">
      <w:bodyDiv w:val="1"/>
      <w:marLeft w:val="0"/>
      <w:marRight w:val="0"/>
      <w:marTop w:val="0"/>
      <w:marBottom w:val="0"/>
      <w:divBdr>
        <w:top w:val="none" w:sz="0" w:space="0" w:color="auto"/>
        <w:left w:val="none" w:sz="0" w:space="0" w:color="auto"/>
        <w:bottom w:val="none" w:sz="0" w:space="0" w:color="auto"/>
        <w:right w:val="none" w:sz="0" w:space="0" w:color="auto"/>
      </w:divBdr>
    </w:div>
    <w:div w:id="1943369607">
      <w:bodyDiv w:val="1"/>
      <w:marLeft w:val="0"/>
      <w:marRight w:val="0"/>
      <w:marTop w:val="0"/>
      <w:marBottom w:val="0"/>
      <w:divBdr>
        <w:top w:val="none" w:sz="0" w:space="0" w:color="auto"/>
        <w:left w:val="none" w:sz="0" w:space="0" w:color="auto"/>
        <w:bottom w:val="none" w:sz="0" w:space="0" w:color="auto"/>
        <w:right w:val="none" w:sz="0" w:space="0" w:color="auto"/>
      </w:divBdr>
    </w:div>
    <w:div w:id="1949314887">
      <w:bodyDiv w:val="1"/>
      <w:marLeft w:val="0"/>
      <w:marRight w:val="0"/>
      <w:marTop w:val="0"/>
      <w:marBottom w:val="0"/>
      <w:divBdr>
        <w:top w:val="none" w:sz="0" w:space="0" w:color="auto"/>
        <w:left w:val="none" w:sz="0" w:space="0" w:color="auto"/>
        <w:bottom w:val="none" w:sz="0" w:space="0" w:color="auto"/>
        <w:right w:val="none" w:sz="0" w:space="0" w:color="auto"/>
      </w:divBdr>
    </w:div>
    <w:div w:id="1949696954">
      <w:bodyDiv w:val="1"/>
      <w:marLeft w:val="0"/>
      <w:marRight w:val="0"/>
      <w:marTop w:val="0"/>
      <w:marBottom w:val="0"/>
      <w:divBdr>
        <w:top w:val="none" w:sz="0" w:space="0" w:color="auto"/>
        <w:left w:val="none" w:sz="0" w:space="0" w:color="auto"/>
        <w:bottom w:val="none" w:sz="0" w:space="0" w:color="auto"/>
        <w:right w:val="none" w:sz="0" w:space="0" w:color="auto"/>
      </w:divBdr>
    </w:div>
    <w:div w:id="1950820080">
      <w:bodyDiv w:val="1"/>
      <w:marLeft w:val="0"/>
      <w:marRight w:val="0"/>
      <w:marTop w:val="0"/>
      <w:marBottom w:val="0"/>
      <w:divBdr>
        <w:top w:val="none" w:sz="0" w:space="0" w:color="auto"/>
        <w:left w:val="none" w:sz="0" w:space="0" w:color="auto"/>
        <w:bottom w:val="none" w:sz="0" w:space="0" w:color="auto"/>
        <w:right w:val="none" w:sz="0" w:space="0" w:color="auto"/>
      </w:divBdr>
    </w:div>
    <w:div w:id="1952474022">
      <w:bodyDiv w:val="1"/>
      <w:marLeft w:val="0"/>
      <w:marRight w:val="0"/>
      <w:marTop w:val="0"/>
      <w:marBottom w:val="0"/>
      <w:divBdr>
        <w:top w:val="none" w:sz="0" w:space="0" w:color="auto"/>
        <w:left w:val="none" w:sz="0" w:space="0" w:color="auto"/>
        <w:bottom w:val="none" w:sz="0" w:space="0" w:color="auto"/>
        <w:right w:val="none" w:sz="0" w:space="0" w:color="auto"/>
      </w:divBdr>
    </w:div>
    <w:div w:id="1954482197">
      <w:bodyDiv w:val="1"/>
      <w:marLeft w:val="0"/>
      <w:marRight w:val="0"/>
      <w:marTop w:val="0"/>
      <w:marBottom w:val="0"/>
      <w:divBdr>
        <w:top w:val="none" w:sz="0" w:space="0" w:color="auto"/>
        <w:left w:val="none" w:sz="0" w:space="0" w:color="auto"/>
        <w:bottom w:val="none" w:sz="0" w:space="0" w:color="auto"/>
        <w:right w:val="none" w:sz="0" w:space="0" w:color="auto"/>
      </w:divBdr>
    </w:div>
    <w:div w:id="1956937406">
      <w:bodyDiv w:val="1"/>
      <w:marLeft w:val="0"/>
      <w:marRight w:val="0"/>
      <w:marTop w:val="0"/>
      <w:marBottom w:val="0"/>
      <w:divBdr>
        <w:top w:val="none" w:sz="0" w:space="0" w:color="auto"/>
        <w:left w:val="none" w:sz="0" w:space="0" w:color="auto"/>
        <w:bottom w:val="none" w:sz="0" w:space="0" w:color="auto"/>
        <w:right w:val="none" w:sz="0" w:space="0" w:color="auto"/>
      </w:divBdr>
    </w:div>
    <w:div w:id="1959990166">
      <w:bodyDiv w:val="1"/>
      <w:marLeft w:val="0"/>
      <w:marRight w:val="0"/>
      <w:marTop w:val="0"/>
      <w:marBottom w:val="0"/>
      <w:divBdr>
        <w:top w:val="none" w:sz="0" w:space="0" w:color="auto"/>
        <w:left w:val="none" w:sz="0" w:space="0" w:color="auto"/>
        <w:bottom w:val="none" w:sz="0" w:space="0" w:color="auto"/>
        <w:right w:val="none" w:sz="0" w:space="0" w:color="auto"/>
      </w:divBdr>
    </w:div>
    <w:div w:id="1960603023">
      <w:bodyDiv w:val="1"/>
      <w:marLeft w:val="0"/>
      <w:marRight w:val="0"/>
      <w:marTop w:val="0"/>
      <w:marBottom w:val="0"/>
      <w:divBdr>
        <w:top w:val="none" w:sz="0" w:space="0" w:color="auto"/>
        <w:left w:val="none" w:sz="0" w:space="0" w:color="auto"/>
        <w:bottom w:val="none" w:sz="0" w:space="0" w:color="auto"/>
        <w:right w:val="none" w:sz="0" w:space="0" w:color="auto"/>
      </w:divBdr>
    </w:div>
    <w:div w:id="1960867010">
      <w:bodyDiv w:val="1"/>
      <w:marLeft w:val="0"/>
      <w:marRight w:val="0"/>
      <w:marTop w:val="0"/>
      <w:marBottom w:val="0"/>
      <w:divBdr>
        <w:top w:val="none" w:sz="0" w:space="0" w:color="auto"/>
        <w:left w:val="none" w:sz="0" w:space="0" w:color="auto"/>
        <w:bottom w:val="none" w:sz="0" w:space="0" w:color="auto"/>
        <w:right w:val="none" w:sz="0" w:space="0" w:color="auto"/>
      </w:divBdr>
    </w:div>
    <w:div w:id="1961102688">
      <w:bodyDiv w:val="1"/>
      <w:marLeft w:val="0"/>
      <w:marRight w:val="0"/>
      <w:marTop w:val="0"/>
      <w:marBottom w:val="0"/>
      <w:divBdr>
        <w:top w:val="none" w:sz="0" w:space="0" w:color="auto"/>
        <w:left w:val="none" w:sz="0" w:space="0" w:color="auto"/>
        <w:bottom w:val="none" w:sz="0" w:space="0" w:color="auto"/>
        <w:right w:val="none" w:sz="0" w:space="0" w:color="auto"/>
      </w:divBdr>
    </w:div>
    <w:div w:id="1964266251">
      <w:bodyDiv w:val="1"/>
      <w:marLeft w:val="0"/>
      <w:marRight w:val="0"/>
      <w:marTop w:val="0"/>
      <w:marBottom w:val="0"/>
      <w:divBdr>
        <w:top w:val="none" w:sz="0" w:space="0" w:color="auto"/>
        <w:left w:val="none" w:sz="0" w:space="0" w:color="auto"/>
        <w:bottom w:val="none" w:sz="0" w:space="0" w:color="auto"/>
        <w:right w:val="none" w:sz="0" w:space="0" w:color="auto"/>
      </w:divBdr>
    </w:div>
    <w:div w:id="1973710852">
      <w:bodyDiv w:val="1"/>
      <w:marLeft w:val="0"/>
      <w:marRight w:val="0"/>
      <w:marTop w:val="0"/>
      <w:marBottom w:val="0"/>
      <w:divBdr>
        <w:top w:val="none" w:sz="0" w:space="0" w:color="auto"/>
        <w:left w:val="none" w:sz="0" w:space="0" w:color="auto"/>
        <w:bottom w:val="none" w:sz="0" w:space="0" w:color="auto"/>
        <w:right w:val="none" w:sz="0" w:space="0" w:color="auto"/>
      </w:divBdr>
    </w:div>
    <w:div w:id="1974291721">
      <w:bodyDiv w:val="1"/>
      <w:marLeft w:val="0"/>
      <w:marRight w:val="0"/>
      <w:marTop w:val="0"/>
      <w:marBottom w:val="0"/>
      <w:divBdr>
        <w:top w:val="none" w:sz="0" w:space="0" w:color="auto"/>
        <w:left w:val="none" w:sz="0" w:space="0" w:color="auto"/>
        <w:bottom w:val="none" w:sz="0" w:space="0" w:color="auto"/>
        <w:right w:val="none" w:sz="0" w:space="0" w:color="auto"/>
      </w:divBdr>
    </w:div>
    <w:div w:id="1975139109">
      <w:bodyDiv w:val="1"/>
      <w:marLeft w:val="0"/>
      <w:marRight w:val="0"/>
      <w:marTop w:val="0"/>
      <w:marBottom w:val="0"/>
      <w:divBdr>
        <w:top w:val="none" w:sz="0" w:space="0" w:color="auto"/>
        <w:left w:val="none" w:sz="0" w:space="0" w:color="auto"/>
        <w:bottom w:val="none" w:sz="0" w:space="0" w:color="auto"/>
        <w:right w:val="none" w:sz="0" w:space="0" w:color="auto"/>
      </w:divBdr>
    </w:div>
    <w:div w:id="1975328114">
      <w:bodyDiv w:val="1"/>
      <w:marLeft w:val="0"/>
      <w:marRight w:val="0"/>
      <w:marTop w:val="0"/>
      <w:marBottom w:val="0"/>
      <w:divBdr>
        <w:top w:val="none" w:sz="0" w:space="0" w:color="auto"/>
        <w:left w:val="none" w:sz="0" w:space="0" w:color="auto"/>
        <w:bottom w:val="none" w:sz="0" w:space="0" w:color="auto"/>
        <w:right w:val="none" w:sz="0" w:space="0" w:color="auto"/>
      </w:divBdr>
    </w:div>
    <w:div w:id="1980768995">
      <w:bodyDiv w:val="1"/>
      <w:marLeft w:val="0"/>
      <w:marRight w:val="0"/>
      <w:marTop w:val="0"/>
      <w:marBottom w:val="0"/>
      <w:divBdr>
        <w:top w:val="none" w:sz="0" w:space="0" w:color="auto"/>
        <w:left w:val="none" w:sz="0" w:space="0" w:color="auto"/>
        <w:bottom w:val="none" w:sz="0" w:space="0" w:color="auto"/>
        <w:right w:val="none" w:sz="0" w:space="0" w:color="auto"/>
      </w:divBdr>
    </w:div>
    <w:div w:id="1986279714">
      <w:bodyDiv w:val="1"/>
      <w:marLeft w:val="0"/>
      <w:marRight w:val="0"/>
      <w:marTop w:val="0"/>
      <w:marBottom w:val="0"/>
      <w:divBdr>
        <w:top w:val="none" w:sz="0" w:space="0" w:color="auto"/>
        <w:left w:val="none" w:sz="0" w:space="0" w:color="auto"/>
        <w:bottom w:val="none" w:sz="0" w:space="0" w:color="auto"/>
        <w:right w:val="none" w:sz="0" w:space="0" w:color="auto"/>
      </w:divBdr>
    </w:div>
    <w:div w:id="1986465234">
      <w:bodyDiv w:val="1"/>
      <w:marLeft w:val="0"/>
      <w:marRight w:val="0"/>
      <w:marTop w:val="0"/>
      <w:marBottom w:val="0"/>
      <w:divBdr>
        <w:top w:val="none" w:sz="0" w:space="0" w:color="auto"/>
        <w:left w:val="none" w:sz="0" w:space="0" w:color="auto"/>
        <w:bottom w:val="none" w:sz="0" w:space="0" w:color="auto"/>
        <w:right w:val="none" w:sz="0" w:space="0" w:color="auto"/>
      </w:divBdr>
    </w:div>
    <w:div w:id="1987662334">
      <w:bodyDiv w:val="1"/>
      <w:marLeft w:val="0"/>
      <w:marRight w:val="0"/>
      <w:marTop w:val="0"/>
      <w:marBottom w:val="0"/>
      <w:divBdr>
        <w:top w:val="none" w:sz="0" w:space="0" w:color="auto"/>
        <w:left w:val="none" w:sz="0" w:space="0" w:color="auto"/>
        <w:bottom w:val="none" w:sz="0" w:space="0" w:color="auto"/>
        <w:right w:val="none" w:sz="0" w:space="0" w:color="auto"/>
      </w:divBdr>
    </w:div>
    <w:div w:id="1988439900">
      <w:bodyDiv w:val="1"/>
      <w:marLeft w:val="0"/>
      <w:marRight w:val="0"/>
      <w:marTop w:val="0"/>
      <w:marBottom w:val="0"/>
      <w:divBdr>
        <w:top w:val="none" w:sz="0" w:space="0" w:color="auto"/>
        <w:left w:val="none" w:sz="0" w:space="0" w:color="auto"/>
        <w:bottom w:val="none" w:sz="0" w:space="0" w:color="auto"/>
        <w:right w:val="none" w:sz="0" w:space="0" w:color="auto"/>
      </w:divBdr>
    </w:div>
    <w:div w:id="1994144374">
      <w:bodyDiv w:val="1"/>
      <w:marLeft w:val="0"/>
      <w:marRight w:val="0"/>
      <w:marTop w:val="0"/>
      <w:marBottom w:val="0"/>
      <w:divBdr>
        <w:top w:val="none" w:sz="0" w:space="0" w:color="auto"/>
        <w:left w:val="none" w:sz="0" w:space="0" w:color="auto"/>
        <w:bottom w:val="none" w:sz="0" w:space="0" w:color="auto"/>
        <w:right w:val="none" w:sz="0" w:space="0" w:color="auto"/>
      </w:divBdr>
    </w:div>
    <w:div w:id="1996562669">
      <w:bodyDiv w:val="1"/>
      <w:marLeft w:val="0"/>
      <w:marRight w:val="0"/>
      <w:marTop w:val="0"/>
      <w:marBottom w:val="0"/>
      <w:divBdr>
        <w:top w:val="none" w:sz="0" w:space="0" w:color="auto"/>
        <w:left w:val="none" w:sz="0" w:space="0" w:color="auto"/>
        <w:bottom w:val="none" w:sz="0" w:space="0" w:color="auto"/>
        <w:right w:val="none" w:sz="0" w:space="0" w:color="auto"/>
      </w:divBdr>
    </w:div>
    <w:div w:id="2001426522">
      <w:bodyDiv w:val="1"/>
      <w:marLeft w:val="0"/>
      <w:marRight w:val="0"/>
      <w:marTop w:val="0"/>
      <w:marBottom w:val="0"/>
      <w:divBdr>
        <w:top w:val="none" w:sz="0" w:space="0" w:color="auto"/>
        <w:left w:val="none" w:sz="0" w:space="0" w:color="auto"/>
        <w:bottom w:val="none" w:sz="0" w:space="0" w:color="auto"/>
        <w:right w:val="none" w:sz="0" w:space="0" w:color="auto"/>
      </w:divBdr>
    </w:div>
    <w:div w:id="2020935068">
      <w:bodyDiv w:val="1"/>
      <w:marLeft w:val="0"/>
      <w:marRight w:val="0"/>
      <w:marTop w:val="0"/>
      <w:marBottom w:val="0"/>
      <w:divBdr>
        <w:top w:val="none" w:sz="0" w:space="0" w:color="auto"/>
        <w:left w:val="none" w:sz="0" w:space="0" w:color="auto"/>
        <w:bottom w:val="none" w:sz="0" w:space="0" w:color="auto"/>
        <w:right w:val="none" w:sz="0" w:space="0" w:color="auto"/>
      </w:divBdr>
    </w:div>
    <w:div w:id="2022274672">
      <w:bodyDiv w:val="1"/>
      <w:marLeft w:val="0"/>
      <w:marRight w:val="0"/>
      <w:marTop w:val="0"/>
      <w:marBottom w:val="0"/>
      <w:divBdr>
        <w:top w:val="none" w:sz="0" w:space="0" w:color="auto"/>
        <w:left w:val="none" w:sz="0" w:space="0" w:color="auto"/>
        <w:bottom w:val="none" w:sz="0" w:space="0" w:color="auto"/>
        <w:right w:val="none" w:sz="0" w:space="0" w:color="auto"/>
      </w:divBdr>
    </w:div>
    <w:div w:id="2022584172">
      <w:bodyDiv w:val="1"/>
      <w:marLeft w:val="0"/>
      <w:marRight w:val="0"/>
      <w:marTop w:val="0"/>
      <w:marBottom w:val="0"/>
      <w:divBdr>
        <w:top w:val="none" w:sz="0" w:space="0" w:color="auto"/>
        <w:left w:val="none" w:sz="0" w:space="0" w:color="auto"/>
        <w:bottom w:val="none" w:sz="0" w:space="0" w:color="auto"/>
        <w:right w:val="none" w:sz="0" w:space="0" w:color="auto"/>
      </w:divBdr>
    </w:div>
    <w:div w:id="2030717848">
      <w:bodyDiv w:val="1"/>
      <w:marLeft w:val="0"/>
      <w:marRight w:val="0"/>
      <w:marTop w:val="0"/>
      <w:marBottom w:val="0"/>
      <w:divBdr>
        <w:top w:val="none" w:sz="0" w:space="0" w:color="auto"/>
        <w:left w:val="none" w:sz="0" w:space="0" w:color="auto"/>
        <w:bottom w:val="none" w:sz="0" w:space="0" w:color="auto"/>
        <w:right w:val="none" w:sz="0" w:space="0" w:color="auto"/>
      </w:divBdr>
    </w:div>
    <w:div w:id="2032410781">
      <w:bodyDiv w:val="1"/>
      <w:marLeft w:val="0"/>
      <w:marRight w:val="0"/>
      <w:marTop w:val="0"/>
      <w:marBottom w:val="0"/>
      <w:divBdr>
        <w:top w:val="none" w:sz="0" w:space="0" w:color="auto"/>
        <w:left w:val="none" w:sz="0" w:space="0" w:color="auto"/>
        <w:bottom w:val="none" w:sz="0" w:space="0" w:color="auto"/>
        <w:right w:val="none" w:sz="0" w:space="0" w:color="auto"/>
      </w:divBdr>
    </w:div>
    <w:div w:id="2032535339">
      <w:bodyDiv w:val="1"/>
      <w:marLeft w:val="0"/>
      <w:marRight w:val="0"/>
      <w:marTop w:val="0"/>
      <w:marBottom w:val="0"/>
      <w:divBdr>
        <w:top w:val="none" w:sz="0" w:space="0" w:color="auto"/>
        <w:left w:val="none" w:sz="0" w:space="0" w:color="auto"/>
        <w:bottom w:val="none" w:sz="0" w:space="0" w:color="auto"/>
        <w:right w:val="none" w:sz="0" w:space="0" w:color="auto"/>
      </w:divBdr>
    </w:div>
    <w:div w:id="2033146324">
      <w:bodyDiv w:val="1"/>
      <w:marLeft w:val="0"/>
      <w:marRight w:val="0"/>
      <w:marTop w:val="0"/>
      <w:marBottom w:val="0"/>
      <w:divBdr>
        <w:top w:val="none" w:sz="0" w:space="0" w:color="auto"/>
        <w:left w:val="none" w:sz="0" w:space="0" w:color="auto"/>
        <w:bottom w:val="none" w:sz="0" w:space="0" w:color="auto"/>
        <w:right w:val="none" w:sz="0" w:space="0" w:color="auto"/>
      </w:divBdr>
    </w:div>
    <w:div w:id="2035232628">
      <w:bodyDiv w:val="1"/>
      <w:marLeft w:val="0"/>
      <w:marRight w:val="0"/>
      <w:marTop w:val="0"/>
      <w:marBottom w:val="0"/>
      <w:divBdr>
        <w:top w:val="none" w:sz="0" w:space="0" w:color="auto"/>
        <w:left w:val="none" w:sz="0" w:space="0" w:color="auto"/>
        <w:bottom w:val="none" w:sz="0" w:space="0" w:color="auto"/>
        <w:right w:val="none" w:sz="0" w:space="0" w:color="auto"/>
      </w:divBdr>
    </w:div>
    <w:div w:id="2038845033">
      <w:bodyDiv w:val="1"/>
      <w:marLeft w:val="0"/>
      <w:marRight w:val="0"/>
      <w:marTop w:val="0"/>
      <w:marBottom w:val="0"/>
      <w:divBdr>
        <w:top w:val="none" w:sz="0" w:space="0" w:color="auto"/>
        <w:left w:val="none" w:sz="0" w:space="0" w:color="auto"/>
        <w:bottom w:val="none" w:sz="0" w:space="0" w:color="auto"/>
        <w:right w:val="none" w:sz="0" w:space="0" w:color="auto"/>
      </w:divBdr>
    </w:div>
    <w:div w:id="2039233238">
      <w:bodyDiv w:val="1"/>
      <w:marLeft w:val="0"/>
      <w:marRight w:val="0"/>
      <w:marTop w:val="0"/>
      <w:marBottom w:val="0"/>
      <w:divBdr>
        <w:top w:val="none" w:sz="0" w:space="0" w:color="auto"/>
        <w:left w:val="none" w:sz="0" w:space="0" w:color="auto"/>
        <w:bottom w:val="none" w:sz="0" w:space="0" w:color="auto"/>
        <w:right w:val="none" w:sz="0" w:space="0" w:color="auto"/>
      </w:divBdr>
    </w:div>
    <w:div w:id="2041544085">
      <w:bodyDiv w:val="1"/>
      <w:marLeft w:val="0"/>
      <w:marRight w:val="0"/>
      <w:marTop w:val="0"/>
      <w:marBottom w:val="0"/>
      <w:divBdr>
        <w:top w:val="none" w:sz="0" w:space="0" w:color="auto"/>
        <w:left w:val="none" w:sz="0" w:space="0" w:color="auto"/>
        <w:bottom w:val="none" w:sz="0" w:space="0" w:color="auto"/>
        <w:right w:val="none" w:sz="0" w:space="0" w:color="auto"/>
      </w:divBdr>
    </w:div>
    <w:div w:id="2044479366">
      <w:bodyDiv w:val="1"/>
      <w:marLeft w:val="0"/>
      <w:marRight w:val="0"/>
      <w:marTop w:val="0"/>
      <w:marBottom w:val="0"/>
      <w:divBdr>
        <w:top w:val="none" w:sz="0" w:space="0" w:color="auto"/>
        <w:left w:val="none" w:sz="0" w:space="0" w:color="auto"/>
        <w:bottom w:val="none" w:sz="0" w:space="0" w:color="auto"/>
        <w:right w:val="none" w:sz="0" w:space="0" w:color="auto"/>
      </w:divBdr>
    </w:div>
    <w:div w:id="2047485818">
      <w:bodyDiv w:val="1"/>
      <w:marLeft w:val="0"/>
      <w:marRight w:val="0"/>
      <w:marTop w:val="0"/>
      <w:marBottom w:val="0"/>
      <w:divBdr>
        <w:top w:val="none" w:sz="0" w:space="0" w:color="auto"/>
        <w:left w:val="none" w:sz="0" w:space="0" w:color="auto"/>
        <w:bottom w:val="none" w:sz="0" w:space="0" w:color="auto"/>
        <w:right w:val="none" w:sz="0" w:space="0" w:color="auto"/>
      </w:divBdr>
    </w:div>
    <w:div w:id="2050060043">
      <w:bodyDiv w:val="1"/>
      <w:marLeft w:val="0"/>
      <w:marRight w:val="0"/>
      <w:marTop w:val="0"/>
      <w:marBottom w:val="0"/>
      <w:divBdr>
        <w:top w:val="none" w:sz="0" w:space="0" w:color="auto"/>
        <w:left w:val="none" w:sz="0" w:space="0" w:color="auto"/>
        <w:bottom w:val="none" w:sz="0" w:space="0" w:color="auto"/>
        <w:right w:val="none" w:sz="0" w:space="0" w:color="auto"/>
      </w:divBdr>
    </w:div>
    <w:div w:id="2053773851">
      <w:bodyDiv w:val="1"/>
      <w:marLeft w:val="0"/>
      <w:marRight w:val="0"/>
      <w:marTop w:val="0"/>
      <w:marBottom w:val="0"/>
      <w:divBdr>
        <w:top w:val="none" w:sz="0" w:space="0" w:color="auto"/>
        <w:left w:val="none" w:sz="0" w:space="0" w:color="auto"/>
        <w:bottom w:val="none" w:sz="0" w:space="0" w:color="auto"/>
        <w:right w:val="none" w:sz="0" w:space="0" w:color="auto"/>
      </w:divBdr>
    </w:div>
    <w:div w:id="2054841804">
      <w:bodyDiv w:val="1"/>
      <w:marLeft w:val="0"/>
      <w:marRight w:val="0"/>
      <w:marTop w:val="0"/>
      <w:marBottom w:val="0"/>
      <w:divBdr>
        <w:top w:val="none" w:sz="0" w:space="0" w:color="auto"/>
        <w:left w:val="none" w:sz="0" w:space="0" w:color="auto"/>
        <w:bottom w:val="none" w:sz="0" w:space="0" w:color="auto"/>
        <w:right w:val="none" w:sz="0" w:space="0" w:color="auto"/>
      </w:divBdr>
    </w:div>
    <w:div w:id="2054965395">
      <w:bodyDiv w:val="1"/>
      <w:marLeft w:val="0"/>
      <w:marRight w:val="0"/>
      <w:marTop w:val="0"/>
      <w:marBottom w:val="0"/>
      <w:divBdr>
        <w:top w:val="none" w:sz="0" w:space="0" w:color="auto"/>
        <w:left w:val="none" w:sz="0" w:space="0" w:color="auto"/>
        <w:bottom w:val="none" w:sz="0" w:space="0" w:color="auto"/>
        <w:right w:val="none" w:sz="0" w:space="0" w:color="auto"/>
      </w:divBdr>
    </w:div>
    <w:div w:id="2056074927">
      <w:bodyDiv w:val="1"/>
      <w:marLeft w:val="0"/>
      <w:marRight w:val="0"/>
      <w:marTop w:val="0"/>
      <w:marBottom w:val="0"/>
      <w:divBdr>
        <w:top w:val="none" w:sz="0" w:space="0" w:color="auto"/>
        <w:left w:val="none" w:sz="0" w:space="0" w:color="auto"/>
        <w:bottom w:val="none" w:sz="0" w:space="0" w:color="auto"/>
        <w:right w:val="none" w:sz="0" w:space="0" w:color="auto"/>
      </w:divBdr>
    </w:div>
    <w:div w:id="2056544574">
      <w:bodyDiv w:val="1"/>
      <w:marLeft w:val="0"/>
      <w:marRight w:val="0"/>
      <w:marTop w:val="0"/>
      <w:marBottom w:val="0"/>
      <w:divBdr>
        <w:top w:val="none" w:sz="0" w:space="0" w:color="auto"/>
        <w:left w:val="none" w:sz="0" w:space="0" w:color="auto"/>
        <w:bottom w:val="none" w:sz="0" w:space="0" w:color="auto"/>
        <w:right w:val="none" w:sz="0" w:space="0" w:color="auto"/>
      </w:divBdr>
    </w:div>
    <w:div w:id="2059544019">
      <w:bodyDiv w:val="1"/>
      <w:marLeft w:val="0"/>
      <w:marRight w:val="0"/>
      <w:marTop w:val="0"/>
      <w:marBottom w:val="0"/>
      <w:divBdr>
        <w:top w:val="none" w:sz="0" w:space="0" w:color="auto"/>
        <w:left w:val="none" w:sz="0" w:space="0" w:color="auto"/>
        <w:bottom w:val="none" w:sz="0" w:space="0" w:color="auto"/>
        <w:right w:val="none" w:sz="0" w:space="0" w:color="auto"/>
      </w:divBdr>
    </w:div>
    <w:div w:id="2063477109">
      <w:bodyDiv w:val="1"/>
      <w:marLeft w:val="0"/>
      <w:marRight w:val="0"/>
      <w:marTop w:val="0"/>
      <w:marBottom w:val="0"/>
      <w:divBdr>
        <w:top w:val="none" w:sz="0" w:space="0" w:color="auto"/>
        <w:left w:val="none" w:sz="0" w:space="0" w:color="auto"/>
        <w:bottom w:val="none" w:sz="0" w:space="0" w:color="auto"/>
        <w:right w:val="none" w:sz="0" w:space="0" w:color="auto"/>
      </w:divBdr>
    </w:div>
    <w:div w:id="2069376626">
      <w:bodyDiv w:val="1"/>
      <w:marLeft w:val="0"/>
      <w:marRight w:val="0"/>
      <w:marTop w:val="0"/>
      <w:marBottom w:val="0"/>
      <w:divBdr>
        <w:top w:val="none" w:sz="0" w:space="0" w:color="auto"/>
        <w:left w:val="none" w:sz="0" w:space="0" w:color="auto"/>
        <w:bottom w:val="none" w:sz="0" w:space="0" w:color="auto"/>
        <w:right w:val="none" w:sz="0" w:space="0" w:color="auto"/>
      </w:divBdr>
    </w:div>
    <w:div w:id="2071225297">
      <w:bodyDiv w:val="1"/>
      <w:marLeft w:val="0"/>
      <w:marRight w:val="0"/>
      <w:marTop w:val="0"/>
      <w:marBottom w:val="0"/>
      <w:divBdr>
        <w:top w:val="none" w:sz="0" w:space="0" w:color="auto"/>
        <w:left w:val="none" w:sz="0" w:space="0" w:color="auto"/>
        <w:bottom w:val="none" w:sz="0" w:space="0" w:color="auto"/>
        <w:right w:val="none" w:sz="0" w:space="0" w:color="auto"/>
      </w:divBdr>
    </w:div>
    <w:div w:id="2072264910">
      <w:bodyDiv w:val="1"/>
      <w:marLeft w:val="0"/>
      <w:marRight w:val="0"/>
      <w:marTop w:val="0"/>
      <w:marBottom w:val="0"/>
      <w:divBdr>
        <w:top w:val="none" w:sz="0" w:space="0" w:color="auto"/>
        <w:left w:val="none" w:sz="0" w:space="0" w:color="auto"/>
        <w:bottom w:val="none" w:sz="0" w:space="0" w:color="auto"/>
        <w:right w:val="none" w:sz="0" w:space="0" w:color="auto"/>
      </w:divBdr>
    </w:div>
    <w:div w:id="2077584530">
      <w:bodyDiv w:val="1"/>
      <w:marLeft w:val="0"/>
      <w:marRight w:val="0"/>
      <w:marTop w:val="0"/>
      <w:marBottom w:val="0"/>
      <w:divBdr>
        <w:top w:val="none" w:sz="0" w:space="0" w:color="auto"/>
        <w:left w:val="none" w:sz="0" w:space="0" w:color="auto"/>
        <w:bottom w:val="none" w:sz="0" w:space="0" w:color="auto"/>
        <w:right w:val="none" w:sz="0" w:space="0" w:color="auto"/>
      </w:divBdr>
    </w:div>
    <w:div w:id="2084256429">
      <w:bodyDiv w:val="1"/>
      <w:marLeft w:val="0"/>
      <w:marRight w:val="0"/>
      <w:marTop w:val="0"/>
      <w:marBottom w:val="0"/>
      <w:divBdr>
        <w:top w:val="none" w:sz="0" w:space="0" w:color="auto"/>
        <w:left w:val="none" w:sz="0" w:space="0" w:color="auto"/>
        <w:bottom w:val="none" w:sz="0" w:space="0" w:color="auto"/>
        <w:right w:val="none" w:sz="0" w:space="0" w:color="auto"/>
      </w:divBdr>
    </w:div>
    <w:div w:id="2084721152">
      <w:bodyDiv w:val="1"/>
      <w:marLeft w:val="0"/>
      <w:marRight w:val="0"/>
      <w:marTop w:val="0"/>
      <w:marBottom w:val="0"/>
      <w:divBdr>
        <w:top w:val="none" w:sz="0" w:space="0" w:color="auto"/>
        <w:left w:val="none" w:sz="0" w:space="0" w:color="auto"/>
        <w:bottom w:val="none" w:sz="0" w:space="0" w:color="auto"/>
        <w:right w:val="none" w:sz="0" w:space="0" w:color="auto"/>
      </w:divBdr>
    </w:div>
    <w:div w:id="2087607711">
      <w:bodyDiv w:val="1"/>
      <w:marLeft w:val="0"/>
      <w:marRight w:val="0"/>
      <w:marTop w:val="0"/>
      <w:marBottom w:val="0"/>
      <w:divBdr>
        <w:top w:val="none" w:sz="0" w:space="0" w:color="auto"/>
        <w:left w:val="none" w:sz="0" w:space="0" w:color="auto"/>
        <w:bottom w:val="none" w:sz="0" w:space="0" w:color="auto"/>
        <w:right w:val="none" w:sz="0" w:space="0" w:color="auto"/>
      </w:divBdr>
    </w:div>
    <w:div w:id="2087800880">
      <w:bodyDiv w:val="1"/>
      <w:marLeft w:val="0"/>
      <w:marRight w:val="0"/>
      <w:marTop w:val="0"/>
      <w:marBottom w:val="0"/>
      <w:divBdr>
        <w:top w:val="none" w:sz="0" w:space="0" w:color="auto"/>
        <w:left w:val="none" w:sz="0" w:space="0" w:color="auto"/>
        <w:bottom w:val="none" w:sz="0" w:space="0" w:color="auto"/>
        <w:right w:val="none" w:sz="0" w:space="0" w:color="auto"/>
      </w:divBdr>
    </w:div>
    <w:div w:id="2091347453">
      <w:bodyDiv w:val="1"/>
      <w:marLeft w:val="0"/>
      <w:marRight w:val="0"/>
      <w:marTop w:val="0"/>
      <w:marBottom w:val="0"/>
      <w:divBdr>
        <w:top w:val="none" w:sz="0" w:space="0" w:color="auto"/>
        <w:left w:val="none" w:sz="0" w:space="0" w:color="auto"/>
        <w:bottom w:val="none" w:sz="0" w:space="0" w:color="auto"/>
        <w:right w:val="none" w:sz="0" w:space="0" w:color="auto"/>
      </w:divBdr>
    </w:div>
    <w:div w:id="2091538137">
      <w:bodyDiv w:val="1"/>
      <w:marLeft w:val="0"/>
      <w:marRight w:val="0"/>
      <w:marTop w:val="0"/>
      <w:marBottom w:val="0"/>
      <w:divBdr>
        <w:top w:val="none" w:sz="0" w:space="0" w:color="auto"/>
        <w:left w:val="none" w:sz="0" w:space="0" w:color="auto"/>
        <w:bottom w:val="none" w:sz="0" w:space="0" w:color="auto"/>
        <w:right w:val="none" w:sz="0" w:space="0" w:color="auto"/>
      </w:divBdr>
    </w:div>
    <w:div w:id="2092852293">
      <w:bodyDiv w:val="1"/>
      <w:marLeft w:val="0"/>
      <w:marRight w:val="0"/>
      <w:marTop w:val="0"/>
      <w:marBottom w:val="0"/>
      <w:divBdr>
        <w:top w:val="none" w:sz="0" w:space="0" w:color="auto"/>
        <w:left w:val="none" w:sz="0" w:space="0" w:color="auto"/>
        <w:bottom w:val="none" w:sz="0" w:space="0" w:color="auto"/>
        <w:right w:val="none" w:sz="0" w:space="0" w:color="auto"/>
      </w:divBdr>
    </w:div>
    <w:div w:id="2095126555">
      <w:bodyDiv w:val="1"/>
      <w:marLeft w:val="0"/>
      <w:marRight w:val="0"/>
      <w:marTop w:val="0"/>
      <w:marBottom w:val="0"/>
      <w:divBdr>
        <w:top w:val="none" w:sz="0" w:space="0" w:color="auto"/>
        <w:left w:val="none" w:sz="0" w:space="0" w:color="auto"/>
        <w:bottom w:val="none" w:sz="0" w:space="0" w:color="auto"/>
        <w:right w:val="none" w:sz="0" w:space="0" w:color="auto"/>
      </w:divBdr>
    </w:div>
    <w:div w:id="2095203530">
      <w:bodyDiv w:val="1"/>
      <w:marLeft w:val="0"/>
      <w:marRight w:val="0"/>
      <w:marTop w:val="0"/>
      <w:marBottom w:val="0"/>
      <w:divBdr>
        <w:top w:val="none" w:sz="0" w:space="0" w:color="auto"/>
        <w:left w:val="none" w:sz="0" w:space="0" w:color="auto"/>
        <w:bottom w:val="none" w:sz="0" w:space="0" w:color="auto"/>
        <w:right w:val="none" w:sz="0" w:space="0" w:color="auto"/>
      </w:divBdr>
    </w:div>
    <w:div w:id="2095853265">
      <w:bodyDiv w:val="1"/>
      <w:marLeft w:val="0"/>
      <w:marRight w:val="0"/>
      <w:marTop w:val="0"/>
      <w:marBottom w:val="0"/>
      <w:divBdr>
        <w:top w:val="none" w:sz="0" w:space="0" w:color="auto"/>
        <w:left w:val="none" w:sz="0" w:space="0" w:color="auto"/>
        <w:bottom w:val="none" w:sz="0" w:space="0" w:color="auto"/>
        <w:right w:val="none" w:sz="0" w:space="0" w:color="auto"/>
      </w:divBdr>
    </w:div>
    <w:div w:id="2097942053">
      <w:bodyDiv w:val="1"/>
      <w:marLeft w:val="0"/>
      <w:marRight w:val="0"/>
      <w:marTop w:val="0"/>
      <w:marBottom w:val="0"/>
      <w:divBdr>
        <w:top w:val="none" w:sz="0" w:space="0" w:color="auto"/>
        <w:left w:val="none" w:sz="0" w:space="0" w:color="auto"/>
        <w:bottom w:val="none" w:sz="0" w:space="0" w:color="auto"/>
        <w:right w:val="none" w:sz="0" w:space="0" w:color="auto"/>
      </w:divBdr>
    </w:div>
    <w:div w:id="2099518819">
      <w:bodyDiv w:val="1"/>
      <w:marLeft w:val="0"/>
      <w:marRight w:val="0"/>
      <w:marTop w:val="0"/>
      <w:marBottom w:val="0"/>
      <w:divBdr>
        <w:top w:val="none" w:sz="0" w:space="0" w:color="auto"/>
        <w:left w:val="none" w:sz="0" w:space="0" w:color="auto"/>
        <w:bottom w:val="none" w:sz="0" w:space="0" w:color="auto"/>
        <w:right w:val="none" w:sz="0" w:space="0" w:color="auto"/>
      </w:divBdr>
    </w:div>
    <w:div w:id="2099521931">
      <w:bodyDiv w:val="1"/>
      <w:marLeft w:val="0"/>
      <w:marRight w:val="0"/>
      <w:marTop w:val="0"/>
      <w:marBottom w:val="0"/>
      <w:divBdr>
        <w:top w:val="none" w:sz="0" w:space="0" w:color="auto"/>
        <w:left w:val="none" w:sz="0" w:space="0" w:color="auto"/>
        <w:bottom w:val="none" w:sz="0" w:space="0" w:color="auto"/>
        <w:right w:val="none" w:sz="0" w:space="0" w:color="auto"/>
      </w:divBdr>
    </w:div>
    <w:div w:id="2102481234">
      <w:bodyDiv w:val="1"/>
      <w:marLeft w:val="0"/>
      <w:marRight w:val="0"/>
      <w:marTop w:val="0"/>
      <w:marBottom w:val="0"/>
      <w:divBdr>
        <w:top w:val="none" w:sz="0" w:space="0" w:color="auto"/>
        <w:left w:val="none" w:sz="0" w:space="0" w:color="auto"/>
        <w:bottom w:val="none" w:sz="0" w:space="0" w:color="auto"/>
        <w:right w:val="none" w:sz="0" w:space="0" w:color="auto"/>
      </w:divBdr>
    </w:div>
    <w:div w:id="2105761090">
      <w:bodyDiv w:val="1"/>
      <w:marLeft w:val="0"/>
      <w:marRight w:val="0"/>
      <w:marTop w:val="0"/>
      <w:marBottom w:val="0"/>
      <w:divBdr>
        <w:top w:val="none" w:sz="0" w:space="0" w:color="auto"/>
        <w:left w:val="none" w:sz="0" w:space="0" w:color="auto"/>
        <w:bottom w:val="none" w:sz="0" w:space="0" w:color="auto"/>
        <w:right w:val="none" w:sz="0" w:space="0" w:color="auto"/>
      </w:divBdr>
    </w:div>
    <w:div w:id="2108113964">
      <w:bodyDiv w:val="1"/>
      <w:marLeft w:val="0"/>
      <w:marRight w:val="0"/>
      <w:marTop w:val="0"/>
      <w:marBottom w:val="0"/>
      <w:divBdr>
        <w:top w:val="none" w:sz="0" w:space="0" w:color="auto"/>
        <w:left w:val="none" w:sz="0" w:space="0" w:color="auto"/>
        <w:bottom w:val="none" w:sz="0" w:space="0" w:color="auto"/>
        <w:right w:val="none" w:sz="0" w:space="0" w:color="auto"/>
      </w:divBdr>
    </w:div>
    <w:div w:id="2110730035">
      <w:bodyDiv w:val="1"/>
      <w:marLeft w:val="0"/>
      <w:marRight w:val="0"/>
      <w:marTop w:val="0"/>
      <w:marBottom w:val="0"/>
      <w:divBdr>
        <w:top w:val="none" w:sz="0" w:space="0" w:color="auto"/>
        <w:left w:val="none" w:sz="0" w:space="0" w:color="auto"/>
        <w:bottom w:val="none" w:sz="0" w:space="0" w:color="auto"/>
        <w:right w:val="none" w:sz="0" w:space="0" w:color="auto"/>
      </w:divBdr>
    </w:div>
    <w:div w:id="2113012984">
      <w:bodyDiv w:val="1"/>
      <w:marLeft w:val="0"/>
      <w:marRight w:val="0"/>
      <w:marTop w:val="0"/>
      <w:marBottom w:val="0"/>
      <w:divBdr>
        <w:top w:val="none" w:sz="0" w:space="0" w:color="auto"/>
        <w:left w:val="none" w:sz="0" w:space="0" w:color="auto"/>
        <w:bottom w:val="none" w:sz="0" w:space="0" w:color="auto"/>
        <w:right w:val="none" w:sz="0" w:space="0" w:color="auto"/>
      </w:divBdr>
    </w:div>
    <w:div w:id="2119449407">
      <w:bodyDiv w:val="1"/>
      <w:marLeft w:val="0"/>
      <w:marRight w:val="0"/>
      <w:marTop w:val="0"/>
      <w:marBottom w:val="0"/>
      <w:divBdr>
        <w:top w:val="none" w:sz="0" w:space="0" w:color="auto"/>
        <w:left w:val="none" w:sz="0" w:space="0" w:color="auto"/>
        <w:bottom w:val="none" w:sz="0" w:space="0" w:color="auto"/>
        <w:right w:val="none" w:sz="0" w:space="0" w:color="auto"/>
      </w:divBdr>
    </w:div>
    <w:div w:id="2119569015">
      <w:bodyDiv w:val="1"/>
      <w:marLeft w:val="0"/>
      <w:marRight w:val="0"/>
      <w:marTop w:val="0"/>
      <w:marBottom w:val="0"/>
      <w:divBdr>
        <w:top w:val="none" w:sz="0" w:space="0" w:color="auto"/>
        <w:left w:val="none" w:sz="0" w:space="0" w:color="auto"/>
        <w:bottom w:val="none" w:sz="0" w:space="0" w:color="auto"/>
        <w:right w:val="none" w:sz="0" w:space="0" w:color="auto"/>
      </w:divBdr>
    </w:div>
    <w:div w:id="2120684359">
      <w:bodyDiv w:val="1"/>
      <w:marLeft w:val="0"/>
      <w:marRight w:val="0"/>
      <w:marTop w:val="0"/>
      <w:marBottom w:val="0"/>
      <w:divBdr>
        <w:top w:val="none" w:sz="0" w:space="0" w:color="auto"/>
        <w:left w:val="none" w:sz="0" w:space="0" w:color="auto"/>
        <w:bottom w:val="none" w:sz="0" w:space="0" w:color="auto"/>
        <w:right w:val="none" w:sz="0" w:space="0" w:color="auto"/>
      </w:divBdr>
    </w:div>
    <w:div w:id="2121296586">
      <w:bodyDiv w:val="1"/>
      <w:marLeft w:val="0"/>
      <w:marRight w:val="0"/>
      <w:marTop w:val="0"/>
      <w:marBottom w:val="0"/>
      <w:divBdr>
        <w:top w:val="none" w:sz="0" w:space="0" w:color="auto"/>
        <w:left w:val="none" w:sz="0" w:space="0" w:color="auto"/>
        <w:bottom w:val="none" w:sz="0" w:space="0" w:color="auto"/>
        <w:right w:val="none" w:sz="0" w:space="0" w:color="auto"/>
      </w:divBdr>
    </w:div>
    <w:div w:id="2121298590">
      <w:bodyDiv w:val="1"/>
      <w:marLeft w:val="0"/>
      <w:marRight w:val="0"/>
      <w:marTop w:val="0"/>
      <w:marBottom w:val="0"/>
      <w:divBdr>
        <w:top w:val="none" w:sz="0" w:space="0" w:color="auto"/>
        <w:left w:val="none" w:sz="0" w:space="0" w:color="auto"/>
        <w:bottom w:val="none" w:sz="0" w:space="0" w:color="auto"/>
        <w:right w:val="none" w:sz="0" w:space="0" w:color="auto"/>
      </w:divBdr>
    </w:div>
    <w:div w:id="2122337016">
      <w:bodyDiv w:val="1"/>
      <w:marLeft w:val="0"/>
      <w:marRight w:val="0"/>
      <w:marTop w:val="0"/>
      <w:marBottom w:val="0"/>
      <w:divBdr>
        <w:top w:val="none" w:sz="0" w:space="0" w:color="auto"/>
        <w:left w:val="none" w:sz="0" w:space="0" w:color="auto"/>
        <w:bottom w:val="none" w:sz="0" w:space="0" w:color="auto"/>
        <w:right w:val="none" w:sz="0" w:space="0" w:color="auto"/>
      </w:divBdr>
    </w:div>
    <w:div w:id="2123915083">
      <w:bodyDiv w:val="1"/>
      <w:marLeft w:val="0"/>
      <w:marRight w:val="0"/>
      <w:marTop w:val="0"/>
      <w:marBottom w:val="0"/>
      <w:divBdr>
        <w:top w:val="none" w:sz="0" w:space="0" w:color="auto"/>
        <w:left w:val="none" w:sz="0" w:space="0" w:color="auto"/>
        <w:bottom w:val="none" w:sz="0" w:space="0" w:color="auto"/>
        <w:right w:val="none" w:sz="0" w:space="0" w:color="auto"/>
      </w:divBdr>
    </w:div>
    <w:div w:id="2124181122">
      <w:bodyDiv w:val="1"/>
      <w:marLeft w:val="0"/>
      <w:marRight w:val="0"/>
      <w:marTop w:val="0"/>
      <w:marBottom w:val="0"/>
      <w:divBdr>
        <w:top w:val="none" w:sz="0" w:space="0" w:color="auto"/>
        <w:left w:val="none" w:sz="0" w:space="0" w:color="auto"/>
        <w:bottom w:val="none" w:sz="0" w:space="0" w:color="auto"/>
        <w:right w:val="none" w:sz="0" w:space="0" w:color="auto"/>
      </w:divBdr>
    </w:div>
    <w:div w:id="2124572462">
      <w:bodyDiv w:val="1"/>
      <w:marLeft w:val="0"/>
      <w:marRight w:val="0"/>
      <w:marTop w:val="0"/>
      <w:marBottom w:val="0"/>
      <w:divBdr>
        <w:top w:val="none" w:sz="0" w:space="0" w:color="auto"/>
        <w:left w:val="none" w:sz="0" w:space="0" w:color="auto"/>
        <w:bottom w:val="none" w:sz="0" w:space="0" w:color="auto"/>
        <w:right w:val="none" w:sz="0" w:space="0" w:color="auto"/>
      </w:divBdr>
    </w:div>
    <w:div w:id="2126267107">
      <w:bodyDiv w:val="1"/>
      <w:marLeft w:val="0"/>
      <w:marRight w:val="0"/>
      <w:marTop w:val="0"/>
      <w:marBottom w:val="0"/>
      <w:divBdr>
        <w:top w:val="none" w:sz="0" w:space="0" w:color="auto"/>
        <w:left w:val="none" w:sz="0" w:space="0" w:color="auto"/>
        <w:bottom w:val="none" w:sz="0" w:space="0" w:color="auto"/>
        <w:right w:val="none" w:sz="0" w:space="0" w:color="auto"/>
      </w:divBdr>
    </w:div>
    <w:div w:id="2126845453">
      <w:bodyDiv w:val="1"/>
      <w:marLeft w:val="0"/>
      <w:marRight w:val="0"/>
      <w:marTop w:val="0"/>
      <w:marBottom w:val="0"/>
      <w:divBdr>
        <w:top w:val="none" w:sz="0" w:space="0" w:color="auto"/>
        <w:left w:val="none" w:sz="0" w:space="0" w:color="auto"/>
        <w:bottom w:val="none" w:sz="0" w:space="0" w:color="auto"/>
        <w:right w:val="none" w:sz="0" w:space="0" w:color="auto"/>
      </w:divBdr>
    </w:div>
    <w:div w:id="2129079753">
      <w:bodyDiv w:val="1"/>
      <w:marLeft w:val="0"/>
      <w:marRight w:val="0"/>
      <w:marTop w:val="0"/>
      <w:marBottom w:val="0"/>
      <w:divBdr>
        <w:top w:val="none" w:sz="0" w:space="0" w:color="auto"/>
        <w:left w:val="none" w:sz="0" w:space="0" w:color="auto"/>
        <w:bottom w:val="none" w:sz="0" w:space="0" w:color="auto"/>
        <w:right w:val="none" w:sz="0" w:space="0" w:color="auto"/>
      </w:divBdr>
    </w:div>
    <w:div w:id="2129815358">
      <w:bodyDiv w:val="1"/>
      <w:marLeft w:val="0"/>
      <w:marRight w:val="0"/>
      <w:marTop w:val="0"/>
      <w:marBottom w:val="0"/>
      <w:divBdr>
        <w:top w:val="none" w:sz="0" w:space="0" w:color="auto"/>
        <w:left w:val="none" w:sz="0" w:space="0" w:color="auto"/>
        <w:bottom w:val="none" w:sz="0" w:space="0" w:color="auto"/>
        <w:right w:val="none" w:sz="0" w:space="0" w:color="auto"/>
      </w:divBdr>
    </w:div>
    <w:div w:id="2130858156">
      <w:bodyDiv w:val="1"/>
      <w:marLeft w:val="0"/>
      <w:marRight w:val="0"/>
      <w:marTop w:val="0"/>
      <w:marBottom w:val="0"/>
      <w:divBdr>
        <w:top w:val="none" w:sz="0" w:space="0" w:color="auto"/>
        <w:left w:val="none" w:sz="0" w:space="0" w:color="auto"/>
        <w:bottom w:val="none" w:sz="0" w:space="0" w:color="auto"/>
        <w:right w:val="none" w:sz="0" w:space="0" w:color="auto"/>
      </w:divBdr>
    </w:div>
    <w:div w:id="2132743176">
      <w:bodyDiv w:val="1"/>
      <w:marLeft w:val="0"/>
      <w:marRight w:val="0"/>
      <w:marTop w:val="0"/>
      <w:marBottom w:val="0"/>
      <w:divBdr>
        <w:top w:val="none" w:sz="0" w:space="0" w:color="auto"/>
        <w:left w:val="none" w:sz="0" w:space="0" w:color="auto"/>
        <w:bottom w:val="none" w:sz="0" w:space="0" w:color="auto"/>
        <w:right w:val="none" w:sz="0" w:space="0" w:color="auto"/>
      </w:divBdr>
    </w:div>
    <w:div w:id="2133591796">
      <w:bodyDiv w:val="1"/>
      <w:marLeft w:val="0"/>
      <w:marRight w:val="0"/>
      <w:marTop w:val="0"/>
      <w:marBottom w:val="0"/>
      <w:divBdr>
        <w:top w:val="none" w:sz="0" w:space="0" w:color="auto"/>
        <w:left w:val="none" w:sz="0" w:space="0" w:color="auto"/>
        <w:bottom w:val="none" w:sz="0" w:space="0" w:color="auto"/>
        <w:right w:val="none" w:sz="0" w:space="0" w:color="auto"/>
      </w:divBdr>
    </w:div>
    <w:div w:id="2135824646">
      <w:bodyDiv w:val="1"/>
      <w:marLeft w:val="0"/>
      <w:marRight w:val="0"/>
      <w:marTop w:val="0"/>
      <w:marBottom w:val="0"/>
      <w:divBdr>
        <w:top w:val="none" w:sz="0" w:space="0" w:color="auto"/>
        <w:left w:val="none" w:sz="0" w:space="0" w:color="auto"/>
        <w:bottom w:val="none" w:sz="0" w:space="0" w:color="auto"/>
        <w:right w:val="none" w:sz="0" w:space="0" w:color="auto"/>
      </w:divBdr>
    </w:div>
    <w:div w:id="2137481989">
      <w:bodyDiv w:val="1"/>
      <w:marLeft w:val="0"/>
      <w:marRight w:val="0"/>
      <w:marTop w:val="0"/>
      <w:marBottom w:val="0"/>
      <w:divBdr>
        <w:top w:val="none" w:sz="0" w:space="0" w:color="auto"/>
        <w:left w:val="none" w:sz="0" w:space="0" w:color="auto"/>
        <w:bottom w:val="none" w:sz="0" w:space="0" w:color="auto"/>
        <w:right w:val="none" w:sz="0" w:space="0" w:color="auto"/>
      </w:divBdr>
    </w:div>
    <w:div w:id="2138451689">
      <w:bodyDiv w:val="1"/>
      <w:marLeft w:val="0"/>
      <w:marRight w:val="0"/>
      <w:marTop w:val="0"/>
      <w:marBottom w:val="0"/>
      <w:divBdr>
        <w:top w:val="none" w:sz="0" w:space="0" w:color="auto"/>
        <w:left w:val="none" w:sz="0" w:space="0" w:color="auto"/>
        <w:bottom w:val="none" w:sz="0" w:space="0" w:color="auto"/>
        <w:right w:val="none" w:sz="0" w:space="0" w:color="auto"/>
      </w:divBdr>
    </w:div>
    <w:div w:id="2138571392">
      <w:bodyDiv w:val="1"/>
      <w:marLeft w:val="0"/>
      <w:marRight w:val="0"/>
      <w:marTop w:val="0"/>
      <w:marBottom w:val="0"/>
      <w:divBdr>
        <w:top w:val="none" w:sz="0" w:space="0" w:color="auto"/>
        <w:left w:val="none" w:sz="0" w:space="0" w:color="auto"/>
        <w:bottom w:val="none" w:sz="0" w:space="0" w:color="auto"/>
        <w:right w:val="none" w:sz="0" w:space="0" w:color="auto"/>
      </w:divBdr>
    </w:div>
    <w:div w:id="2144226503">
      <w:bodyDiv w:val="1"/>
      <w:marLeft w:val="0"/>
      <w:marRight w:val="0"/>
      <w:marTop w:val="0"/>
      <w:marBottom w:val="0"/>
      <w:divBdr>
        <w:top w:val="none" w:sz="0" w:space="0" w:color="auto"/>
        <w:left w:val="none" w:sz="0" w:space="0" w:color="auto"/>
        <w:bottom w:val="none" w:sz="0" w:space="0" w:color="auto"/>
        <w:right w:val="none" w:sz="0" w:space="0" w:color="auto"/>
      </w:divBdr>
    </w:div>
    <w:div w:id="2145266049">
      <w:bodyDiv w:val="1"/>
      <w:marLeft w:val="0"/>
      <w:marRight w:val="0"/>
      <w:marTop w:val="0"/>
      <w:marBottom w:val="0"/>
      <w:divBdr>
        <w:top w:val="none" w:sz="0" w:space="0" w:color="auto"/>
        <w:left w:val="none" w:sz="0" w:space="0" w:color="auto"/>
        <w:bottom w:val="none" w:sz="0" w:space="0" w:color="auto"/>
        <w:right w:val="none" w:sz="0" w:space="0" w:color="auto"/>
      </w:divBdr>
    </w:div>
    <w:div w:id="2146118780">
      <w:bodyDiv w:val="1"/>
      <w:marLeft w:val="0"/>
      <w:marRight w:val="0"/>
      <w:marTop w:val="0"/>
      <w:marBottom w:val="0"/>
      <w:divBdr>
        <w:top w:val="none" w:sz="0" w:space="0" w:color="auto"/>
        <w:left w:val="none" w:sz="0" w:space="0" w:color="auto"/>
        <w:bottom w:val="none" w:sz="0" w:space="0" w:color="auto"/>
        <w:right w:val="none" w:sz="0" w:space="0" w:color="auto"/>
      </w:divBdr>
    </w:div>
    <w:div w:id="214677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38/s42256-020-00287-7%C2%A0"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8.png"/><Relationship Id="rId7" Type="http://schemas.microsoft.com/office/2011/relationships/commentsExtended" Target="commentsExtended.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48535F5-7D55-4C8A-A3EC-5B2AB0F6BE55}"/>
      </w:docPartPr>
      <w:docPartBody>
        <w:p w:rsidR="00427083" w:rsidRDefault="008168E0">
          <w:r w:rsidRPr="00590F48">
            <w:rPr>
              <w:rStyle w:val="PlaceholderText"/>
            </w:rPr>
            <w:t>Click or tap here to enter text.</w:t>
          </w:r>
        </w:p>
      </w:docPartBody>
    </w:docPart>
    <w:docPart>
      <w:docPartPr>
        <w:name w:val="28601706BA8140C0830B13B20C6B31D1"/>
        <w:category>
          <w:name w:val="General"/>
          <w:gallery w:val="placeholder"/>
        </w:category>
        <w:types>
          <w:type w:val="bbPlcHdr"/>
        </w:types>
        <w:behaviors>
          <w:behavior w:val="content"/>
        </w:behaviors>
        <w:guid w:val="{D79C4C71-398C-4A8C-B31A-5F15F49B1FFD}"/>
      </w:docPartPr>
      <w:docPartBody>
        <w:p w:rsidR="005D0127" w:rsidRDefault="00FA2CC1" w:rsidP="00FA2CC1">
          <w:pPr>
            <w:pStyle w:val="28601706BA8140C0830B13B20C6B31D1"/>
          </w:pPr>
          <w:r w:rsidRPr="00590F48">
            <w:rPr>
              <w:rStyle w:val="PlaceholderText"/>
            </w:rPr>
            <w:t>Click or tap here to enter text.</w:t>
          </w:r>
        </w:p>
      </w:docPartBody>
    </w:docPart>
    <w:docPart>
      <w:docPartPr>
        <w:name w:val="6313354741574BEE878A48C9295C6FEC"/>
        <w:category>
          <w:name w:val="General"/>
          <w:gallery w:val="placeholder"/>
        </w:category>
        <w:types>
          <w:type w:val="bbPlcHdr"/>
        </w:types>
        <w:behaviors>
          <w:behavior w:val="content"/>
        </w:behaviors>
        <w:guid w:val="{EC90A326-CB63-4390-8961-8D6F0AE8AFCD}"/>
      </w:docPartPr>
      <w:docPartBody>
        <w:p w:rsidR="005D0127" w:rsidRDefault="00FA2CC1" w:rsidP="00FA2CC1">
          <w:pPr>
            <w:pStyle w:val="6313354741574BEE878A48C9295C6FEC"/>
          </w:pPr>
          <w:r w:rsidRPr="00590F48">
            <w:rPr>
              <w:rStyle w:val="PlaceholderText"/>
            </w:rPr>
            <w:t>Click or tap here to enter text.</w:t>
          </w:r>
        </w:p>
      </w:docPartBody>
    </w:docPart>
    <w:docPart>
      <w:docPartPr>
        <w:name w:val="EBA78F474EB348B1BCB24AEF0E2B1E28"/>
        <w:category>
          <w:name w:val="General"/>
          <w:gallery w:val="placeholder"/>
        </w:category>
        <w:types>
          <w:type w:val="bbPlcHdr"/>
        </w:types>
        <w:behaviors>
          <w:behavior w:val="content"/>
        </w:behaviors>
        <w:guid w:val="{36EAD368-949A-432C-B8E8-019D0AE6B3C5}"/>
      </w:docPartPr>
      <w:docPartBody>
        <w:p w:rsidR="005D0127" w:rsidRDefault="00FA2CC1" w:rsidP="00FA2CC1">
          <w:pPr>
            <w:pStyle w:val="EBA78F474EB348B1BCB24AEF0E2B1E28"/>
          </w:pPr>
          <w:r w:rsidRPr="00590F48">
            <w:rPr>
              <w:rStyle w:val="PlaceholderText"/>
            </w:rPr>
            <w:t>Click or tap here to enter text.</w:t>
          </w:r>
        </w:p>
      </w:docPartBody>
    </w:docPart>
    <w:docPart>
      <w:docPartPr>
        <w:name w:val="327DC5E76ABB43418DE7FCF5322D0AAD"/>
        <w:category>
          <w:name w:val="General"/>
          <w:gallery w:val="placeholder"/>
        </w:category>
        <w:types>
          <w:type w:val="bbPlcHdr"/>
        </w:types>
        <w:behaviors>
          <w:behavior w:val="content"/>
        </w:behaviors>
        <w:guid w:val="{7870E5AD-6525-41CC-BA59-3877359A8954}"/>
      </w:docPartPr>
      <w:docPartBody>
        <w:p w:rsidR="005D0127" w:rsidRDefault="00FA2CC1" w:rsidP="00FA2CC1">
          <w:pPr>
            <w:pStyle w:val="327DC5E76ABB43418DE7FCF5322D0AAD"/>
          </w:pPr>
          <w:r w:rsidRPr="00590F48">
            <w:rPr>
              <w:rStyle w:val="PlaceholderText"/>
            </w:rPr>
            <w:t>Click or tap here to enter text.</w:t>
          </w:r>
        </w:p>
      </w:docPartBody>
    </w:docPart>
    <w:docPart>
      <w:docPartPr>
        <w:name w:val="3BF5AF2E2F3647BAB34A00BE04BCF20F"/>
        <w:category>
          <w:name w:val="General"/>
          <w:gallery w:val="placeholder"/>
        </w:category>
        <w:types>
          <w:type w:val="bbPlcHdr"/>
        </w:types>
        <w:behaviors>
          <w:behavior w:val="content"/>
        </w:behaviors>
        <w:guid w:val="{DF648B23-172C-4F8D-8DB3-43E02A30A6AB}"/>
      </w:docPartPr>
      <w:docPartBody>
        <w:p w:rsidR="000546DF" w:rsidRDefault="005D0127" w:rsidP="005D0127">
          <w:pPr>
            <w:pStyle w:val="3BF5AF2E2F3647BAB34A00BE04BCF20F"/>
          </w:pPr>
          <w:r w:rsidRPr="00590F48">
            <w:rPr>
              <w:rStyle w:val="PlaceholderText"/>
            </w:rPr>
            <w:t>Click or tap here to enter text.</w:t>
          </w:r>
        </w:p>
      </w:docPartBody>
    </w:docPart>
    <w:docPart>
      <w:docPartPr>
        <w:name w:val="BBF3B402E19E4DCDA49F147EA59E7A64"/>
        <w:category>
          <w:name w:val="General"/>
          <w:gallery w:val="placeholder"/>
        </w:category>
        <w:types>
          <w:type w:val="bbPlcHdr"/>
        </w:types>
        <w:behaviors>
          <w:behavior w:val="content"/>
        </w:behaviors>
        <w:guid w:val="{181BCE9C-3784-4A83-AF68-BE6D9570B2BE}"/>
      </w:docPartPr>
      <w:docPartBody>
        <w:p w:rsidR="000546DF" w:rsidRDefault="005D0127" w:rsidP="005D0127">
          <w:pPr>
            <w:pStyle w:val="BBF3B402E19E4DCDA49F147EA59E7A64"/>
          </w:pPr>
          <w:r w:rsidRPr="00590F48">
            <w:rPr>
              <w:rStyle w:val="PlaceholderText"/>
            </w:rPr>
            <w:t>Click or tap here to enter text.</w:t>
          </w:r>
        </w:p>
      </w:docPartBody>
    </w:docPart>
    <w:docPart>
      <w:docPartPr>
        <w:name w:val="98C4394B24764A0E8C1B94B3CBA6C687"/>
        <w:category>
          <w:name w:val="General"/>
          <w:gallery w:val="placeholder"/>
        </w:category>
        <w:types>
          <w:type w:val="bbPlcHdr"/>
        </w:types>
        <w:behaviors>
          <w:behavior w:val="content"/>
        </w:behaviors>
        <w:guid w:val="{130E8927-26F5-43BB-9783-8E893CB44924}"/>
      </w:docPartPr>
      <w:docPartBody>
        <w:p w:rsidR="000546DF" w:rsidRDefault="005D0127" w:rsidP="005D0127">
          <w:pPr>
            <w:pStyle w:val="98C4394B24764A0E8C1B94B3CBA6C687"/>
          </w:pPr>
          <w:r w:rsidRPr="00590F48">
            <w:rPr>
              <w:rStyle w:val="PlaceholderText"/>
            </w:rPr>
            <w:t>Click or tap here to enter text.</w:t>
          </w:r>
        </w:p>
      </w:docPartBody>
    </w:docPart>
    <w:docPart>
      <w:docPartPr>
        <w:name w:val="ED2010EA399D4B3E8A19A4B069FB6C7B"/>
        <w:category>
          <w:name w:val="General"/>
          <w:gallery w:val="placeholder"/>
        </w:category>
        <w:types>
          <w:type w:val="bbPlcHdr"/>
        </w:types>
        <w:behaviors>
          <w:behavior w:val="content"/>
        </w:behaviors>
        <w:guid w:val="{198858BE-9B5B-4EC3-8437-94B50B2A1341}"/>
      </w:docPartPr>
      <w:docPartBody>
        <w:p w:rsidR="000546DF" w:rsidRDefault="005D0127" w:rsidP="005D0127">
          <w:pPr>
            <w:pStyle w:val="ED2010EA399D4B3E8A19A4B069FB6C7B"/>
          </w:pPr>
          <w:r w:rsidRPr="00590F48">
            <w:rPr>
              <w:rStyle w:val="PlaceholderText"/>
            </w:rPr>
            <w:t>Click or tap here to enter text.</w:t>
          </w:r>
        </w:p>
      </w:docPartBody>
    </w:docPart>
    <w:docPart>
      <w:docPartPr>
        <w:name w:val="6E69E09D19464FBB9BCE828172859C20"/>
        <w:category>
          <w:name w:val="General"/>
          <w:gallery w:val="placeholder"/>
        </w:category>
        <w:types>
          <w:type w:val="bbPlcHdr"/>
        </w:types>
        <w:behaviors>
          <w:behavior w:val="content"/>
        </w:behaviors>
        <w:guid w:val="{73262C1E-9020-42DB-B9CA-C487A5ED99C4}"/>
      </w:docPartPr>
      <w:docPartBody>
        <w:p w:rsidR="000546DF" w:rsidRDefault="005D0127" w:rsidP="005D0127">
          <w:pPr>
            <w:pStyle w:val="6E69E09D19464FBB9BCE828172859C20"/>
          </w:pPr>
          <w:r w:rsidRPr="00590F48">
            <w:rPr>
              <w:rStyle w:val="PlaceholderText"/>
            </w:rPr>
            <w:t>Click or tap here to enter text.</w:t>
          </w:r>
        </w:p>
      </w:docPartBody>
    </w:docPart>
    <w:docPart>
      <w:docPartPr>
        <w:name w:val="93815BB6FA2143079548F9872A808BC2"/>
        <w:category>
          <w:name w:val="General"/>
          <w:gallery w:val="placeholder"/>
        </w:category>
        <w:types>
          <w:type w:val="bbPlcHdr"/>
        </w:types>
        <w:behaviors>
          <w:behavior w:val="content"/>
        </w:behaviors>
        <w:guid w:val="{7612FD22-F5B2-4DAE-A075-5C097E34B413}"/>
      </w:docPartPr>
      <w:docPartBody>
        <w:p w:rsidR="000546DF" w:rsidRDefault="005D0127" w:rsidP="005D0127">
          <w:pPr>
            <w:pStyle w:val="93815BB6FA2143079548F9872A808BC2"/>
          </w:pPr>
          <w:r w:rsidRPr="00590F48">
            <w:rPr>
              <w:rStyle w:val="PlaceholderText"/>
            </w:rPr>
            <w:t>Click or tap here to enter text.</w:t>
          </w:r>
        </w:p>
      </w:docPartBody>
    </w:docPart>
    <w:docPart>
      <w:docPartPr>
        <w:name w:val="E4CF0FBB194F48B0941E2EE6DA0CCDD2"/>
        <w:category>
          <w:name w:val="General"/>
          <w:gallery w:val="placeholder"/>
        </w:category>
        <w:types>
          <w:type w:val="bbPlcHdr"/>
        </w:types>
        <w:behaviors>
          <w:behavior w:val="content"/>
        </w:behaviors>
        <w:guid w:val="{8CCD6D43-66D0-4E19-B6F1-86775F6E453A}"/>
      </w:docPartPr>
      <w:docPartBody>
        <w:p w:rsidR="001819ED" w:rsidRDefault="000546DF" w:rsidP="000546DF">
          <w:pPr>
            <w:pStyle w:val="E4CF0FBB194F48B0941E2EE6DA0CCDD2"/>
          </w:pPr>
          <w:r w:rsidRPr="00590F48">
            <w:rPr>
              <w:rStyle w:val="PlaceholderText"/>
            </w:rPr>
            <w:t>Click or tap here to enter text.</w:t>
          </w:r>
        </w:p>
      </w:docPartBody>
    </w:docPart>
    <w:docPart>
      <w:docPartPr>
        <w:name w:val="130B195556F445E8A4BB2DE084F4B7EA"/>
        <w:category>
          <w:name w:val="General"/>
          <w:gallery w:val="placeholder"/>
        </w:category>
        <w:types>
          <w:type w:val="bbPlcHdr"/>
        </w:types>
        <w:behaviors>
          <w:behavior w:val="content"/>
        </w:behaviors>
        <w:guid w:val="{C81CB711-0E79-43A9-94BD-A4DFC88CD630}"/>
      </w:docPartPr>
      <w:docPartBody>
        <w:p w:rsidR="00206BF5" w:rsidRDefault="001819ED" w:rsidP="001819ED">
          <w:pPr>
            <w:pStyle w:val="130B195556F445E8A4BB2DE084F4B7EA"/>
          </w:pPr>
          <w:r w:rsidRPr="00590F48">
            <w:rPr>
              <w:rStyle w:val="PlaceholderText"/>
            </w:rPr>
            <w:t>Click or tap here to enter text.</w:t>
          </w:r>
        </w:p>
      </w:docPartBody>
    </w:docPart>
    <w:docPart>
      <w:docPartPr>
        <w:name w:val="3D20BDB9F33A406886F2BA5491BCE672"/>
        <w:category>
          <w:name w:val="General"/>
          <w:gallery w:val="placeholder"/>
        </w:category>
        <w:types>
          <w:type w:val="bbPlcHdr"/>
        </w:types>
        <w:behaviors>
          <w:behavior w:val="content"/>
        </w:behaviors>
        <w:guid w:val="{F757CBE8-CBC6-4663-A4D5-7B18AB202E87}"/>
      </w:docPartPr>
      <w:docPartBody>
        <w:p w:rsidR="00E46E8C" w:rsidRDefault="002941B7" w:rsidP="002941B7">
          <w:pPr>
            <w:pStyle w:val="3D20BDB9F33A406886F2BA5491BCE672"/>
          </w:pPr>
          <w:r w:rsidRPr="00590F48">
            <w:rPr>
              <w:rStyle w:val="PlaceholderText"/>
            </w:rPr>
            <w:t>Click or tap here to enter text.</w:t>
          </w:r>
        </w:p>
      </w:docPartBody>
    </w:docPart>
    <w:docPart>
      <w:docPartPr>
        <w:name w:val="53C87A15CBA0634BB709CCB5032A53E7"/>
        <w:category>
          <w:name w:val="General"/>
          <w:gallery w:val="placeholder"/>
        </w:category>
        <w:types>
          <w:type w:val="bbPlcHdr"/>
        </w:types>
        <w:behaviors>
          <w:behavior w:val="content"/>
        </w:behaviors>
        <w:guid w:val="{5ED03C9A-279F-9F45-AC75-8C073963F86C}"/>
      </w:docPartPr>
      <w:docPartBody>
        <w:p w:rsidR="00000000" w:rsidRDefault="00345BA1" w:rsidP="00345BA1">
          <w:pPr>
            <w:pStyle w:val="53C87A15CBA0634BB709CCB5032A53E7"/>
          </w:pPr>
          <w:r w:rsidRPr="00590F4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168E0"/>
    <w:rsid w:val="000546DF"/>
    <w:rsid w:val="001155EA"/>
    <w:rsid w:val="001819ED"/>
    <w:rsid w:val="00206BF5"/>
    <w:rsid w:val="0021184F"/>
    <w:rsid w:val="002941B7"/>
    <w:rsid w:val="00345BA1"/>
    <w:rsid w:val="00427083"/>
    <w:rsid w:val="005D0127"/>
    <w:rsid w:val="007D1572"/>
    <w:rsid w:val="008168E0"/>
    <w:rsid w:val="00A64B40"/>
    <w:rsid w:val="00E0775D"/>
    <w:rsid w:val="00E46E8C"/>
    <w:rsid w:val="00EF7E53"/>
    <w:rsid w:val="00FA2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5BA1"/>
    <w:rPr>
      <w:color w:val="808080"/>
    </w:rPr>
  </w:style>
  <w:style w:type="paragraph" w:customStyle="1" w:styleId="3BF5AF2E2F3647BAB34A00BE04BCF20F">
    <w:name w:val="3BF5AF2E2F3647BAB34A00BE04BCF20F"/>
    <w:rsid w:val="005D0127"/>
  </w:style>
  <w:style w:type="paragraph" w:customStyle="1" w:styleId="E4CF0FBB194F48B0941E2EE6DA0CCDD2">
    <w:name w:val="E4CF0FBB194F48B0941E2EE6DA0CCDD2"/>
    <w:rsid w:val="000546DF"/>
  </w:style>
  <w:style w:type="paragraph" w:customStyle="1" w:styleId="130B195556F445E8A4BB2DE084F4B7EA">
    <w:name w:val="130B195556F445E8A4BB2DE084F4B7EA"/>
    <w:rsid w:val="001819ED"/>
  </w:style>
  <w:style w:type="paragraph" w:customStyle="1" w:styleId="28601706BA8140C0830B13B20C6B31D1">
    <w:name w:val="28601706BA8140C0830B13B20C6B31D1"/>
    <w:rsid w:val="00FA2CC1"/>
  </w:style>
  <w:style w:type="paragraph" w:customStyle="1" w:styleId="6313354741574BEE878A48C9295C6FEC">
    <w:name w:val="6313354741574BEE878A48C9295C6FEC"/>
    <w:rsid w:val="00FA2CC1"/>
  </w:style>
  <w:style w:type="paragraph" w:customStyle="1" w:styleId="EBA78F474EB348B1BCB24AEF0E2B1E28">
    <w:name w:val="EBA78F474EB348B1BCB24AEF0E2B1E28"/>
    <w:rsid w:val="00FA2CC1"/>
  </w:style>
  <w:style w:type="paragraph" w:customStyle="1" w:styleId="327DC5E76ABB43418DE7FCF5322D0AAD">
    <w:name w:val="327DC5E76ABB43418DE7FCF5322D0AAD"/>
    <w:rsid w:val="00FA2CC1"/>
  </w:style>
  <w:style w:type="paragraph" w:customStyle="1" w:styleId="BBF3B402E19E4DCDA49F147EA59E7A64">
    <w:name w:val="BBF3B402E19E4DCDA49F147EA59E7A64"/>
    <w:rsid w:val="005D0127"/>
  </w:style>
  <w:style w:type="paragraph" w:customStyle="1" w:styleId="98C4394B24764A0E8C1B94B3CBA6C687">
    <w:name w:val="98C4394B24764A0E8C1B94B3CBA6C687"/>
    <w:rsid w:val="005D0127"/>
  </w:style>
  <w:style w:type="paragraph" w:customStyle="1" w:styleId="ED2010EA399D4B3E8A19A4B069FB6C7B">
    <w:name w:val="ED2010EA399D4B3E8A19A4B069FB6C7B"/>
    <w:rsid w:val="005D0127"/>
  </w:style>
  <w:style w:type="paragraph" w:customStyle="1" w:styleId="6E69E09D19464FBB9BCE828172859C20">
    <w:name w:val="6E69E09D19464FBB9BCE828172859C20"/>
    <w:rsid w:val="005D0127"/>
  </w:style>
  <w:style w:type="paragraph" w:customStyle="1" w:styleId="93815BB6FA2143079548F9872A808BC2">
    <w:name w:val="93815BB6FA2143079548F9872A808BC2"/>
    <w:rsid w:val="005D0127"/>
  </w:style>
  <w:style w:type="paragraph" w:customStyle="1" w:styleId="3D20BDB9F33A406886F2BA5491BCE672">
    <w:name w:val="3D20BDB9F33A406886F2BA5491BCE672"/>
    <w:rsid w:val="002941B7"/>
  </w:style>
  <w:style w:type="paragraph" w:customStyle="1" w:styleId="53C87A15CBA0634BB709CCB5032A53E7">
    <w:name w:val="53C87A15CBA0634BB709CCB5032A53E7"/>
    <w:rsid w:val="00345BA1"/>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923554-E817-4B91-97F9-FD61AB05DE29}">
  <we:reference id="f78a3046-9e99-4300-aa2b-5814002b01a2" version="1.26.0.0" store="EXCatalog" storeType="EXCatalog"/>
  <we:alternateReferences>
    <we:reference id="WA104382081" version="1.26.0.0" store="en-US" storeType="OMEX"/>
  </we:alternateReferences>
  <we:properties>
    <we:property name="MENDELEY_CITATIONS" value="[{&quot;citationID&quot;:&quot;MENDELEY_CITATION_4ab47e2f-7df8-41dc-b2fd-933cda490188&quot;,&quot;citationItems&quot;:[{&quot;id&quot;:&quot;acd37a7e-6253-3f51-b1bd-fa420bc14d98&quot;,&quot;itemData&quot;:{&quot;type&quot;:&quot;book&quot;,&quot;id&quot;:&quot;acd37a7e-6253-3f51-b1bd-fa420bc14d98&quot;,&quot;title&quot;:&quot;Trait-Mediated Indirect Interactions: Ecological and Evolutionary Perspectives&quot;,&quot;author&quot;:[{&quot;family&quot;:&quot;Ohgushi&quot;,&quot;given&quot;:&quot;T&quot;,&quot;parse-names&quot;:false,&quot;dropping-particle&quot;:&quot;&quot;,&quot;non-dropping-particle&quot;:&quot;&quot;},{&quot;family&quot;:&quot;Schmitz&quot;,&quot;given&quot;:&quot;O&quot;,&quot;parse-names&quot;:false,&quot;dropping-particle&quot;:&quot;&quot;,&quot;non-dropping-particle&quot;:&quot;&quot;},{&quot;family&quot;:&quot;Holt&quot;,&quot;given&quot;:&quot;R D&quot;,&quot;parse-names&quot;:false,&quot;dropping-particle&quot;:&quot;&quot;,&quot;non-dropping-particle&quot;:&quot;&quot;}],&quot;collection-title&quot;:&quot;Ecological Reviews&quot;,&quot;ISBN&quot;:&quot;9781107001831&quot;,&quot;URL&quot;:&quot;https://books.google.com/books?id=eKyb-m_Wym8C&quot;,&quot;issued&quot;:{&quot;date-parts&quot;:[[2012]]},&quot;publisher&quot;:&quot;Cambridge University Press&quot;},&quot;isTemporary&quot;:false}],&quot;properties&quot;:{&quot;noteIndex&quot;:0},&quot;isEdited&quot;:false,&quot;manualOverride&quot;:{&quot;isManuallyOverriden&quot;:false,&quot;citeprocText&quot;:&quot;(Ohgushi et al., 2012)&quot;,&quot;manualOverrideText&quot;:&quot;&quot;},&quot;citationTag&quot;:&quot;MENDELEY_CITATION_v3_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&quot;},{&quot;citationID&quot;:&quot;MENDELEY_CITATION_239dad7f-cd12-4ddc-b2cb-13b34e830511&quot;,&quot;citationItems&quot;:[{&quot;id&quot;:&quot;dc3fbd82-1b75-364e-804b-0982dc726cbb&quot;,&quot;itemData&quot;:{&quot;type&quot;:&quot;article-journal&quot;,&quot;id&quot;:&quot;dc3fbd82-1b75-364e-804b-0982dc726cbb&quot;,&quot;title&quot;:&quot;Stability and complexity in model meta-ecosystems&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Leibold&quot;,&quot;given&quot;:&quot;Mathew A&quot;,&quot;parse-names&quot;:false,&quot;dropping-particle&quot;:&quot;&quot;,&quot;non-dropping-particle&quot;:&quot;&quot;}],&quot;container-title&quot;:&quot;Nature Communications&quot;,&quot;DOI&quot;:&quot;10.1038/ncomms12457&quot;,&quot;ISSN&quot;:&quot;20411723&quot;,&quot;PMID&quot;:&quot;27555100&quot;,&quot;URL&quot;:&quot;https://doi.org/10.1038/ncomms12457&quot;,&quot;issued&quot;:{&quot;date-parts&quot;:[[2016]]},&quot;abstract&quot;:&quot;The diversity of life and its organization in networks of interacting species has been a long-standing theoretical puzzle for ecologists. Ever since May's provocative paper challenging whether 'large complex systems [are] stable' various hypotheses have been proposed to explain when stability should be the rule, not the exception. Spatial dynamics may be stabilizing and thus explain high community diversity, yet existing theory on spatial stabilization is limited, preventing comparisons of the role of dispersal relative to species interactions. Here we incorporate dispersal of organisms and material into stability-complexity theory. We find that stability criteria from classic theory are relaxed in direct proportion to the number of ecologically distinct patches in the meta-ecosystem. Further, we find the stabilizing effect of dispersal is maximal at intermediate intensity. Our results highlight how biodiversity can be vulnerable to factors, such as landscape fragmentation and habitat loss, that isolate local communities.&quot;,&quot;volume&quot;:&quot;7&quot;},&quot;isTemporary&quot;:false}],&quot;properties&quot;:{&quot;noteIndex&quot;:0},&quot;isEdited&quot;:false,&quot;manualOverride&quot;:{&quot;isManuallyOverriden&quot;:true,&quot;citeprocText&quot;:&quot;(Gravel et al., 2016)&quot;,&quot;manualOverrideText&quot;:&quot;Gravel et al., 2016&quot;},&quot;citationTag&quot;:&quot;MENDELEY_CITATION_v3_eyJjaXRhdGlvbklEIjoiTUVOREVMRVlfQ0lUQVRJT05fMjM5ZGFkN2YtY2QxMi00ZGRjLWIyY2ItMTNiMzRlODMwNTExIiwiY2l0YXRpb25JdGVtcyI6W3siaWQiOiJkYzNmYmQ4Mi0xYjc1LTM2NGUtODA0Yi0wOTgyZGM3MjZjYmIiLCJpdGVtRGF0YSI6eyJ0eXBlIjoiYXJ0aWNsZS1qb3VybmFsIiwiaWQiOiJkYzNmYmQ4Mi0xYjc1LTM2NGUtODA0Yi0wOTgyZGM3MjZjYmIiLCJ0aXRsZSI6IlN0YWJpbGl0eSBhbmQgY29tcGxleGl0eSBpbiBtb2RlbCBtZXRhLWVjb3N5c3RlbXM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&quot;},{&quot;citationID&quot;:&quot;MENDELEY_CITATION_3366ef0c-2d92-4c81-a3c7-50ed6c39ba9c&quot;,&quot;citationItems&quot;:[{&quot;id&quot;:&quot;df30800d-f43c-3d76-9377-e0b9e1275a8c&quot;,&quot;itemData&quot;:{&quot;type&quot;:&quot;article-journal&quot;,&quot;id&quot;:&quot;df30800d-f43c-3d76-9377-e0b9e1275a8c&quot;,&quot;title&quot;:&quot;Benefits of phenotypic plasticity for population growth in varying environments&quot;,&quot;author&quot;:[{&quot;family&quot;:&quot;Xue&quot;,&quot;given&quot;:&quot;BingKan&quot;,&quot;parse-names&quot;:false,&quot;dropping-particle&quot;:&quot;&quot;,&quot;non-dropping-particle&quot;:&quot;&quot;},{&quot;family&quot;:&quot;Leibler&quot;,&quot;given&quot;:&quot;Stanislas&quot;,&quot;parse-names&quot;:false,&quot;dropping-particle&quot;:&quot;&quot;,&quot;non-dropping-particle&quot;:&quot;&quot;}],&quot;container-title&quot;:&quot;Proceedings of the National Academy of Sciences&quot;,&quot;DOI&quot;:&quot;10.1073/pnas.1813447115&quot;,&quot;ISSN&quot;:&quot;0027-8424&quot;,&quot;PMID&quot;:&quot;30478048&quot;,&quot;URL&quot;:&quot;https://www.pnas.org/content/115/50/12745&quot;,&quot;issued&quot;:{&quot;date-parts&quot;:[[2018]]},&quot;page&quot;:&quot;12745-12750&quot;,&quot;abstract&quot;:&quot;Phenotypic plasticity refers to the capacity of the same organisms to exhibit different characteristics under varied environmental conditions. A plastic developmental program allows organisms to sense environmental cues in early stages of life and express phenotypes that are better fitted to environments encountered later in life. This is often considered an adaptive strategy for living in varying environments as long as the plastic response is sufficiently fast, is accurate, and is not too costly. However, despite direct costs of maintaining plasticity and producing phenotypes, a fundamental constraint on the benefit of phenotypic plasticity comes from the predictability of the future environment based on the environmental cues received during development. Here, we analyze a model of plastic development and derive the limits within which this strategy can promote population growth. An explicit expression for the long-term growth rate of a developmentally plastic population is found, which can be decomposed into several easily interpretable terms, representing the benefits and the limitations of phenotypic plasticity as an adaptation strategy. This growth rate decomposition has a remarkably similar form to the expressions previously obtained for the bet-hedging strategy, in which a population randomly diversifies into coexisting subgroups with different phenotypes, implying that those evolutionary strategies may be unified under a common general framework.&quot;,&quot;issue&quot;:&quot;50&quot;,&quot;volume&quot;:&quot;115&quot;},&quot;isTemporary&quot;:false}],&quot;properties&quot;:{&quot;noteIndex&quot;:0},&quot;isEdited&quot;:false,&quot;manualOverride&quot;:{&quot;isManuallyOverriden&quot;:true,&quot;citeprocText&quot;:&quot;(Xue &amp;#38; Leibler, 2018)&quot;,&quot;manualOverrideText&quot;:&quot;Xue &amp; Leibler, 2018&quot;},&quot;citationTag&quot;:&quot;MENDELEY_CITATION_v3_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&quot;},{&quot;citationID&quot;:&quot;MENDELEY_CITATION_54614fb9-8ef6-47d0-9d88-457672fb6501&quot;,&quot;citationItems&quot;:[{&quot;id&quot;:&quot;2d033baa-67eb-3248-8ba8-f97a4f8e7b6f&quot;,&quot;itemData&quot;:{&quot;type&quot;:&quot;article-journal&quot;,&quot;id&quot;:&quot;2d033baa-67eb-3248-8ba8-f97a4f8e7b6f&quot;,&quot;title&quot;:&quot;The genetics of phenotypic plasticity. XVII. Response to climate change&quot;,&quot;author&quot;:[{&quot;family&quot;:&quot;Scheiner&quot;,&quot;given&quot;:&quot;Samuel M&quot;,&quot;parse-names&quot;:false,&quot;dropping-particle&quot;:&quot;&quot;,&quot;non-dropping-particle&quot;:&quot;&quot;},{&quot;family&quot;:&quot;Barfield&quot;,&quot;given&quot;:&quot;Michael&quot;,&quot;parse-names&quot;:false,&quot;dropping-particle&quot;:&quot;&quot;,&quot;non-dropping-particle&quot;:&quot;&quot;},{&quot;family&quot;:&quot;Holt&quot;,&quot;given&quot;:&quot;Robert D&quot;,&quot;parse-names&quot;:false,&quot;dropping-particle&quot;:&quot;&quot;,&quot;non-dropping-particle&quot;:&quot;&quot;}],&quot;container-title&quot;:&quot;Evolutionary Applications&quot;,&quot;DOI&quot;:&quot;https://doi.org/10.1111/eva.12876&quot;,&quot;ISSN&quot;:&quot;1752-4571&quot;,&quot;URL&quot;:&quot;https://doi.org/10.1111/eva.12876&quot;,&quot;issued&quot;:{&quot;date-parts&quot;:[[2020,2,1]]},&quot;page&quot;:&quot;388-399&quot;,&quot;abstract&quot;:&quot;Abstract The world is changing at a rapid rate, threatening extinction for a large part of the world's biota. One potential response to those altered conditions is to evolve so as to be able to persist in place. Such evolution includes not just traits themselves, but also the phenotypic plasticity of those traits. We used individual-based simulations to explore the potential of an evolving phenotypic plasticity to increase the probability of persistence in the response to either a step change or continual, directional change in the environment accompanied by within-generation random environmental fluctuations. Populations could evolve by altering both their nonplastic and plastic genetic components. We found that phenotypic plasticity enhanced survival and adaptation if that plasticity was not costly. If plasticity was costly, for it to be beneficial the phenotypic magnitude of plasticity had to be great enough in the initial generations to overcome those costs. These results were not sensitive to either the magnitude of the within-generation correlation between the environment of development and the environment of selection or the magnitude of the environmental fluctuations, except for very small phenotypic magnitudes of plasticity. So, phenotypic plasticity has the potential to enhance survival; however, more data are needed on the ubiquity of trait plasticity, the extent of costs of plasticity, and the rate of mutational input of genetic variation for plasticity.&quot;,&quot;publisher&quot;:&quot;John Wiley &amp; Sons, Ltd&quot;,&quot;issue&quot;:&quot;2&quot;,&quot;volume&quot;:&quot;13&quot;},&quot;isTemporary&quot;:false}],&quot;properties&quot;:{&quot;noteIndex&quot;:0},&quot;isEdited&quot;:false,&quot;manualOverride&quot;:{&quot;isManuallyOverriden&quot;:true,&quot;citeprocText&quot;:&quot;(Scheiner et al., 2020)&quot;,&quot;manualOverrideText&quot;:&quot;Scheiner et al., 2020&quot;},&quot;citationTag&quot;:&quot;MENDELEY_CITATION_v3_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&quot;},{&quot;citationID&quot;:&quot;MENDELEY_CITATION_4841f1ee-f06b-4547-a669-d64e7ef70746&quot;,&quot;citationItems&quot;:[{&quot;id&quot;:&quot;1851cc40-fb45-37a5-9bbd-c86696a731dc&quot;,&quot;itemData&quot;:{&quot;type&quot;:&quot;article-journal&quot;,&quot;id&quot;:&quot;1851cc40-fb45-37a5-9bbd-c86696a731dc&quot;,&quot;title&quot;:&quot;Leaf rehydration capacity: Associations with other indices of drought tolerance and environment&quot;,&quot;author&quot;:[{&quot;family&quot;:&quot;John&quot;,&quot;given&quot;:&quot;Grace P&quot;,&quot;parse-names&quot;:false,&quot;dropping-particle&quot;:&quot;&quot;,&quot;non-dropping-particle&quot;:&quot;&quot;},{&quot;family&quot;:&quot;Henry&quot;,&quot;given&quot;:&quot;Christian&quot;,&quot;parse-names&quot;:false,&quot;dropping-particle&quot;:&quot;&quot;,&quot;non-dropping-particle&quot;:&quot;&quot;},{&quot;family&quot;:&quot;Sack&quot;,&quot;given&quot;:&quot;Lawren&quot;,&quot;parse-names&quot;:false,&quot;dropping-particle&quot;:&quot;&quot;,&quot;non-dropping-particle&quot;:&quot;&quot;}],&quot;container-title&quot;:&quot;Plant, Cell &amp; Environment&quot;,&quot;DOI&quot;:&quot;https://doi.org/10.1111/pce.13390&quot;,&quot;ISSN&quot;:&quot;0140-7791&quot;,&quot;URL&quot;:&quot;https://doi.org/10.1111/pce.13390&quot;,&quot;issued&quot;:{&quot;date-parts&quot;:[[2018,11,1]]},&quot;page&quot;:&quot;2638-2653&quot;,&quot;abstract&quot;:&quot;Abstract Clarifying the mechanisms of leaf and whole plant drought responses is critical to predict the impacts of ongoing climate change. The loss of rehydration capacity has been used for decades as a metric of leaf dehydration tolerance but has not been compared with other aspects of drought tolerance. We refined methods for quantifying the percent loss of rehydration capacity (PLRC), and for 18 Southern California woody species, we determined the relative water content and leaf water potential at PLRC of 10%, 25%, and 50%, and, additionally, the PLRC at important stages of dehydration including stomatal closure and turgor loss. On average, PLRC of 10% occurred below turgor loss point and at similar water status to 80% decline of stomatal conductance. As hypothesized, the sensitivity to loss of leaf rehydration capacity varied across species, leaf habits, and ecosystems and correlated with other drought tolerance traits, including the turgor loss point and structural traits including leaf mass per area. A new database of PLRC for 89 species from the global literature indicated greater leaf rehydration capacity in ecosystems with lower growing season moisture availability, indicating an adaptive role of leaf cell dehydration tolerance within the complex of drought tolerance traits.&quot;,&quot;publisher&quot;:&quot;John Wiley &amp; Sons, Ltd&quot;,&quot;issue&quot;:&quot;11&quot;,&quot;volume&quot;:&quot;41&quot;},&quot;isTemporary&quot;:false}],&quot;properties&quot;:{&quot;noteIndex&quot;:0},&quot;isEdited&quot;:false,&quot;manualOverride&quot;:{&quot;isManuallyOverriden&quot;:false,&quot;citeprocText&quot;:&quot;(John et al., 2018)&quot;,&quot;manualOverrideText&quot;:&quot;&quot;},&quot;citationTag&quot;:&quot;MENDELEY_CITATION_v3_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&quot;},{&quot;citationID&quot;:&quot;MENDELEY_CITATION_539f3905-4a94-432b-a0bb-1be992e32ced&quot;,&quot;citationItems&quot;:[{&quot;id&quot;:&quot;78992189-441d-3310-af7d-6a3348a849e2&quot;,&quot;itemData&quot;:{&quot;type&quot;:&quot;article-journal&quot;,&quot;id&quot;:&quot;78992189-441d-3310-af7d-6a3348a849e2&quot;,&quot;title&quot;:&quot;Environment-to-phenotype mapping and adaptation strategies in varying environments&quot;,&quot;author&quot;:[{&quot;family&quot;:&quot;Xue&quot;,&quot;given&quot;:&quot;BingKan&quot;,&quot;parse-names&quot;:false,&quot;dropping-particle&quot;:&quot;&quot;,&quot;non-dropping-particle&quot;:&quot;&quot;},{&quot;family&quot;:&quot;Sartori&quot;,&quot;given&quot;:&quot;Pablo&quot;,&quot;parse-names&quot;:false,&quot;dropping-particle&quot;:&quot;&quot;,&quot;non-dropping-particle&quot;:&quot;&quot;},{&quot;family&quot;:&quot;Leibler&quot;,&quot;given&quot;:&quot;Stanislas&quot;,&quot;parse-names&quot;:false,&quot;dropping-particle&quot;:&quot;&quot;,&quot;non-dropping-particle&quot;:&quot;&quot;}],&quot;container-title&quot;:&quot;Proceedings of the National Academy of Sciences&quot;,&quot;DOI&quot;:&quot;10.1073/pnas.1903232116&quot;,&quot;ISSN&quot;:&quot;0027-8424&quot;,&quot;URL&quot;:&quot;https://www.pnas.org/content/116/28/13847&quot;,&quot;issued&quot;:{&quot;date-parts&quot;:[[2019,7,9]]},&quot;page&quot;:&quot;13847-13855&quot;,&quot;abstract&quot;:&quot;Biological organisms exhibit diverse strategies for adapting to varying environments. For example, a population of organisms may express the same phenotype in all environments (“unvarying strategy”) or follow environmental cues and express alternative phenotypes to match the environment (“tracking strategy”), or diversify into coexisting phenotypes to cope with environmental uncertainty (“bet-hedging strategy”). We introduce a general framework for studying how organisms respond to environmental variations, which models an adaptation strategy by an abstract mapping from environmental cues to phenotypic traits. Depending on the accuracy of environmental cues and the strength of natural selection, we find different adaptation strategies represented by mappings that maximize the long-term growth rate of a population. The previously studied strategies emerge as special cases of our model: The tracking strategy is favorable when environmental cues are accurate, whereas when cues are noisy, organisms can either use an unvarying strategy or, remarkably, use the uninformative cue as a source of randomness to bet hedge. Our model of the environment-to-phenotype mapping is based on a network with hidden units; the performance of the strategies is shown to rely on having a high-dimensional internal representation, which can even be random.&quot;,&quot;issue&quot;:&quot;28&quot;,&quot;volume&quot;:&quot;116&quot;},&quot;isTemporary&quot;:false}],&quot;properties&quot;:{&quot;noteIndex&quot;:0},&quot;isEdited&quot;:false,&quot;manualOverride&quot;:{&quot;isManuallyOverriden&quot;:false,&quot;citeprocText&quot;:&quot;(Xue et al., 2019)&quot;,&quot;manualOverrideText&quot;:&quot;&quot;},&quot;citationTag&quot;:&quot;MENDELEY_CITATION_v3_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&quot;},{&quot;citationID&quot;:&quot;MENDELEY_CITATION_540b6b37-dd79-42c6-a9e9-6653b8e10d2d&quot;,&quot;citationItems&quot;:[{&quot;id&quot;:&quot;0916b9ac-16db-3a44-ac4d-2acb56d11fb6&quot;,&quot;itemData&quot;:{&quot;type&quot;:&quot;article-journal&quot;,&quot;id&quot;:&quot;0916b9ac-16db-3a44-ac4d-2acb56d11fb6&quot;,&quot;title&quot;:&quot;Herbivory enhances the diversity of primary producers in pond ecosystems&quot;,&quot;author&quot;:[{&quot;family&quot;:&quot;Leibold&quot;,&quot;given&quot;:&quot;Mathew A&quot;,&quot;parse-names&quot;:false,&quot;dropping-particle&quot;:&quot;&quot;,&quot;non-dropping-particle&quot;:&quot;&quot;},{&quot;family&quot;:&quot;Hall&quot;,&quot;given&quot;:&quot;Spencer R&quot;,&quot;parse-names&quot;:false,&quot;dropping-particle&quot;:&quot;&quot;,&quot;non-dropping-particle&quot;:&quot;&quot;},{&quot;family&quot;:&quot;Smith&quot;,&quot;given&quot;:&quot;Val H&quot;,&quot;parse-names&quot;:false,&quot;dropping-particle&quot;:&quot;&quot;,&quot;non-dropping-particle&quot;:&quot;&quot;},{&quot;family&quot;:&quot;Lytle&quot;,&quot;given&quot;:&quot;David A&quot;,&quot;parse-names&quot;:false,&quot;dropping-particle&quot;:&quot;&quot;,&quot;non-dropping-particle&quot;:&quot;&quot;}],&quot;container-title&quot;:&quot;Ecology&quot;,&quot;DOI&quot;:&quot;https://doi.org/10.1002/ecy.1636&quot;,&quot;ISSN&quot;:&quot;0012-9658&quot;,&quot;URL&quot;:&quot;https://doi.org/10.1002/ecy.1636&quot;,&quot;issued&quot;:{&quot;date-parts&quot;:[[2017,1,1]]},&quot;page&quot;:&quot;48-56&quot;,&quot;abstract&quot;:&quot;Abstract Diversity of primary producer is often surprisingly high, despite few limiting factors such as nutrients and light to facilitate species coexistence. In theory, the presence of herbivores could increase the diversity of primary producers, resolving this ?paradox of the plankton.? Little experimental evidence supports this natural enemies hypothesis, but previous tests suffer from several deficiencies. Previous experiments often did not allow for multigeneration effects; utilized low diversity assemblages of herbivores; and limited opportunities for new primary producer and herbivore species to colonize and undergo species sorting that favors some species over others. Using pond plankton, we designed a mesocosm experiment that overcame these problems by allowing more time for interactions over multiple generations, openness to allow new colonists, and manipulated higher diversity of primary producers and grazers than have previous studies. With this design, the presence of zooplankton grazers doubled phytoplankton richness. The additional phytoplankton species in grazed mesocosms were larger, and therefore likely more grazer resistant. Furthermore, phytoplankton richness in grazed mesocosms was similar to that observed in natural ponds whereas it was much lower in mesocosms without grazers. However, stoichiometric imbalance caused by variation in nitrogen : phosphorus ratios and light supply did not alter phytoplankton richness. Therefore, grazers enhanced primary producer richness more strongly than ratios of nutrient supply (even though both grazing and ratios of resource supply altered composition of primary producer assemblages). Taken together, these experimental and field data show that grazing from a diverse assemblage of herbivores greatly elevated richness of phytoplankton producers in pond ecosystems.&quot;,&quot;publisher&quot;:&quot;John Wiley &amp; Sons, Ltd&quot;,&quot;issue&quot;:&quot;1&quot;,&quot;volume&quot;:&quot;98&quot;},&quot;isTemporary&quot;:false}],&quot;properties&quot;:{&quot;noteIndex&quot;:0},&quot;isEdited&quot;:false,&quot;manualOverride&quot;:{&quot;isManuallyOverriden&quot;:true,&quot;citeprocText&quot;:&quot;(Leibold et al., 2017)&quot;,&quot;manualOverrideText&quot;:&quot;Leibold et al., 2017&quot;},&quot;citationTag&quot;:&quot;MENDELEY_CITATION_v3_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&quot;},{&quot;citationID&quot;:&quot;MENDELEY_CITATION_7f93b12b-2aed-473a-8e2c-572c88c9cbc3&quot;,&quot;citationItems&quot;:[{&quot;id&quot;:&quot;4446e12d-42aa-310f-a37a-43029be29baa&quot;,&quot;itemData&quot;:{&quot;type&quot;:&quot;article-journal&quot;,&quot;id&quot;:&quot;4446e12d-42aa-310f-a37a-43029be29baa&quot;,&quot;title&quot;:&quot;Temporal stability vs. community matrix measures of stability and the role of weak interactions&quot;,&quot;author&quot;:[{&quot;family&quot;:&quot;Downing&quot;,&quot;given&quot;:&quot;Amy L&quot;,&quot;parse-names&quot;:false,&quot;dropping-particle&quot;:&quot;&quot;,&quot;non-dropping-particle&quot;:&quot;&quot;},{&quot;family&quot;:&quot;Jackson&quot;,&quot;given&quot;:&quot;Craig&quot;,&quot;parse-names&quot;:false,&quot;dropping-particle&quot;:&quot;&quot;,&quot;non-dropping-particle&quot;:&quot;&quot;},{&quot;family&quot;:&quot;Plunkett&quot;,&quot;given&quot;:&quot;Claire&quot;,&quot;parse-names&quot;:false,&quot;dropping-particle&quot;:&quot;&quot;,&quot;non-dropping-particle&quot;:&quot;&quot;},{&quot;family&quot;:&quot;Ackerman Lockhart&quot;,&quot;given&quot;:&quot;Jayne&quot;,&quot;parse-names&quot;:false,&quot;dropping-particle&quot;:&quot;&quot;,&quot;non-dropping-particle&quot;:&quot;&quot;},{&quot;family&quot;:&quot;Schlater&quot;,&quot;given&quot;:&quot;Shannon M&quot;,&quot;parse-names&quot;:false,&quot;dropping-particle&quot;:&quot;&quot;,&quot;non-dropping-particle&quot;:&quot;&quot;},{&quot;family&quot;:&quot;Leibold&quot;,&quot;given&quot;:&quot;Mathew A&quot;,&quot;parse-names&quot;:false,&quot;dropping-particle&quot;:&quot;&quot;,&quot;non-dropping-particle&quot;:&quot;&quot;}],&quot;container-title&quot;:&quot;Ecology Letters&quot;,&quot;DOI&quot;:&quot;https://doi.org/10.1111/ele.13538&quot;,&quot;ISSN&quot;:&quot;1461-023X&quot;,&quot;URL&quot;:&quot;https://doi.org/10.1111/ele.13538&quot;,&quot;issued&quot;:{&quot;date-parts&quot;:[[2020,10,1]]},&quot;page&quot;:&quot;1468-1478&quot;,&quot;abstract&quot;:&quot;Abstract Relationships between different measures of stability are not well understood in part because empiricists and theoreticians tend to measure different aspects and most studies only explore a single form of stability. Using time-series data from experimental plankton communities, we compared temporal stability typically measured by empiricists (coefficient of variation in biomass) to stability measures typically measured by theoreticians derived from the community matrix (asymptotic resilience, initial resilience and intrinsic stochastic invariability) using first-order multivariate autoregressive models (MAR). Community matrices were also used to derive estimates of interaction strengths between plankton groups. We found no relationship between temporal stability and stability measures derived from the community matrix. Weaker interaction strengths were generally associated with higher stability for community matrix measures of stability, but were not consistently associated with higher temporal stability. Temporal stability and stability measures derived from the community matrix stability appear to represent different aspects of stability reflecting the multi-dimensionality of stability.&quot;,&quot;publisher&quot;:&quot;John Wiley &amp; Sons, Ltd&quot;,&quot;issue&quot;:&quot;10&quot;,&quot;volume&quot;:&quot;23&quot;},&quot;isTemporary&quot;:false}],&quot;properties&quot;:{&quot;noteIndex&quot;:0},&quot;isEdited&quot;:false,&quot;manualOverride&quot;:{&quot;isManuallyOverriden&quot;:true,&quot;citeprocText&quot;:&quot;(Downing et al., 2020)&quot;,&quot;manualOverrideText&quot;:&quot;Downing et al., 2020&quot;},&quot;citationTag&quot;:&quot;MENDELEY_CITATION_v3_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&quot;},{&quot;citationID&quot;:&quot;MENDELEY_CITATION_5a37d7be-13cc-48c2-86ce-90655c26559a&quot;,&quot;citationItems&quot;:[{&quot;id&quot;:&quot;a70f9739-3ce8-3ea9-abfd-c1acade28c1a&quot;,&quot;itemData&quot;:{&quot;type&quot;:&quot;article-journal&quot;,&quot;id&quot;:&quot;a70f9739-3ce8-3ea9-abfd-c1acade28c1a&quot;,&quot;title&quot;:&quot;Analysing ecological networks of species interactions&quot;,&quot;author&quot;:[{&quot;family&quot;:&quot;Delmas&quot;,&quot;given&quot;:&quot;Eva&quot;,&quot;parse-names&quot;:false,&quot;dropping-particle&quot;:&quot;&quot;,&quot;non-dropping-particle&quot;:&quot;&quot;},{&quot;family&quot;:&quot;Besson&quot;,&quot;given&quot;:&quot;Mathilde&quot;,&quot;parse-names&quot;:false,&quot;dropping-particle&quot;:&quot;&quot;,&quot;non-dropping-particle&quot;:&quot;&quot;},{&quot;family&quot;:&quot;Brice&quot;,&quot;given&quot;:&quot;Marie-Hélène&quot;,&quot;parse-names&quot;:false,&quot;dropping-particle&quot;:&quot;&quot;,&quot;non-dropping-particle&quot;:&quot;&quot;},{&quot;family&quot;:&quot;Burkle&quot;,&quot;given&quot;:&quot;Laura A&quot;,&quot;parse-names&quot;:false,&quot;dropping-particle&quot;:&quot;&quot;,&quot;non-dropping-particle&quot;:&quot;&quot;},{&quot;family&quot;:&quot;Dalla Riva&quot;,&quot;given&quot;:&quot;Giulio&quot;,&quot;parse-names&quot;:false,&quot;dropping-particle&quot;:&quot;v&quot;,&quot;non-dropping-particle&quot;:&quot;&quot;},{&quot;family&quot;:&quot;Fortin&quot;,&quot;given&quot;:&quot;Marie-Josée&quot;,&quot;parse-names&quot;:false,&quot;dropping-particle&quot;:&quot;&quot;,&quot;non-dropping-particle&quot;:&quot;&quot;},{&quot;family&quot;:&quot;Gravel&quot;,&quot;given&quot;:&quot;Dominique&quot;,&quot;parse-names&quot;:false,&quot;dropping-particle&quot;:&quot;&quot;,&quot;non-dropping-particle&quot;:&quot;&quot;},{&quot;family&quot;:&quot;Guimarães Jr.&quot;,&quot;given&quot;:&quot;Paulo R&quot;,&quot;parse-names&quot;:false,&quot;dropping-particle&quot;:&quot;&quot;,&quot;non-dropping-particle&quot;:&quot;&quot;},{&quot;family&quot;:&quot;Hembry&quot;,&quot;given&quot;:&quot;David H&quot;,&quot;parse-names&quot;:false,&quot;dropping-particle&quot;:&quot;&quot;,&quot;non-dropping-particle&quot;:&quot;&quot;},{&quot;family&quot;:&quot;Newman&quot;,&quot;given&quot;:&quot;Erica A&quot;,&quot;parse-names&quot;:false,&quot;dropping-particle&quot;:&quot;&quot;,&quot;non-dropping-particle&quot;:&quot;&quot;},{&quot;family&quot;:&quot;Olesen&quot;,&quot;given&quot;:&quot;Jens M&quot;,&quot;parse-names&quot;:false,&quot;dropping-particle&quot;:&quot;&quot;,&quot;non-dropping-particle&quot;:&quot;&quot;},{&quot;family&quot;:&quot;Pires&quot;,&quot;given&quot;:&quot;Mathias M&quot;,&quot;parse-names&quot;:false,&quot;dropping-particle&quot;:&quot;&quot;,&quot;non-dropping-particle&quot;:&quot;&quot;},{&quot;family&quot;:&quot;Yeakel&quot;,&quot;given&quot;:&quot;Justin D&quot;,&quot;parse-names&quot;:false,&quot;dropping-particle&quot;:&quot;&quot;,&quot;non-dropping-particle&quot;:&quot;&quot;},{&quot;family&quot;:&quot;Poisot&quot;,&quot;given&quot;:&quot;Timothée&quot;,&quot;parse-names&quot;:false,&quot;dropping-particle&quot;:&quot;&quot;,&quot;non-dropping-particle&quot;:&quot;&quot;}],&quot;container-title&quot;:&quot;Biological Reviews&quot;,&quot;DOI&quot;:&quot;https://doi.org/10.1111/brv.12433&quot;,&quot;ISSN&quot;:&quot;1464-7931&quot;,&quot;URL&quot;:&quot;https://doi.org/10.1111/brv.12433&quot;,&quot;issued&quot;:{&quot;date-parts&quot;:[[2019,2,1]]},&quot;page&quot;:&quot;16-36&quot;,&quot;abstract&quot;:&quot;ABSTRACT 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quot;,&quot;publisher&quot;:&quot;John Wiley &amp; Sons, Ltd&quot;,&quot;issue&quot;:&quot;1&quot;,&quot;volume&quot;:&quot;94&quot;},&quot;isTemporary&quot;:false}],&quot;properties&quot;:{&quot;noteIndex&quot;:0},&quot;isEdited&quot;:false,&quot;manualOverride&quot;:{&quot;isManuallyOverriden&quot;:true,&quot;citeprocText&quot;:&quot;(Delmas et al., 2019)&quot;,&quot;manualOverrideText&quot;:&quot;Delmas et al., 2019&quot;},&quot;citationTag&quot;:&quot;MENDELEY_CITATION_v3_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&quot;},{&quot;citationID&quot;:&quot;MENDELEY_CITATION_4127eaa7-8419-4572-b255-09a596a8792e&quot;,&quot;citationItems&quot;:[{&quot;id&quot;:&quot;ef12abce-4825-3490-8915-2ef0f54a0eec&quot;,&quot;itemData&quot;:{&quot;type&quot;:&quot;book&quot;,&quot;id&quot;:&quot;ef12abce-4825-3490-8915-2ef0f54a0eec&quot;,&quot;title&quot;:&quot;Quantitative Analysis of Ecological Networks&quot;,&quot;author&quot;:[{&quot;family&quot;:&quot;Dale&quot;,&quot;given&quot;:&quot;M.R.T.&quot;,&quot;parse-names&quot;:false,&quot;dropping-particle&quot;:&quot;&quot;,&quot;non-dropping-particle&quot;:&quot;&quot;},{&quot;family&quot;:&quot;Fortin&quot;,&quot;given&quot;:&quot;M.-J.&quot;,&quot;parse-names&quot;:false,&quot;dropping-particle&quot;:&quot;&quot;,&quot;non-dropping-particle&quot;:&quot;&quot;}],&quot;issued&quot;:{&quot;date-parts&quot;:[[2021]]},&quot;publisher&quot;:&quot;Cambrdge University Press, Cambridge, UK&quot;},&quot;isTemporary&quot;:false}],&quot;properties&quot;:{&quot;noteIndex&quot;:0},&quot;isEdited&quot;:false,&quot;manualOverride&quot;:{&quot;isManuallyOverriden&quot;:true,&quot;citeprocText&quot;:&quot;(Dale &amp;#38; Fortin, 2021)&quot;,&quot;manualOverrideText&quot;:&quot;Dale &amp; Fortin, 2021&quot;},&quot;citationTag&quot;:&quot;MENDELEY_CITATION_v3_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&quot;},{&quot;citationID&quot;:&quot;MENDELEY_CITATION_0d2ab8a5-24eb-4f6c-8992-696f20bb6ea4&quot;,&quot;citationItems&quot;:[{&quot;id&quot;:&quot;5e3528f7-8f43-36fd-9ff0-2a5d3c1f8da9&quot;,&quot;itemData&quot;:{&quot;type&quot;:&quot;article-journal&quot;,&quot;id&quot;:&quot;5e3528f7-8f43-36fd-9ff0-2a5d3c1f8da9&quot;,&quot;title&quot;:&quot;Identifying causes of patterns in ecological networks: Opportunities and limitations&quot;,&quot;author&quot;:[{&quot;family&quot;:&quot;Dormann&quot;,&quot;given&quot;:&quot;Carsten F&quot;,&quot;parse-names&quot;:false,&quot;dropping-particle&quot;:&quot;&quot;,&quot;non-dropping-particle&quot;:&quot;&quot;},{&quot;family&quot;:&quot;Fründ&quot;,&quot;given&quot;:&quot;Jochen&quot;,&quot;parse-names&quot;:false,&quot;dropping-particle&quot;:&quot;&quot;,&quot;non-dropping-particle&quot;:&quot;&quot;},{&quot;family&quot;:&quot;Schaefer&quot;,&quot;given&quot;:&quot;H Martin&quot;,&quot;parse-names&quot;:false,&quot;dropping-particle&quot;:&quot;&quot;,&quot;non-dropping-particle&quot;:&quot;&quot;}],&quot;container-title&quot;:&quot;Annual Review of Ecology, Evolution, and Systematics&quot;,&quot;DOI&quot;:&quot;10.1146/annurev-ecolsys-110316-022928&quot;,&quot;ISSN&quot;:&quot;15452069&quot;,&quot;URL&quot;:&quot;https://doi.org/10.1146/annurev-ecolsys-110316-022928&quot;,&quot;issued&quot;:{&quot;date-parts&quot;:[[2017,11,2]]},&quot;page&quot;:&quot;559-584&quot;,&quot;abstract&quot;:&quot;Ecological networks depict the interactions between species, mainly based on observations in the field. The information contained in such interaction matrices depends on the sampling design, and typically, compounds preferences (specialization) and abundances (activity). Null models are the primary vehicles to disentangle the effects of specialization from those of sampling and abundance, but they ignore the feedback of network structure on abundances. Hence, network structure, as exemplified here by modularity, is difficult to link to specific causes. Indeed, various processes lead to modularity and to specific interaction patterns more generally. Inferring (co)evolutionary dynamics is even more challenging, as competition and trait matching yield identical patterns of interactions. A satisfactory resolution of the underlying factors determining network structure will require substantial additional information, not only on independently assessed abundances, but also on traits, and ideally on fitness consequences as measured in experimental setups.&quot;,&quot;publisher&quot;:&quot;Annual Reviews&quot;,&quot;issue&quot;:&quot;1&quot;,&quot;volume&quot;:&quot;48&quot;},&quot;isTemporary&quot;:false}],&quot;properties&quot;:{&quot;noteIndex&quot;:0},&quot;isEdited&quot;:false,&quot;manualOverride&quot;:{&quot;isManuallyOverriden&quot;:true,&quot;citeprocText&quot;:&quot;(Dormann et al., 2017)&quot;,&quot;manualOverrideText&quot;:&quot;Dormann et al., 2017&quot;},&quot;citationTag&quot;:&quot;MENDELEY_CITATION_v3_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&quot;},{&quot;citationID&quot;:&quot;MENDELEY_CITATION_5a93e337-3377-4766-8cab-1aa6059a6eb0&quot;,&quot;citationItems&quot;:[{&quot;id&quot;:&quot;67099e4c-c28e-3e04-b56b-d45c61b54c3b&quot;,&quot;itemData&quot;:{&quot;type&quot;:&quot;article-journal&quot;,&quot;id&quot;:&quot;67099e4c-c28e-3e04-b56b-d45c61b54c3b&quot;,&quot;title&quot;:&quot;The structure of ecological networks across levels of organization&quot;,&quot;author&quot;:[{&quot;family&quot;:&quot;Guimarães&quot;,&quot;given&quot;:&quot;Paulo R&quot;,&quot;parse-names&quot;:false,&quot;dropping-particle&quot;:&quot;&quot;,&quot;non-dropping-particle&quot;:&quot;&quot;}],&quot;container-title&quot;:&quot;Annual Review of Ecology, Evolution, and Systematics&quot;,&quot;DOI&quot;:&quot;10.1146/annurev-ecolsys-012220-120819&quot;,&quot;ISSN&quot;:&quot;1543-592X&quot;,&quot;URL&quot;:&quot;https://doi.org/10.1146/annurev-ecolsys-012220-120819&quot;,&quot;issued&quot;:{&quot;date-parts&quot;:[[2020,11,2]]},&quot;page&quot;:&quot;433-460&quot;,&quot;abstract&quot;:&quo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quot;,&quot;publisher&quot;:&quot;Annual Reviews&quot;,&quot;issue&quot;:&quot;1&quot;,&quot;volume&quot;:&quot;51&quot;},&quot;isTemporary&quot;:false}],&quot;properties&quot;:{&quot;noteIndex&quot;:0},&quot;isEdited&quot;:false,&quot;manualOverride&quot;:{&quot;isManuallyOverriden&quot;:true,&quot;citeprocText&quot;:&quot;(Guimarães, 2020)&quot;,&quot;manualOverrideText&quot;:&quot;Guimarães, 2020&quot;},&quot;citationTag&quot;:&quot;MENDELEY_CITATION_v3_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&quot;},{&quot;citationID&quot;:&quot;MENDELEY_CITATION_50e1569c-3b29-41af-9cf4-f77f9c56adc2&quot;,&quot;citationItems&quot;:[{&quot;id&quot;:&quot;3a173a8c-8b65-3389-918e-f9fc4500d54a&quot;,&quot;itemData&quot;:{&quot;type&quot;:&quot;article-journal&quot;,&quot;id&quot;:&quot;3a173a8c-8b65-3389-918e-f9fc4500d54a&quot;,&quot;title&quot;:&quot;Genetics and evolution of phenotypic plasticity&quot;,&quot;author&quot;:[{&quot;family&quot;:&quot;Scheiner&quot;,&quot;given&quot;:&quot;Samuel M&quot;,&quot;parse-names&quot;:false,&quot;dropping-particle&quot;:&quot;&quot;,&quot;non-dropping-particle&quot;:&quot;&quot;}],&quot;container-title&quot;:&quot;Annual Review of Ecology and Systematics&quot;,&quot;DOI&quot;:&quot;10.1146/annurev.es.24.110193.000343&quot;,&quot;ISSN&quot;:&quot;0066-4162&quot;,&quot;URL&quot;:&quot;https://doi.org/10.1146/annurev.es.24.110193.000343&quot;,&quot;issued&quot;:{&quot;date-parts&quot;:[[1993,11,1]]},&quot;page&quot;:&quot;35-68&quot;,&quot;abstract&quot;:&quot;To achieve a coherent evolutionary theory, it is necessary to account for the effects of the environment on the process of development. Phenotypic plasticity is the change in the expressed phenotype of a genotype as a function of the environment. Various measures of plasticity exist, many of which can be united within the framework of a polynomial function. This function is the norm of reaction. For the special case of a linear reaction norm, genetic variation can be partitioned into portions that are independent and dependent on the environment. From this partition two heritability measures are derived which can be used, alternatively, to compare populations or make predictions about the response to selection. Genetically, plasticity is likely due both to differences in allelic expression across environments and to changes in interactions among loci; plasticity is not a function of heterozygosity. Plasticity responds to both artificial and natural selection. The evolution of plasticity is modeled in three ways: optimality models, quantitative genetic models, and gametic models. All models make similar predictions about the conditions that will favor plasticity. In need of further development are the extension of quantitative genetic models, and structured population models; also needed are data on the true shapes of reaction norms and genetic variation and covariation for nonlinear reaction norm parameters and multiple environments.&quot;,&quot;publisher&quot;:&quot;Annual Reviews&quot;,&quot;issue&quot;:&quot;1&quot;,&quot;volume&quot;:&quot;24&quot;},&quot;isTemporary&quot;:false}],&quot;properties&quot;:{&quot;noteIndex&quot;:0},&quot;isEdited&quot;:false,&quot;manualOverride&quot;:{&quot;isManuallyOverriden&quot;:true,&quot;citeprocText&quot;:&quot;(Scheiner, 1993)&quot;,&quot;manualOverrideText&quot;:&quot;Scheiner, 1993&quot;},&quot;citationTag&quot;:&quot;MENDELEY_CITATION_v3_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&quot;},{&quot;citationID&quot;:&quot;MENDELEY_CITATION_54986575-39d5-4692-b412-ec55c6e5bd09&quot;,&quot;citationItems&quot;:[{&quot;id&quot;:&quot;1f8d3fd0-becb-3e46-863b-c385dab42122&quot;,&quot;itemData&quot;:{&quot;type&quot;:&quot;article-journal&quot;,&quot;id&quot;:&quot;1f8d3fd0-becb-3e46-863b-c385dab42122&quot;,&quot;title&quot;:&quot;The ecology of information: An overview on the ecological significance of making informed decisions&quot;,&quot;author&quot;:[{&quot;family&quot;:&quot;Schmidt&quot;,&quot;given&quot;:&quot;Kenneth A&quot;,&quot;parse-names&quot;:false,&quot;dropping-particle&quot;:&quot;&quot;,&quot;non-dropping-particle&quot;:&quot;&quot;},{&quot;family&quot;:&quot;Dall&quot;,&quot;given&quot;:&quot;Sasha R X&quot;,&quot;parse-names&quot;:false,&quot;dropping-particle&quot;:&quot;&quot;,&quot;non-dropping-particle&quot;:&quot;&quot;},{&quot;family&quot;:&quot;Gils&quot;,&quot;given&quot;:&quot;Jan A&quot;,&quot;parse-names&quot;:false,&quot;dropping-particle&quot;:&quot;&quot;,&quot;non-dropping-particle&quot;:&quot;van&quot;}],&quot;container-title&quot;:&quot;Oikos&quot;,&quot;DOI&quot;:&quot;https://doi.org/10.1111/j.1600-0706.2009.17573.x&quot;,&quot;ISSN&quot;:&quot;0030-1299&quot;,&quot;URL&quot;:&quot;https://doi.org/10.1111/j.1600-0706.2009.17573.x&quot;,&quot;issued&quot;:{&quot;date-parts&quot;:[[2010,2,1]]},&quot;page&quot;:&quot;304-316&quot;,&quot;abstract&quot;:&quot;Information is characterized as the reduction of uncertainty and by a change in the state of a receiving organism. Thus, organisms can acquire information about their environment that reduces uncertainty and increases their likelihood of choosing a best-matching strategy. We define the ecology of information as the study of how organisms acquire and use information in decision-making and its significance for populations, communities, landscapes and ecosystems. As a whole, it encompasses the reception and processing of information, decision-making, and the ecological consequences of making informed decisions. The first two stages constitute the domains of, e.g. sensory ecology and behavioral ecology. The exploration of the consequences of information use at larger spatial and temporal scales in ecology has lagged behind these other disciplines. In our overview we characterize information, discuss statistical decision theory as a quantitative framework to analyze information and decision-making, and discuss potential ecological ramifications. Rather than attempt a cursory review of the enormity of the scope of information we highlight information use in development, breeding habitat selection, and interceptive eavesdropping on alarm calls. Through these topics we discuss specific examples of ecological information use and the emerging ecological consequences. We emphasize recurring themes: information is collected from multiple sources, over varying temporal and spatial scales, and in many cases links heterospecifics to one another. We conclude by breaking from specific ecological contexts to explore implications of information as a central organizing principle, including: information webs, information as a component of the niche concept, and information as an ecosystem process. With information having such an enormous reach in ecology we further cast a spotlight on the potential harmful effects of anthropogenic noise and info-disruption.&quot;,&quot;publisher&quot;:&quot;John Wiley &amp; Sons, Ltd&quot;,&quot;issue&quot;:&quot;2&quot;,&quot;volume&quot;:&quot;119&quot;},&quot;isTemporary&quot;:false}],&quot;properties&quot;:{&quot;noteIndex&quot;:0},&quot;isEdited&quot;:false,&quot;manualOverride&quot;:{&quot;isManuallyOverriden&quot;:true,&quot;citeprocText&quot;:&quot;(Schmidt et al., 2010)&quot;,&quot;manualOverrideText&quot;:&quot;Schmidt et al., 2010&quot;},&quot;citationTag&quot;:&quot;MENDELEY_CITATION_v3_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&quot;},{&quot;citationID&quot;:&quot;MENDELEY_CITATION_384ecbe0-2cf2-4426-83a4-a2551d15cdc9&quot;,&quot;citationItems&quot;:[{&quot;id&quot;:&quot;39f2e7aa-c665-3cd3-9b89-f4602b6ab4ea&quot;,&quot;itemData&quot;:{&quot;type&quot;:&quot;article-journal&quot;,&quot;id&quot;:&quot;39f2e7aa-c665-3cd3-9b89-f4602b6ab4ea&quot;,&quot;title&quot;:&quot;Phenotypic plasticity in the interactions and evolution of species&quot;,&quot;author&quot;:[{&quot;family&quot;:&quot;Agrawal&quot;,&quot;given&quot;:&quot;Anurag A&quot;,&quot;parse-names&quot;:false,&quot;dropping-particle&quot;:&quot;&quot;,&quot;non-dropping-particle&quot;:&quot;&quot;}],&quot;container-title&quot;:&quot;Science&quot;,&quot;DOI&quot;:&quot;10.1126/science.1060701&quot;,&quot;URL&quot;:&quot;http://science.sciencemag.org/content/294/5541/321.abstract&quot;,&quot;issued&quot;:{&quot;date-parts&quot;:[[2001,10,12]]},&quot;page&quot;:&quot;321 LP - 326&quot;,&quot;abstract&quot;:&quot;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quot;,&quot;issue&quot;:&quot;5541&quot;,&quot;volume&quot;:&quot;294&quot;},&quot;isTemporary&quot;:false}],&quot;properties&quot;:{&quot;noteIndex&quot;:0},&quot;isEdited&quot;:false,&quot;manualOverride&quot;:{&quot;isManuallyOverriden&quot;:true,&quot;citeprocText&quot;:&quot;(Agrawal, 2001)&quot;,&quot;manualOverrideText&quot;:&quot;Agrawal, 2001&quot;},&quot;citationTag&quot;:&quot;MENDELEY_CITATION_v3_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&quot;},{&quot;citationID&quot;:&quot;MENDELEY_CITATION_da627a36-7a79-4ee8-870d-baf6301a293c&quot;,&quot;citationItems&quot;:[{&quot;id&quot;:&quot;975408c8-bb00-3420-bd0d-8d8e11694b1b&quot;,&quot;itemData&quot;:{&quot;type&quot;:&quot;article-journal&quot;,&quot;id&quot;:&quot;975408c8-bb00-3420-bd0d-8d8e11694b1b&quot;,&quot;title&quot;:&quot;The Genetics of phenotypic plasticity. XIV. Coevolution&quot;,&quot;author&quot;:[{&quot;family&quot;:&quot;Scheiner&quot;,&quot;given&quot;:&quot;Samuel M&quot;,&quot;parse-names&quot;:false,&quot;dropping-particle&quot;:&quot;&quot;,&quot;non-dropping-particle&quot;:&quot;&quot;},{&quot;family&quot;:&quot;Gomulkiewicz&quot;,&quot;given&quot;:&quot;Richard&quot;,&quot;parse-names&quot;:false,&quot;dropping-particle&quot;:&quot;&quot;,&quot;non-dropping-particle&quot;:&quot;&quot;},{&quot;family&quot;:&quot;Holt&quot;,&quot;given&quot;:&quot;Robert D&quot;,&quot;parse-names&quot;:false,&quot;dropping-particle&quot;:&quot;&quot;,&quot;non-dropping-particle&quot;:&quot;&quot;}],&quot;container-title&quot;:&quot;The American Naturalist&quot;,&quot;DOI&quot;:&quot;10.1086/680552&quot;,&quot;ISSN&quot;:&quot;0003-0147&quot;,&quot;URL&quot;:&quot;https://doi.org/10.1086/680552&quot;,&quot;issued&quot;:{&quot;date-parts&quot;:[[2015,5,1]]},&quot;page&quot;:&quot;594-609&quot;,&quot;abstract&quot;:&quot;AbstractPlastic changes in organisms? phenotypes can result from either abiotic or biotic effectors. Biotic effectors create the potential for a coevolutionary dynamic. Through the use of individual-based simulations, we examined the coevolutionary dynamic of two species that are phenotypically plastic. We explored two modes of biotic and abiotic interactions: ecological interactions that determine the form of natural selection and developmental interactions that determine phenotypes. Overall, coevolution had a larger effect on the evolution of phenotypic plasticity than plasticity had on the outcome of coevolution. Effects on the evolution of plasticity were greater when the fitness-maximizing coevolutionary outcomes were antagonistic between the species pair (predator-prey interactions) than when those outcomes were augmenting (competitive or mutualistic). Overall, evolution in the context of biotic interactions reduced selection for plasticity even when trait development was responding to just the abiotic environment. Thus, the evolution of phenotypic plasticity must always be interpreted in the full context of a species? ecology. Our results show how the merging of two theory domains?coevolution and phenotypic plasticity?can deepen our understanding of both and point to new empirical research.&quot;,&quot;publisher&quot;:&quot;The University of Chicago Press&quot;,&quot;issue&quot;:&quot;5&quot;,&quot;volume&quot;:&quot;185&quot;},&quot;isTemporary&quot;:false}],&quot;properties&quot;:{&quot;noteIndex&quot;:0},&quot;isEdited&quot;:false,&quot;manualOverride&quot;:{&quot;isManuallyOverriden&quot;:true,&quot;citeprocText&quot;:&quot;(Scheiner et al., 2015)&quot;,&quot;manualOverrideText&quot;:&quot;Scheiner et al., 2015&quot;},&quot;citationTag&quot;:&quot;MENDELEY_CITATION_v3_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&quot;},{&quot;citationID&quot;:&quot;MENDELEY_CITATION_4952a715-242f-41b6-bd6b-d5023ad06395&quot;,&quot;citationItems&quot;:[{&quot;id&quot;:&quot;a541cf1a-ac9f-3d4c-8a44-9be4102bbdf9&quot;,&quot;itemData&quot;:{&quot;type&quot;:&quot;article-journal&quot;,&quot;id&quot;:&quot;a541cf1a-ac9f-3d4c-8a44-9be4102bbdf9&quot;,&quot;title&quot;:&quot;Trait plasticity in species interactions: a driving force of community dynamics&quot;,&quot;author&quot;:[{&quot;family&quot;:&quot;Berg&quot;,&quot;given&quot;:&quot;Matty P&quot;,&quot;parse-names&quot;:false,&quot;dropping-particle&quot;:&quot;&quot;,&quot;non-dropping-particle&quot;:&quot;&quot;},{&quot;family&quot;:&quot;Ellers&quot;,&quot;given&quot;:&quot;Jacintha&quot;,&quot;parse-names&quot;:false,&quot;dropping-particle&quot;:&quot;&quot;,&quot;non-dropping-particle&quot;:&quot;&quot;}],&quot;container-title&quot;:&quot;Evolutionary Ecology&quot;,&quot;DOI&quot;:&quot;10.1007/s10682-009-9347-8&quot;,&quot;ISSN&quot;:&quot;1573-8477&quot;,&quot;URL&quot;:&quot;https://doi.org/10.1007/s10682-009-9347-8&quot;,&quot;issued&quot;:{&quot;date-parts&quot;:[[2010]]},&quot;page&quot;:&quot;617-629&quot;,&quot;abstract&quot;:&quot;Evolutionary community ecology is an emerging field of study that includes evolutionary principles such as individual trait variation and plasticity of traits to provide a more mechanistic insight as to how species diversity is maintained and community processes are shaped across time and space. In this review we explore phenotypic plasticity in functional traits and its consequences at the community level. We argue that resource requirement and resource uptake are plastic traits that can alter fundamental and realised niches of species in the community if environmental conditions change. We conceptually add to niche models by including phenotypic plasticity in traits involved in resource allocation under stress. Two qualitative predictions that we derive are: (1) plasticity in resource requirement induced by availability of resources enlarges the fundamental niche of species and causes a reduction of vacant niches for other species and (2) plasticity in the proportional resource uptake results in expansion of the realized niche, causing a reduction in the possibility for coexistence with other species. We illustrate these predictions with data on the competitive impact of invasive species. Furthermore, we review the quickly increasing number of empirical studies on evolutionary community ecology and demonstrate the impact of phenotypic plasticity on community composition. Among others, we give examples that show that differences in the level of phenotypic plasticity can disrupt species interactions when environmental conditions change, due to effects on realized niches. Finally, we indicate several promising directions for future phenotypic plasticity research in a community context. We need an integrative, trait-based approach that has its roots in community and evolutionary ecology in order to face fast changing environmental conditions such as global warming and urbanization that pose ecological as well as evolutionary challenges.&quot;,&quot;issue&quot;:&quot;3&quot;,&quot;volume&quot;:&quot;24&quot;},&quot;isTemporary&quot;:false}],&quot;properties&quot;:{&quot;noteIndex&quot;:0},&quot;isEdited&quot;:false,&quot;manualOverride&quot;:{&quot;isManuallyOverriden&quot;:true,&quot;citeprocText&quot;:&quot;(Berg &amp;#38; Ellers, 2010)&quot;,&quot;manualOverrideText&quot;:&quot;Berg &amp; Ellers (2010)&quot;},&quot;citationTag&quot;:&quot;MENDELEY_CITATION_v3_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&quot;},{&quot;citationID&quot;:&quot;MENDELEY_CITATION_604bc0f6-3c14-48c1-afe6-73ce81d82ef0&quot;,&quot;citationItems&quot;:[{&quot;id&quot;:&quot;c5499f41-a288-373b-9964-d0193061155a&quot;,&quot;itemData&quot;:{&quot;type&quot;:&quot;article&quot;,&quot;id&quot;:&quot;c5499f41-a288-373b-9964-d0193061155a&quot;,&quot;title&quot;:&quot;Phenotypic plasticity and interactions among plants&quot;,&quot;author&quot;:[{&quot;family&quot;:&quot;Callaway&quot;,&quot;given&quot;:&quot;Ragan M&quot;,&quot;parse-names&quot;:false,&quot;dropping-particle&quot;:&quot;&quot;,&quot;non-dropping-particle&quot;:&quot;&quot;},{&quot;family&quot;:&quot;Pennings&quot;,&quot;given&quot;:&quot;Steven C&quot;,&quot;parse-names&quot;:false,&quot;dropping-particle&quot;:&quot;&quot;,&quot;non-dropping-particle&quot;:&quot;&quot;},{&quot;family&quot;:&quot;Richards&quot;,&quot;given&quot;:&quot;Christina L&quot;,&quot;parse-names&quot;:false,&quot;dropping-particle&quot;:&quot;&quot;,&quot;non-dropping-particle&quot;:&quot;&quot;}],&quot;container-title&quot;:&quot;Ecology&quot;,&quot;DOI&quot;:&quot;10.1890/0012-9658(2003)084[1115:PPAIAP]2.0.CO;2&quot;,&quot;ISSN&quot;:&quot;00129658&quot;,&quot;URL&quot;:&quot;https://doi.org/10.1890/0012-9658(2003)084[1115:PPAIAP]2.0.CO&quot;,&quot;issued&quot;:{&quot;date-parts&quot;:[[2003,5,1]]},&quot;page&quot;:&quot;1115-1128&quot;,&quot;abstract&quot;:&quot;We know a great deal about the plastic responses of plant phenotypes to the abiotic and biotic environment, but very little about the consequences of phenotypic plasticity for plant communities. In other words, we know that plant traits can vary widely for a given genotype, but we know little about the importance of trait-mediated interactions (TMI) among plants. Here, we discuss three major factors that affect the expression of phenotypic plasticity: variation in the abiotic environment, variation in the presence or identity of neighbors, and variation in herbivory. We consider how plastic responses to these factors might affect interactions among plants. Plastic responses to the abiotic environment have important consequences for conditionality in competitive effects, to the point of causing shifts from competitive to facilitative interactions. Because plants show a high degree of plasticity in response to neighbors, and even to the specific identify of neighbors, phenotypic plasticity may allow species to adjust to the composition of their communities, promoting coexistence and community diversity. Likewise, plastic responses to consumers may have various and counterintuitive consequences: induction of plant resistance, compensatory growth, and increased resource uptake may affect interactions among plants in ways that cannot be predicted simply by considering biomass lost to consumers. What little we know about TMI among plants suggests that they should not be ignored in plant community theory. Although work to date on the community consequences of phenotypic plasticity has been hampered by experimental constraints, new approaches such as manipulating phenotypes by using signals instead of actual environmental conditions and the use of transgenic plants should allow us to rapidly expand our understanding of the community consequences of plant plasticity.&quot;,&quot;publisher&quot;:&quot;John Wiley &amp; Sons, Ltd&quot;,&quot;issue&quot;:&quot;5&quot;,&quot;volume&quot;:&quot;84&quot;},&quot;isTemporary&quot;:false}],&quot;properties&quot;:{&quot;noteIndex&quot;:0},&quot;isEdited&quot;:false,&quot;manualOverride&quot;:{&quot;isManuallyOverriden&quot;:true,&quot;citeprocText&quot;:&quot;(Callaway et al., 2003)&quot;,&quot;manualOverrideText&quot;:&quot;Callaway et al. (2003)&quot;},&quot;citationTag&quot;:&quot;MENDELEY_CITATION_v3_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&quot;},{&quot;citationID&quot;:&quot;MENDELEY_CITATION_125c4e39-d494-45ff-91ed-678b8766dd6f&quot;,&quot;citationItems&quot;:[{&quot;id&quot;:&quot;787c61b3-6b72-360b-875d-48639f4a8afd&quot;,&quot;itemData&quot;:{&quot;type&quot;:&quot;article-journal&quot;,&quot;id&quot;:&quot;787c61b3-6b72-360b-875d-48639f4a8afd&quot;,&quot;title&quot;:&quot;Phenotypic plasticity and species coexistence&quot;,&quot;author&quot;:[{&quot;family&quot;:&quot;Turcotte&quot;,&quot;given&quot;:&quot;Martin M&quot;,&quot;parse-names&quot;:false,&quot;dropping-particle&quot;:&quot;&quot;,&quot;non-dropping-particle&quot;:&quot;&quot;},{&quot;family&quot;:&quot;Levine&quot;,&quot;given&quot;:&quot;Jonathan M&quot;,&quot;parse-names&quot;:false,&quot;dropping-particle&quot;:&quot;&quot;,&quot;non-dropping-particle&quot;:&quot;&quot;}],&quot;container-title&quot;:&quot;Trends in Ecology &amp; Evolution&quot;,&quot;DOI&quot;:&quot;https://doi.org/10.1016/j.tree.2016.07.013&quot;,&quot;ISSN&quot;:&quot;0169-5347&quot;,&quot;URL&quot;:&quot;https://www.sciencedirect.com/science/article/pii/S0169534716301215&quot;,&quot;issued&quot;:{&quot;date-parts&quot;:[[2016]]},&quot;page&quot;:&quot;803-813&quot;,&quot;abstract&quot;:&quot;Ecologists are increasingly interested in predicting how intraspecific variation and changing trait values impact species interactions and community composition. For many traits, much of this variation is caused by phenotypic plasticity, and thus the impact of plasticity on species coexistence deserves robust quantification. Partly due to a lack of sound theoretical expectations, empirical studies make contradictory claims regarding plasticity effects on coexistence. Our critical review of this literature, framed in modern coexistence theory, reveals that plasticity affects species interactions in ways that could impact stabilizing niche differences and competitive asymmetries. However, almost no study integrates these measures to quantify the net effect of plasticity on species coexistence. To address this challenge, we outline novel empirical approaches grounded in modern theory.&quot;,&quot;issue&quot;:&quot;10&quot;,&quot;volume&quot;:&quot;31&quot;},&quot;isTemporary&quot;:false}],&quot;properties&quot;:{&quot;noteIndex&quot;:0},&quot;isEdited&quot;:false,&quot;manualOverride&quot;:{&quot;isManuallyOverriden&quot;:true,&quot;citeprocText&quot;:&quot;(Turcotte &amp;#38; Levine, 2016)&quot;,&quot;manualOverrideText&quot;:&quot;Turcotte &amp; Levine (2016)&quot;},&quot;citationTag&quot;:&quot;MENDELEY_CITATION_v3_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&quot;},{&quot;citationID&quot;:&quot;MENDELEY_CITATION_a2484a14-e6e5-4163-b7b3-27f1c301796b&quot;,&quot;citationItems&quot;:[{&quot;id&quot;:&quot;30eab961-6881-363d-a2a1-31336be5979a&quot;,&quot;itemData&quot;:{&quot;type&quot;:&quot;article-journal&quot;,&quot;id&quot;:&quot;30eab961-6881-363d-a2a1-31336be5979a&quot;,&quot;title&quot;:&quot;How variation between individuals affects species coexistence&quot;,&quot;author&quot;:[{&quot;family&quot;:&quot;Hart&quot;,&quot;given&quot;:&quot;Simon P&quot;,&quot;parse-names&quot;:false,&quot;dropping-particle&quot;:&quot;&quot;,&quot;non-dropping-particle&quot;:&quot;&quot;},{&quot;family&quot;:&quot;Schreiber&quot;,&quot;given&quot;:&quot;Sebastian J&quot;,&quot;parse-names&quot;:false,&quot;dropping-particle&quot;:&quot;&quot;,&quot;non-dropping-particle&quot;:&quot;&quot;},{&quot;family&quot;:&quot;Levine&quot;,&quot;given&quot;:&quot;Jonathan M&quot;,&quot;parse-names&quot;:false,&quot;dropping-particle&quot;:&quot;&quot;,&quot;non-dropping-particle&quot;:&quot;&quot;}],&quot;container-title&quot;:&quot;Ecology Letters&quot;,&quot;DOI&quot;:&quot;https://doi.org/10.1111/ele.12618&quot;,&quot;ISSN&quot;:&quot;1461-023X&quot;,&quot;URL&quot;:&quot;https://doi.org/10.1111/ele.12618&quot;,&quot;issued&quot;:{&quot;date-parts&quot;:[[2016,8,1]]},&quot;page&quot;:&quot;825-838&quot;,&quot;abstract&quot;:&quot;Abstract Although the effects of variation between individuals within species are traditionally ignored in studies of species coexistence, the magnitude of intraspecific variation in nature is forcing ecologists to reconsider. Compelling intuitive arguments suggest that individual variation may provide a previously unrecognised route to diversity maintenance by blurring species-level competitive differences or substituting for species-level niche differences. These arguments, which are motivating a large body of empirical work, have rarely been evaluated with quantitative theory. Here we incorporate intraspecific variation into a common model of competition and identify three pathways by which this variation affects coexistence: (1) changes in competitive dynamics because of nonlinear averaging, (2) changes in species? mean interaction strengths because of variation in underlying traits (also via nonlinear averaging) and (3) effects on stochastic demography. As a consequence of the first two mechanisms, we find that intraspecific variation in competitive ability increases the dominance of superior competitors, and intraspecific niche variation reduces species-level niche differentiation, both of which make coexistence more difficult. In addition, individual variation can exacerbate the effects of demographic stochasticity, and this further destabilises coexistence. Our work provides a theoretical foundation for emerging empirical interests in the effects of intraspecific variation on species diversity.&quot;,&quot;publisher&quot;:&quot;John Wiley &amp; Sons, Ltd&quot;,&quot;issue&quot;:&quot;8&quot;,&quot;volume&quot;:&quot;19&quot;},&quot;isTemporary&quot;:false}],&quot;properties&quot;:{&quot;noteIndex&quot;:0},&quot;isEdited&quot;:false,&quot;manualOverride&quot;:{&quot;isManuallyOverriden&quot;:false,&quot;citeprocText&quot;:&quot;(Hart et al., 2016)&quot;,&quot;manualOverrideText&quot;:&quot;&quot;},&quot;citationTag&quot;:&quot;MENDELEY_CITATION_v3_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&quot;},{&quot;citationID&quot;:&quot;MENDELEY_CITATION_44c5761a-6853-4c10-a167-b58f7945a285&quot;,&quot;citationItems&quot;:[{&quot;id&quot;:&quot;e990fef5-1d49-30fe-ae91-17ef021776b3&quot;,&quot;itemData&quot;:{&quot;type&quot;:&quot;article-journal&quot;,&quot;id&quot;:&quot;e990fef5-1d49-30fe-ae91-17ef021776b3&quot;,&quot;title&quot;:&quot;Phenotypic variability promotes diversity and stability in competitive communities&quot;,&quot;author&quot;:[{&quot;family&quot;:&quot;Maynard&quot;,&quot;given&quot;:&quot;Daniel S&quot;,&quot;parse-names&quot;:false,&quot;dropping-particle&quot;:&quot;&quot;,&quot;non-dropping-particle&quot;:&quot;&quot;},{&quot;family&quot;:&quot;Serván&quot;,&quot;given&quot;:&quot;Carlos A&quot;,&quot;parse-names&quot;:false,&quot;dropping-particle&quot;:&quot;&quot;,&quot;non-dropping-particle&quot;:&quot;&quot;},{&quot;family&quot;:&quot;Capitán&quot;,&quot;given&quot;:&quot;José A&quot;,&quot;parse-names&quot;:false,&quot;dropping-particle&quot;:&quot;&quot;,&quot;non-dropping-particle&quot;:&quot;&quot;},{&quot;family&quot;:&quot;Allesina&quot;,&quot;given&quot;:&quot;Stefano&quot;,&quot;parse-names&quot;:false,&quot;dropping-particle&quot;:&quot;&quot;,&quot;non-dropping-particle&quot;:&quot;&quot;}],&quot;container-title&quot;:&quot;Ecology Letters&quot;,&quot;DOI&quot;:&quot;https://doi.org/10.1111/ele.13356&quot;,&quot;ISSN&quot;:&quot;1461-023X&quot;,&quot;URL&quot;:&quot;https://doi.org/10.1111/ele.13356&quot;,&quot;issued&quot;:{&quot;date-parts&quot;:[[2019,11,1]]},&quot;page&quot;:&quot;1776-1786&quot;,&quot;abstract&quot;:&quot;Abstract Intraspecific variation is at the core of evolutionary theory, and yet, from an ecological perspective, we have few robust expectations for how this variation should affect the dynamics of large communities. Here, by adapting an approach from evolutionary game theory, we show that the incorporation of phenotypic variability into competitive networks dramatically alters the dynamics across ecological timescales, stabilising the systems and buffering the communities against demographic perturbations. The beneficial effects of phenotypic variability are strongest when there are substantial differences among phenotypes and when phenotypes are inherited with moderately high fidelity; yet even low levels of variation lead to significant increases in diversity, stability, and robustness. By identifying a simple and ubiquitous stabilising force in competitive communities, this work contributes to our core understanding of how biological diversity is maintained in natural systems.&quot;,&quot;publisher&quot;:&quot;John Wiley &amp; Sons, Ltd&quot;,&quot;issue&quot;:&quot;11&quot;,&quot;volume&quot;:&quot;22&quot;},&quot;isTemporary&quot;:false}],&quot;properties&quot;:{&quot;noteIndex&quot;:0},&quot;isEdited&quot;:false,&quot;manualOverride&quot;:{&quot;isManuallyOverriden&quot;:false,&quot;citeprocText&quot;:&quot;(Maynard et al., 2019)&quot;,&quot;manualOverrideText&quot;:&quot;&quot;},&quot;citationTag&quot;:&quot;MENDELEY_CITATION_v3_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&quot;},{&quot;citationID&quot;:&quot;MENDELEY_CITATION_4eacfc1f-525b-4b99-bec4-41cbe65fd54f&quot;,&quot;citationItems&quot;:[{&quot;id&quot;:&quot;9facba08-68a9-319b-889c-e679e9a1a387&quot;,&quot;itemData&quot;:{&quot;type&quot;:&quot;article-journal&quot;,&quot;id&quot;:&quot;9facba08-68a9-319b-889c-e679e9a1a387&quot;,&quot;title&quot;:&quot;Modifying modifiers: What happens when interspecific interactions interact?&quot;,&quot;author&quot;:[{&quot;family&quot;:&quot;Golubski&quot;,&quot;given&quot;:&quot;Antonio J&quot;,&quot;parse-names&quot;:false,&quot;dropping-particle&quot;:&quot;&quot;,&quot;non-dropping-particle&quot;:&quot;&quot;},{&quot;family&quot;:&quot;Abrams&quot;,&quot;given&quot;:&quot;Peter A&quot;,&quot;parse-names&quot;:false,&quot;dropping-particle&quot;:&quot;&quot;,&quot;non-dropping-particle&quot;:&quot;&quot;}],&quot;container-title&quot;:&quot;Journal of Animal Ecology&quot;,&quot;DOI&quot;:&quot;https://doi.org/10.1111/j.1365-2656.2011.01852.x&quot;,&quot;ISSN&quot;:&quot;0021-8790&quot;,&quot;URL&quot;:&quot;https://doi.org/10.1111/j.1365-2656.2011.01852.x&quot;,&quot;issued&quot;:{&quot;date-parts&quot;:[[2011,9,1]]},&quot;page&quot;:&quot;1097-1108&quot;,&quot;abstract&quot;:&quot;Summary 1.?The strength of the trophic link between any given pair of species in a food web is likely to depend on the presence and/or densities of other species in the community. How these trophic interaction modifications (TIMs) interact with one another to produce a net modifying effect is an important but under-explored issue. 2.?We review several specific types of TIMs that are well understood to address whether the magnitude of the net modification changes with the number of modifiers, and whether modifiers usually increase or decrease each other?s effects. 3.?Modifications of interactions are generally not independent. It is likely that TIMs interact antagonistically in the majority of cases; the magnitudes of TIMs decrease as more modifiers are added, or new TIMs reduce the magnitudes of modifications that are already present. 4.?Individual modifications are likely to have a smaller effect in many-species systems than expected from independent combination of modifications measured in systems with relatively few species. Thus, models that lack explicit TIMs may in some cases yield adequate predictions for species-level perturbations, provided that the net effects of TIMs are implicitly included in measured interaction strengths. 5.?Many types of TIMs share structural similarities. Nevertheless, a complete understanding of their effects may require theory that distinguishes different ?functional groups? of modifiers and addresses how these are structured according to trophic relationships.&quot;,&quot;publisher&quot;:&quot;John Wiley &amp; Sons, Ltd&quot;,&quot;issue&quot;:&quot;5&quot;,&quot;volume&quot;:&quot;80&quot;},&quot;isTemporary&quot;:false}],&quot;properties&quot;:{&quot;noteIndex&quot;:0},&quot;isEdited&quot;:false,&quot;manualOverride&quot;:{&quot;isManuallyOverriden&quot;:true,&quot;citeprocText&quot;:&quot;(Golubski &amp;#38; Abrams, 2011)&quot;,&quot;manualOverrideText&quot;:&quot;Golubski &amp; Abrams, 2011&quot;},&quot;citationTag&quot;:&quot;MENDELEY_CITATION_v3_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&quot;},{&quot;citationID&quot;:&quot;MENDELEY_CITATION_9d057d7c-8ce3-449e-8295-9e9b5d7c55e1&quot;,&quot;citationItems&quot;:[{&quot;id&quot;:&quot;acd37a7e-6253-3f51-b1bd-fa420bc14d98&quot;,&quot;itemData&quot;:{&quot;type&quot;:&quot;book&quot;,&quot;id&quot;:&quot;acd37a7e-6253-3f51-b1bd-fa420bc14d98&quot;,&quot;title&quot;:&quot;Trait-Mediated Indirect Interactions: Ecological and Evolutionary Perspectives&quot;,&quot;author&quot;:[{&quot;family&quot;:&quot;Ohgushi&quot;,&quot;given&quot;:&quot;T&quot;,&quot;parse-names&quot;:false,&quot;dropping-particle&quot;:&quot;&quot;,&quot;non-dropping-particle&quot;:&quot;&quot;},{&quot;family&quot;:&quot;Schmitz&quot;,&quot;given&quot;:&quot;O&quot;,&quot;parse-names&quot;:false,&quot;dropping-particle&quot;:&quot;&quot;,&quot;non-dropping-particle&quot;:&quot;&quot;},{&quot;family&quot;:&quot;Holt&quot;,&quot;given&quot;:&quot;R D&quot;,&quot;parse-names&quot;:false,&quot;dropping-particle&quot;:&quot;&quot;,&quot;non-dropping-particle&quot;:&quot;&quot;}],&quot;collection-title&quot;:&quot;Ecological Reviews&quot;,&quot;ISBN&quot;:&quot;9781107001831&quot;,&quot;URL&quot;:&quot;https://books.google.com/books?id=eKyb-m_Wym8C&quot;,&quot;issued&quot;:{&quot;date-parts&quot;:[[2012]]},&quot;publisher&quot;:&quot;Cambridge University Press&quot;},&quot;isTemporary&quot;:false}],&quot;properties&quot;:{&quot;noteIndex&quot;:0},&quot;isEdited&quot;:false,&quot;manualOverride&quot;:{&quot;isManuallyOverriden&quot;:true,&quot;citeprocText&quot;:&quot;(Ohgushi et al., 2012)&quot;,&quot;manualOverrideText&quot;:&quot;Ohgushi et al., 2012&quot;},&quot;citationTag&quot;:&quot;MENDELEY_CITATION_v3_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&quot;},{&quot;citationID&quot;:&quot;MENDELEY_CITATION_619717e4-8e6f-465f-87de-a8a922d63d0b&quot;,&quot;citationItems&quot;:[{&quot;id&quot;:&quot;fc243602-796e-3b3d-bbfe-3beecd0949ec&quot;,&quot;itemData&quot;:{&quot;type&quot;:&quot;article-journal&quot;,&quot;id&quot;:&quot;fc243602-796e-3b3d-bbfe-3beecd0949ec&quot;,&quot;title&quot;:&quot;Multiple interactions networks: Towards more realistic descriptions of the web of life&quot;,&quot;author&quot;:[{&quot;family&quot;:&quot;García-Callejas&quot;,&quot;given&quot;:&quot;David&quot;,&quot;parse-names&quot;:false,&quot;dropping-particle&quot;:&quot;&quot;,&quot;non-dropping-particle&quot;:&quot;&quot;},{&quot;family&quot;:&quot;Molowny-Horas&quot;,&quot;given&quot;:&quot;Roberto&quot;,&quot;parse-names&quot;:false,&quot;dropping-particle&quot;:&quot;&quot;,&quot;non-dropping-particle&quot;:&quot;&quot;},{&quot;family&quot;:&quot;Araújo&quot;,&quot;given&quot;:&quot;Miguel B&quot;,&quot;parse-names&quot;:false,&quot;dropping-particle&quot;:&quot;&quot;,&quot;non-dropping-particle&quot;:&quot;&quot;}],&quot;container-title&quot;:&quot;Oikos&quot;,&quot;DOI&quot;:&quot;https://doi.org/10.1111/oik.04428&quot;,&quot;ISSN&quot;:&quot;0030-1299&quot;,&quot;URL&quot;:&quot;https://doi.org/10.1111/oik.04428&quot;,&quot;issued&quot;:{&quot;date-parts&quot;:[[2018,1,1]]},&quot;page&quot;:&quot;5-22&quot;,&quot;abstract&quot;:&quot;Ecological communities are defined by species interacting dynamically in a given location at a given time, and can be conveniently represented as networks of interactions. Pairwise interactions can be ascribed to one of five main types, depending on their outcome for the species involved: amensalism, antagonism (including predation, parasitism and disease), commensalism, competition or mutualism. While most studies have dealt so far with networks involving one single type of interaction at a time, often focusing on a specific clade and/or guild, recent studies are being developed that consider networks with more than one interaction type and across several levels of biological organisation. We review these developments and suggest that three main frameworks are in use to investigate the properties of multiple interactions networks: ?expanded food-webs?, ?multilayer networks? and ?equal footing networks?. They differ on how interactions are classified and implemented in mathematical models, and on whether the effect of different interaction types is expressed in the same units. We analyse the mathematical and ecological assumptions of these three approaches, and identify some of the questions that can be addressed with each one of them. Since the overwhelming majority of studies on multiple interactions are theoretical and use artificially generated data, we also provide recommendations for the incorporation of field data in such studies.&quot;,&quot;publisher&quot;:&quot;John Wiley &amp; Sons, Ltd&quot;,&quot;issue&quot;:&quot;1&quot;,&quot;volume&quot;:&quot;127&quot;},&quot;isTemporary&quot;:false}],&quot;properties&quot;:{&quot;noteIndex&quot;:0},&quot;isEdited&quot;:false,&quot;manualOverride&quot;:{&quot;isManuallyOverriden&quot;:true,&quot;citeprocText&quot;:&quot;(García-Callejas et al., 2018)&quot;,&quot;manualOverrideText&quot;:&quot;García-Callejas et al., 2018&quot;},&quot;citationTag&quot;:&quot;MENDELEY_CITATION_v3_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&quot;},{&quot;citationID&quot;:&quot;MENDELEY_CITATION_6d3f9bc1-8772-46e6-9d2f-882139bacd5a&quot;,&quot;citationItems&quot;:[{&quot;id&quot;:&quot;d549b223-41b7-3ce1-9248-dbd43247bb39&quot;,&quot;itemData&quot;:{&quot;type&quot;:&quot;article-journal&quot;,&quot;id&quot;:&quot;d549b223-41b7-3ce1-9248-dbd43247bb39&quot;,&quot;title&quot;:&quot;Trophic interaction modifications: An empirical and theoretical framework&quot;,&quot;author&quot;:[{&quot;family&quot;:&quot;Terry&quot;,&quot;given&quot;:&quot;J Christopher D&quot;,&quot;parse-names&quot;:false,&quot;dropping-particle&quot;:&quot;&quot;,&quot;non-dropping-particle&quot;:&quot;&quot;},{&quot;family&quot;:&quot;Morris&quot;,&quot;given&quot;:&quot;Rebecca J&quot;,&quot;parse-names&quot;:false,&quot;dropping-particle&quot;:&quot;&quot;,&quot;non-dropping-particle&quot;:&quot;&quot;},{&quot;family&quot;:&quot;Bonsall&quot;,&quot;given&quot;:&quot;Michael B&quot;,&quot;parse-names&quot;:false,&quot;dropping-particle&quot;:&quot;&quot;,&quot;non-dropping-particle&quot;:&quot;&quot;}],&quot;container-title&quot;:&quot;Ecology Letters&quot;,&quot;DOI&quot;:&quot;https://doi.org/10.1111/ele.12824&quot;,&quot;ISSN&quot;:&quot;1461-023X&quot;,&quot;URL&quot;:&quot;https://doi.org/10.1111/ele.12824&quot;,&quot;issued&quot;:{&quot;date-parts&quot;:[[2017,10,1]]},&quot;page&quot;:&quot;1219-1230&quot;,&quot;abstract&quot;:&quot;Abstract Consumer?resource interactions are often influenced by other species in the community. At present these ?trophic interaction modifications? are rarely included in ecological models despite demonstrations that they can drive system dynamics. Here, we advocate and extend an approach that has the potential to unite and represent this key group of non-trophic interactions by emphasising the change to trophic interactions induced by modifying species. We highlight the opportunities this approach brings in comparison to frameworks that coerce trophic interaction modifications into pairwise relationships. To establish common frames of reference and explore the value of the approach, we set out a range of metrics for the ?strength? of an interaction modification which incorporate increasing levels of contextual information about the system. Through demonstrations in three-species model systems, we establish that these metrics capture complimentary aspects of interaction modifications. We show how the approach can be used in a range of empirical contexts; we identify as specific gaps in current understanding experiments with multiple levels of modifier species and the distributions of modifications in networks. The trophic interaction modification approach we propose can motivate and unite empirical and theoretical studies of system dynamics, providing a route to confront ecological complexity.&quot;,&quot;publisher&quot;:&quot;John Wiley &amp; Sons, Ltd&quot;,&quot;issue&quot;:&quot;10&quot;,&quot;volume&quot;:&quot;20&quot;},&quot;isTemporary&quot;:false},{&quot;id&quot;:&quot;495b5b59-f3b8-39df-8ae3-2dc7154e325f&quot;,&quot;itemData&quot;:{&quot;type&quot;:&quot;article-journal&quot;,&quot;id&quot;:&quot;495b5b59-f3b8-39df-8ae3-2dc7154e325f&quot;,&quot;title&quot;:&quot;Identifying important interaction modifications in ecological systems&quot;,&quot;author&quot;:[{&quot;family&quot;:&quot;Terry&quot;,&quot;given&quot;:&quot;J Christopher D&quot;,&quot;parse-names&quot;:false,&quot;dropping-particle&quot;:&quot;&quot;,&quot;non-dropping-particle&quot;:&quot;&quot;},{&quot;family&quot;:&quot;Bonsall&quot;,&quot;given&quot;:&quot;Michael B&quot;,&quot;parse-names&quot;:false,&quot;dropping-particle&quot;:&quot;&quot;,&quot;non-dropping-particle&quot;:&quot;&quot;},{&quot;family&quot;:&quot;Morris&quot;,&quot;given&quot;:&quot;Rebecca J&quot;,&quot;parse-names&quot;:false,&quot;dropping-particle&quot;:&quot;&quot;,&quot;non-dropping-particle&quot;:&quot;&quot;}],&quot;container-title&quot;:&quot;Oikos&quot;,&quot;DOI&quot;:&quot;https://doi.org/10.1111/oik.06353&quot;,&quot;ISSN&quot;:&quot;0030-1299&quot;,&quot;URL&quot;:&quot;https://doi.org/10.1111/oik.06353&quot;,&quot;issued&quot;:{&quot;date-parts&quot;:[[2020,2,1]]},&quot;page&quot;:&quot;147-157&quot;,&quot;abstract&quot;:&quot;Trophic interaction modifications, where a consumer?resource link is affected by additional species, are widespread and significant causes of non-trophic effects in ecological networks. The sheer number of potential interaction modifications in ecological systems poses a considerable challenge, making prioritisation for empirical study essential. Here, we introduce measures to quantify the topological relationship of individual interaction modifications relative to the underlying network. We use these, together with measures for the strength of trophic interaction modifications, to identify features of modifications that are most likely to exert significant effects on the dynamics of whole systems. Using a set of simulated food webs and randomly distributed interaction modifications, we test whether a subset of interaction modifications important for the local stability and direction of species responses to perturbation of complex networks can be identified. We show that trophic interaction modifications have particular importance for dynamics when they affect interactions with a high biomass flux, connect species otherwise distantly linked, and where high trophic-level species modify interactions lower in the food web. In contrast, the centrality of modifications in the network provided little information. This work demonstrates that analyses of interaction modifications can be tractable at the network scale and highlights the importance of understanding the relationship between the distributions of trophic and non-trophic effects.&quot;,&quot;publisher&quot;:&quot;John Wiley &amp; Sons, Ltd&quot;,&quot;issue&quot;:&quot;2&quot;,&quot;volume&quot;:&quot;129&quot;},&quot;isTemporary&quot;:false}],&quot;properties&quot;:{&quot;noteIndex&quot;:0},&quot;isEdited&quot;:false,&quot;manualOverride&quot;:{&quot;isManuallyOverriden&quot;:false,&quot;citeprocText&quot;:&quot;(Terry et al., 2017, 2020)&quot;,&quot;manualOverrideText&quot;:&quot;&quot;},&quot;citationTag&quot;:&quot;MENDELEY_CITATION_v3_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&quot;},{&quot;citationID&quot;:&quot;MENDELEY_CITATION_bc689075-7a8a-4bbe-9dfe-debdc68de3b6&quot;,&quot;citationItems&quot;:[{&quot;id&quot;:&quot;ceb89d6d-042d-3479-b456-366fd326eb53&quot;,&quot;itemData&quot;:{&quot;type&quot;:&quot;article-journal&quot;,&quot;id&quot;:&quot;ceb89d6d-042d-3479-b456-366fd326eb53&quot;,&quot;title&quot;:&quot;Direct plant–predator interactions as determinants of food chain dynamics&quot;,&quot;author&quot;:[{&quot;family&quot;:&quot;Holt&quot;,&quot;given&quot;:&quot;Robert D&quot;,&quot;parse-names&quot;:false,&quot;dropping-particle&quot;:&quot;&quot;,&quot;non-dropping-particle&quot;:&quot;&quot;},{&quot;family&quot;:&quot;Barfield&quot;,&quot;given&quot;:&quot;Michael&quot;,&quot;parse-names&quot;:false,&quot;dropping-particle&quot;:&quot;&quot;,&quot;non-dropping-particle&quot;:&quot;&quot;}],&quot;container-title&quot;:&quot;Journal of Theoretical Biology&quot;,&quot;DOI&quot;:&quot;https://doi.org/10.1016/j.jtbi.2013.04.034&quot;,&quot;ISSN&quot;:&quot;0022-5193&quot;,&quot;URL&quot;:&quot;https://www.sciencedirect.com/science/article/pii/S0022519313002026&quot;,&quot;issued&quot;:{&quot;date-parts&quot;:[[2013]]},&quot;page&quot;:&quot;47-57&quot;,&quot;abstract&quot;:&quot;Predator–prey interactions play out in a physical matrix defined at least to some extent by the quantity and architecture of plants. Ambush predators for instance might more effectively encounter and capture prey in thick vegetation than in thin, open vegetation with good visibility. Yet these vegetation attributes are themselves potentially influenced by the intensity of herbivory, which in turn reflects the magnitude of predation. This intertwining of trophic interactions and basal biomass leads to a largely unexplored feedback in food chain dynamics. In this paper, we examine a number of extensions of standard predator–prey and food chain models that incorporate this kind of “bottom–up” influence on trophic interactions. Even simple models reveal a range of interesting behaviors. For instance, vegetation-dependent attack rates can generate alternative stable states, in one of which the predator effectively limits herbivores to low numbers, freeing plants of substantial regulation by herbivory, and in the other of which the predator is either absent, or present as an ineffective top trophic level. This can occur both in models in which the top predator is a specialist, completely dependent upon the herbivore, and in models in which the top predator is a generalist, inflicting mortality upon the focal prey species, but itself sustained in numbers by alternative prey. Another possibility is that the feedback between basal biomass and attack rates destabilizes the trophic interactions, leading to sustained oscillations in food chains. Comparable effects can arise if handling times depend upon vegetation biomass. These models illustrate the rich complexity of effects that can arise even in relatively simple community models, once one takes into account the range of potential feedback effects that are potentially present.&quot;,&quot;volume&quot;:&quot;339&quot;},&quot;isTemporary&quot;:false}],&quot;properties&quot;:{&quot;noteIndex&quot;:0},&quot;isEdited&quot;:false,&quot;manualOverride&quot;:{&quot;isManuallyOverriden&quot;:true,&quot;citeprocText&quot;:&quot;(Holt &amp;#38; Barfield, 2013)&quot;,&quot;manualOverrideText&quot;:&quot;Holt &amp; Barfield, 2013&quot;},&quot;citationTag&quot;:&quot;MENDELEY_CITATION_v3_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&quot;},{&quot;citationID&quot;:&quot;MENDELEY_CITATION_22d964d6-6762-4e18-8e27-463cc8b7876c&quot;,&quot;citationItems&quot;:[{&quot;id&quot;:&quot;48511559-b696-3ffb-9543-750ddda3f9af&quot;,&quot;itemData&quot;:{&quot;type&quot;:&quot;article-journal&quot;,&quot;id&quot;:&quot;48511559-b696-3ffb-9543-750ddda3f9af&quot;,&quot;title&quot;:&quot;Bacterial Growth Control Mechanisms Inferred from Multivariate Statistical Analysis of Single-Cell Measurements&quot;,&quot;author&quot;:[{&quot;family&quot;:&quot;Kohram&quot;,&quot;given&quot;:&quot;Maryam&quot;,&quot;parse-names&quot;:false,&quot;dropping-particle&quot;:&quot;&quot;,&quot;non-dropping-particle&quot;:&quot;&quot;},{&quot;family&quot;:&quot;Vashistha&quot;,&quot;given&quot;:&quot;Harsh&quot;,&quot;parse-names&quot;:false,&quot;dropping-particle&quot;:&quot;&quot;,&quot;non-dropping-particle&quot;:&quot;&quot;},{&quot;family&quot;:&quot;Leibler&quot;,&quot;given&quot;:&quot;Stanislas&quot;,&quot;parse-names&quot;:false,&quot;dropping-particle&quot;:&quot;&quot;,&quot;non-dropping-particle&quot;:&quot;&quot;},{&quot;family&quot;:&quot;Xue&quot;,&quot;given&quot;:&quot;BingKan Kan&quot;,&quot;parse-names&quot;:false,&quot;dropping-particle&quot;:&quot;&quot;,&quot;non-dropping-particle&quot;:&quot;&quot;},{&quot;family&quot;:&quot;Salman&quot;,&quot;given&quot;:&quot;Hanna&quot;,&quot;parse-names&quot;:false,&quot;dropping-particle&quot;:&quot;&quot;,&quot;non-dropping-particle&quot;:&quot;&quot;}],&quot;container-title&quot;:&quot;Current Biology&quot;,&quot;DOI&quot;:&quot;10.1016/j.cub.2020.11.063&quot;,&quot;ISSN&quot;:&quot;0960-9822&quot;,&quot;URL&quot;:&quot;https://doi.org/10.1016/j.cub.2020.11.063&quot;,&quot;issued&quot;:{&quot;date-parts&quot;:[[2021,3,8]]},&quot;page&quot;:&quot;955-964.e4&quot;,&quot;abstract&quot;:&quot;Analysis of single-cell measurements of bacterial growth and division often relied on testing preconceived models of cell size control mechanisms. Such an approach could limit the scope of data analysis and prevent us from uncovering new information. Here, we take an ?agnostic? approach by applying regression methods to multiple simultaneously measured cellular variables, which allow us to infer dependencies among those variables from their apparent correlations. Besides previously observed correlations attributed to particular cell size control mechanisms, we identify dependencies that point to potentially new mechanisms. In particular, cells born smaller than their sisters tend to grow faster and make up for the size difference acquired during division. We also find that sister cells are correlated beyond what single-cell, size-control models predict. These trends are consistently found in repeat experiments, although the dependencies vary quantitatively. Such variation highlights the sensitivity of cell growth to environmental variations and the limitation of currently used experimental setups.&quot;,&quot;publisher&quot;:&quot;Elsevier&quot;,&quot;issue&quot;:&quot;5&quot;,&quot;volume&quot;:&quot;31&quot;},&quot;isTemporary&quot;:false}],&quot;properties&quot;:{&quot;noteIndex&quot;:0},&quot;isEdited&quot;:false,&quot;manualOverride&quot;:{&quot;isManuallyOverriden&quot;:true,&quot;citeprocText&quot;:&quot;(Kohram et al., 2021)&quot;,&quot;manualOverrideText&quot;:&quot;Kohram et al., 2021&quot;},&quot;citationTag&quot;:&quot;MENDELEY_CITATION_v3_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&quot;},{&quot;citationID&quot;:&quot;MENDELEY_CITATION_aced44c9-ecfa-4a68-82ad-9adeddc918a0&quot;,&quot;citationItems&quot;:[{&quot;id&quot;:&quot;06f7b278-7f8b-349f-8b47-42eedf53c63e&quot;,&quot;itemData&quot;:{&quot;type&quot;:&quot;article-journal&quot;,&quot;id&quot;:&quot;06f7b278-7f8b-349f-8b47-42eedf53c63e&quot;,&quot;title&quot;:&quot;Nongenetic individuality, changeability, and inheritance in bacterial behavior&quot;,&quot;author&quot;:[{&quot;family&quot;:&quot;Pleska&quot;,&quot;given&quot;:&quot;Maros&quot;,&quot;parse-names&quot;:false,&quot;dropping-particle&quot;:&quot;&quot;,&quot;non-dropping-particle&quot;:&quot;&quot;},{&quot;family&quot;:&quot;Jordan&quot;,&quot;given&quot;:&quot;David&quot;,&quot;parse-names&quot;:false,&quot;dropping-particle&quot;:&quot;&quot;,&quot;non-dropping-particle&quot;:&quot;&quot;},{&quot;family&quot;:&quot;Frentz&quot;,&quot;given&quot;:&quot;Zak&quot;,&quot;parse-names&quot;:false,&quot;dropping-particle&quot;:&quot;&quot;,&quot;non-dropping-particle&quot;:&quot;&quot;},{&quot;family&quot;:&quot;Xue&quot;,&quot;given&quot;:&quot;BingKan&quot;,&quot;parse-names&quot;:false,&quot;dropping-particle&quot;:&quot;&quot;,&quot;non-dropping-particle&quot;:&quot;&quot;},{&quot;family&quot;:&quot;Leibler&quot;,&quot;given&quot;:&quot;Stanislas&quot;,&quot;parse-names&quot;:false,&quot;dropping-particle&quot;:&quot;&quot;,&quot;non-dropping-particle&quot;:&quot;&quot;}],&quot;container-title&quot;:&quot;Proceedings of the National Academy of Sciences&quot;,&quot;DOI&quot;:&quot;10.1073/pnas.2023322118&quot;,&quot;URL&quot;:&quot;https://doi.org/10.1073/pnas.2023322118&quot;,&quot;issued&quot;:{&quot;date-parts&quot;:[[2021,3,30]]},&quot;page&quot;:&quot;e2023322118&quot;,&quot;abstract&quot;:&quot;Isogenic microbial populations in constant and homogeneous environments can display remarkable levels of phenotypic diversity. Quantitative understanding of how such diversity is generated and maintained in populations is, however, experimentally and theoretically challenging. We focus on the swimming behavior of Escherichia coli as a model system of phenotypic diversity and show that, despite temporal changes in behavior that each individual undergoes, significant differences between individuals persist throughout most of their lifetimes. While the behavior of even closely related bacteria can be remarkably different, the behavioral variations produced by nongenetic mechanisms are inherited across generations. The general experimental and theoretical framework developed here can be applied to study quantitative aspects of phenotypic diversity in many biological systems.Isogenic populations often display remarkable levels of phenotypic diversity even in constant, homogeneous environments. Such diversity results from differences between individuals (“nongenetic individuality”) as well as changes during individuals’ lifetimes (“changeability”). Yet, studies that capture and quantify both sources of diversity are scarce. Here we measure the swimming behavior of hundreds of Escherichia coli bacteria continuously over two generations and use a model-independent method for quantifying behavior to show that the behavioral space of E. coli is low-dimensional, with variations occurring mainly along two independent and interpretable behavioral traits. By statistically decomposing the diversity in these two traits, we find that individuality is the main source of diversity, while changeability makes a smaller but significant contribution. Finally, we show that even though traits of closely related individuals can be remarkably different, they exhibit positive correlations across generations that imply nongenetic inheritance. The model-independent experimental and theoretical framework developed here paves the way for more general studies of microbial behavioral diversity.&quot;,&quot;issue&quot;:&quot;13&quot;,&quot;volume&quot;:&quot;118&quot;},&quot;isTemporary&quot;:false}],&quot;properties&quot;:{&quot;noteIndex&quot;:0},&quot;isEdited&quot;:false,&quot;manualOverride&quot;:{&quot;isManuallyOverriden&quot;:true,&quot;citeprocText&quot;:&quot;(Pleska et al., 2021)&quot;,&quot;manualOverrideText&quot;:&quot;Pleska et al., 2021&quot;},&quot;citationTag&quot;:&quot;MENDELEY_CITATION_v3_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&quot;},{&quot;citationID&quot;:&quot;MENDELEY_CITATION_c5ef266e-104e-4a90-8d04-fd2cc08599b7&quot;,&quot;citationItems&quot;:[{&quot;id&quot;:&quot;7968f94c-e417-372d-b284-e5149b8c6a7b&quot;,&quot;itemData&quot;:{&quot;type&quot;:&quot;chapter&quot;,&quot;id&quot;:&quot;7968f94c-e417-372d-b284-e5149b8c6a7b&quot;,&quot;title&quot;:&quot;Trait-mediated effects, density dependence and the dynamic stability of ecological systems&quot;,&quot;author&quot;:[{&quot;family&quot;:&quot;Holt&quot;,&quot;given&quot;:&quot;Robert D&quot;,&quot;parse-names&quot;:false,&quot;dropping-particle&quot;:&quot;&quot;,&quot;non-dropping-particle&quot;:&quot;&quot;},{&quot;family&quot;:&quot;Barfield&quot;,&quot;given&quot;:&quot;Michael&quot;,&quot;parse-names&quot;:false,&quot;dropping-particle&quot;:&quot;&quot;,&quot;non-dropping-particle&quot;:&quot;&quot;}],&quot;container-title&quot;:&quot;Trait-mediated indirect interactions: ecological and evolutionary perspectives&quot;,&quot;issued&quot;:{&quot;date-parts&quot;:[[2012]]},&quot;publisher&quot;:&quot;Cambridge University Press&quot;,&quot;volume&quot;:&quot;89&quot;},&quot;isTemporary&quot;:false}],&quot;properties&quot;:{&quot;noteIndex&quot;:0},&quot;isEdited&quot;:false,&quot;manualOverride&quot;:{&quot;isManuallyOverriden&quot;:false,&quot;citeprocText&quot;:&quot;(Holt &amp;#38; Barfield, 2012)&quot;,&quot;manualOverrideText&quot;:&quot;&quot;},&quot;citationTag&quot;:&quot;MENDELEY_CITATION_v3_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&quot;},{&quot;citationID&quot;:&quot;MENDELEY_CITATION_58cc7957-0348-4365-8507-ba692d00c3ed&quot;,&quot;citationItems&quot;:[{&quot;id&quot;:&quot;1851cc40-fb45-37a5-9bbd-c86696a731dc&quot;,&quot;itemData&quot;:{&quot;type&quot;:&quot;article-journal&quot;,&quot;id&quot;:&quot;1851cc40-fb45-37a5-9bbd-c86696a731dc&quot;,&quot;title&quot;:&quot;Leaf rehydration capacity: Associations with other indices of drought tolerance and environment&quot;,&quot;author&quot;:[{&quot;family&quot;:&quot;John&quot;,&quot;given&quot;:&quot;Grace P&quot;,&quot;parse-names&quot;:false,&quot;dropping-particle&quot;:&quot;&quot;,&quot;non-dropping-particle&quot;:&quot;&quot;},{&quot;family&quot;:&quot;Henry&quot;,&quot;given&quot;:&quot;Christian&quot;,&quot;parse-names&quot;:false,&quot;dropping-particle&quot;:&quot;&quot;,&quot;non-dropping-particle&quot;:&quot;&quot;},{&quot;family&quot;:&quot;Sack&quot;,&quot;given&quot;:&quot;Lawren&quot;,&quot;parse-names&quot;:false,&quot;dropping-particle&quot;:&quot;&quot;,&quot;non-dropping-particle&quot;:&quot;&quot;}],&quot;container-title&quot;:&quot;Plant, Cell &amp; Environment&quot;,&quot;DOI&quot;:&quot;https://doi.org/10.1111/pce.13390&quot;,&quot;ISSN&quot;:&quot;0140-7791&quot;,&quot;URL&quot;:&quot;https://doi.org/10.1111/pce.13390&quot;,&quot;issued&quot;:{&quot;date-parts&quot;:[[2018,11,1]]},&quot;page&quot;:&quot;2638-2653&quot;,&quot;abstract&quot;:&quot;Abstract Clarifying the mechanisms of leaf and whole plant drought responses is critical to predict the impacts of ongoing climate change. The loss of rehydration capacity has been used for decades as a metric of leaf dehydration tolerance but has not been compared with other aspects of drought tolerance. We refined methods for quantifying the percent loss of rehydration capacity (PLRC), and for 18 Southern California woody species, we determined the relative water content and leaf water potential at PLRC of 10%, 25%, and 50%, and, additionally, the PLRC at important stages of dehydration including stomatal closure and turgor loss. On average, PLRC of 10% occurred below turgor loss point and at similar water status to 80% decline of stomatal conductance. As hypothesized, the sensitivity to loss of leaf rehydration capacity varied across species, leaf habits, and ecosystems and correlated with other drought tolerance traits, including the turgor loss point and structural traits including leaf mass per area. A new database of PLRC for 89 species from the global literature indicated greater leaf rehydration capacity in ecosystems with lower growing season moisture availability, indicating an adaptive role of leaf cell dehydration tolerance within the complex of drought tolerance traits.&quot;,&quot;publisher&quot;:&quot;John Wiley &amp; Sons, Ltd&quot;,&quot;issue&quot;:&quot;11&quot;,&quot;volume&quot;:&quot;41&quot;},&quot;isTemporary&quot;:false}],&quot;properties&quot;:{&quot;noteIndex&quot;:0},&quot;isEdited&quot;:false,&quot;manualOverride&quot;:{&quot;isManuallyOverriden&quot;:true,&quot;citeprocText&quot;:&quot;(John et al., 2018)&quot;,&quot;manualOverrideText&quot;:&quot;John et al., 2018&quot;},&quot;citationTag&quot;:&quot;MENDELEY_CITATION_v3_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&quot;},{&quot;citationID&quot;:&quot;MENDELEY_CITATION_d5ce7004-3b8a-41e3-802b-ae6a9ee0fad6&quot;,&quot;citationItems&quot;:[{&quot;id&quot;:&quot;8308c61e-ec29-3834-89b1-44305985ac3b&quot;,&quot;itemData&quot;:{&quot;type&quot;:&quot;article-journal&quot;,&quot;id&quot;:&quot;8308c61e-ec29-3834-89b1-44305985ac3b&quot;,&quot;title&quot;:&quot;A stomatal safety-efficiency trade-off constrains responses to leaf dehydration&quot;,&quot;author&quot;:[{&quot;family&quot;:&quot;Henry&quot;,&quot;given&quot;:&quot;Christian&quot;,&quot;parse-names&quot;:false,&quot;dropping-particle&quot;:&quot;&quot;,&quot;non-dropping-particle&quot;:&quot;&quot;},{&quot;family&quot;:&quot;John&quot;,&quot;given&quot;:&quot;Grace P&quot;,&quot;parse-names&quot;:false,&quot;dropping-particle&quot;:&quot;&quot;,&quot;non-dropping-particle&quot;:&quot;&quot;},{&quot;family&quot;:&quot;Pan&quot;,&quot;given&quot;:&quot;Ruihua&quot;,&quot;parse-names&quot;:false,&quot;dropping-particle&quot;:&quot;&quot;,&quot;non-dropping-particle&quot;:&quot;&quot;},{&quot;family&quot;:&quot;Bartlett&quot;,&quot;given&quot;:&quot;Megan K&quot;,&quot;parse-names&quot;:false,&quot;dropping-particle&quot;:&quot;&quot;,&quot;non-dropping-particle&quot;:&quot;&quot;},{&quot;family&quot;:&quot;Fletcher&quot;,&quot;given&quot;:&quot;Leila R&quot;,&quot;parse-names&quot;:false,&quot;dropping-particle&quot;:&quot;&quot;,&quot;non-dropping-particle&quot;:&quot;&quot;},{&quot;family&quot;:&quot;Scoffoni&quot;,&quot;given&quot;:&quot;Christine&quot;,&quot;parse-names&quot;:false,&quot;dropping-particle&quot;:&quot;&quot;,&quot;non-dropping-particle&quot;:&quot;&quot;},{&quot;family&quot;:&quot;Sack&quot;,&quot;given&quot;:&quot;Lawren&quot;,&quot;parse-names&quot;:false,&quot;dropping-particle&quot;:&quot;&quot;,&quot;non-dropping-particle&quot;:&quot;&quot;}],&quot;container-title&quot;:&quot;Nature Communications&quot;,&quot;DOI&quot;:&quot;10.1038/s41467-019-11006-1&quot;,&quot;ISSN&quot;:&quot;2041-1723&quot;,&quot;URL&quot;:&quot;https://doi.org/10.1038/s41467-019-11006-1&quot;,&quot;issued&quot;:{&quot;date-parts&quot;:[[2019]]},&quot;page&quot;:&quot;3398&quot;,&quot;abstract&quot;:&quot;Stomata, the microvalves on leaf surfaces, exert major influences across scales, from plant growth and productivity to global carbon and water cycling. Stomatal opening enables leaf photosynthesis, and plant growth and water use, whereas plant survival of drought depends on stomatal closure. Here we report that stomatal function is constrained by a safety-efficiency trade-off, such that species with greater stomatal conductance under high water availability (gmax) show greater sensitivity to closure during leaf dehydration, i.e., a higher leaf water potential at which stomatal conductance is reduced by 50% (Ψgs50). The gmax - Ψgs50 trade-off and its mechanistic basis is supported by experiments on leaves of California woody species, and in analyses of previous studies of the responses of diverse flowering plant species around the world. Linking the two fundamental key roles of stomata—the enabling of gas exchange, and the first defense against drought—this trade-off constrains the rates of water use and the drought sensitivity of leaves, with potential impacts on ecosystems.&quot;,&quot;issue&quot;:&quot;1&quot;,&quot;volume&quot;:&quot;10&quot;},&quot;isTemporary&quot;:false}],&quot;properties&quot;:{&quot;noteIndex&quot;:0},&quot;isEdited&quot;:false,&quot;manualOverride&quot;:{&quot;isManuallyOverriden&quot;:true,&quot;citeprocText&quot;:&quot;(Henry et al., 2019)&quot;,&quot;manualOverrideText&quot;:&quot;Henry et al., 2019&quot;},&quot;citationTag&quot;:&quot;MENDELEY_CITATION_v3_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&quot;},{&quot;citationID&quot;:&quot;MENDELEY_CITATION_871433e9-ec1c-4a89-87ac-c4dc9eb50834&quot;,&quot;citationItems&quot;:[{&quot;id&quot;:&quot;b44e7655-e0ef-3c31-b190-db684cb9d51f&quot;,&quot;itemData&quot;:{&quot;type&quot;:&quot;article-journal&quot;,&quot;id&quot;:&quot;b44e7655-e0ef-3c31-b190-db684cb9d51f&quot;,&quot;title&quot;:&quot;The anatomical and compositional basis of leaf mass per area&quot;,&quot;author&quot;:[{&quot;family&quot;:&quot;John&quot;,&quot;given&quot;:&quot;Grace P&quot;,&quot;parse-names&quot;:false,&quot;dropping-particle&quot;:&quot;&quot;,&quot;non-dropping-particle&quot;:&quot;&quot;},{&quot;family&quot;:&quot;Scoffoni&quot;,&quot;given&quot;:&quot;Christine&quot;,&quot;parse-names&quot;:false,&quot;dropping-particle&quot;:&quot;&quot;,&quot;non-dropping-particle&quot;:&quot;&quot;},{&quot;family&quot;:&quot;Buckley&quot;,&quot;given&quot;:&quot;Thomas N&quot;,&quot;parse-names&quot;:false,&quot;dropping-particle&quot;:&quot;&quot;,&quot;non-dropping-particle&quot;:&quot;&quot;},{&quot;family&quot;:&quot;Villar&quot;,&quot;given&quot;:&quot;Rafael&quot;,&quot;parse-names&quot;:false,&quot;dropping-particle&quot;:&quot;&quot;,&quot;non-dropping-particle&quot;:&quot;&quot;},{&quot;family&quot;:&quot;Poorter&quot;,&quot;given&quot;:&quot;Hendrik&quot;,&quot;parse-names&quot;:false,&quot;dropping-particle&quot;:&quot;&quot;,&quot;non-dropping-particle&quot;:&quot;&quot;},{&quot;family&quot;:&quot;Sack&quot;,&quot;given&quot;:&quot;Lawren&quot;,&quot;parse-names&quot;:false,&quot;dropping-particle&quot;:&quot;&quot;,&quot;non-dropping-particle&quot;:&quot;&quot;}],&quot;container-title&quot;:&quot;Ecology Letters&quot;,&quot;DOI&quot;:&quot;https://doi.org/10.1111/ele.12739&quot;,&quot;ISSN&quot;:&quot;1461-023X&quot;,&quot;URL&quot;:&quot;https://doi.org/10.1111/ele.12739&quot;,&quot;issued&quot;:{&quot;date-parts&quot;:[[2017,4,1]]},&quot;page&quot;:&quot;412-425&quot;,&quot;abstract&quot;:&quot;Abstract Leaf dry mass per unit leaf area (LMA) is a central trait in ecology, but its anatomical and compositional basis has been unclear. An explicit mathematical and physical framework for quantifying the cell and tissue determinants of LMA will enable tests of their influence on species, communities and ecosystems. We present an approach to explaining LMA from the numbers, dimensions and mass densities of leaf cells and tissues, which provided unprecedented explanatory power for 11 broadleaved woody angiosperm species diverse in LMA (33?262 g m?2; R2 = 0.94; P &lt; 0.001). Across these diverse species, and in a larger comparison of evergreen vs. deciduous angiosperms, high LMA resulted principally from larger cell sizes, greater major vein allocation, greater numbers of mesophyll cell layers and higher cell mass densities. This explicit approach enables relating leaf anatomy and composition to a wide range of processes in physiological, evolutionary, community and macroecology.&quot;,&quot;publisher&quot;:&quot;John Wiley &amp; Sons, Ltd&quot;,&quot;issue&quot;:&quot;4&quot;,&quot;volume&quot;:&quot;20&quot;},&quot;isTemporary&quot;:false}],&quot;properties&quot;:{&quot;noteIndex&quot;:0},&quot;isEdited&quot;:false,&quot;manualOverride&quot;:{&quot;isManuallyOverriden&quot;:true,&quot;citeprocText&quot;:&quot;(John et al., 2017)&quot;,&quot;manualOverrideText&quot;:&quot;John et al., 2017&quot;},&quot;citationTag&quot;:&quot;MENDELEY_CITATION_v3_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&quot;},{&quot;citationID&quot;:&quot;MENDELEY_CITATION_3ec42b76-4795-47db-8e7d-fe0054de440b&quot;,&quot;citationItems&quot;:[{&quot;id&quot;:&quot;0aae43af-0d74-3479-b682-8c638c02b60d&quot;,&quot;itemData&quot;:{&quot;type&quot;:&quot;article-journal&quot;,&quot;id&quot;:&quot;0aae43af-0d74-3479-b682-8c638c02b60d&quot;,&quot;title&quot;:&quot;An extensive suite of functional traits distinguishes Hawaiian wet and dry forests and enables prediction of species vital rates&quot;,&quot;author&quot;:[{&quot;family&quot;:&quot;Medeiros&quot;,&quot;given&quot;:&quot;Camila D&quot;,&quot;parse-names&quot;:false,&quot;dropping-particle&quot;:&quot;&quot;,&quot;non-dropping-particle&quot;:&quot;&quot;},{&quot;family&quot;:&quot;Scoffoni&quot;,&quot;given&quot;:&quot;Christine&quot;,&quot;parse-names&quot;:false,&quot;dropping-particle&quot;:&quot;&quot;,&quot;non-dropping-particle&quot;:&quot;&quot;},{&quot;family&quot;:&quot;John&quot;,&quot;given&quot;:&quot;Grace P&quot;,&quot;parse-names&quot;:false,&quot;dropping-particle&quot;:&quot;&quot;,&quot;non-dropping-particle&quot;:&quot;&quot;},{&quot;family&quot;:&quot;Bartlett&quot;,&quot;given&quot;:&quot;Megan K&quot;,&quot;parse-names&quot;:false,&quot;dropping-particle&quot;:&quot;&quot;,&quot;non-dropping-particle&quot;:&quot;&quot;},{&quot;family&quot;:&quot;Inman-Narahari&quot;,&quot;given&quot;:&quot;Faith&quot;,&quot;parse-names&quot;:false,&quot;dropping-particle&quot;:&quot;&quot;,&quot;non-dropping-particle&quot;:&quot;&quot;},{&quot;family&quot;:&quot;Ostertag&quot;,&quot;given&quot;:&quot;Rebecca&quot;,&quot;parse-names&quot;:false,&quot;dropping-particle&quot;:&quot;&quot;,&quot;non-dropping-particle&quot;:&quot;&quot;},{&quot;family&quot;:&quot;Cordell&quot;,&quot;given&quot;:&quot;Susan&quot;,&quot;parse-names&quot;:false,&quot;dropping-particle&quot;:&quot;&quot;,&quot;non-dropping-particle&quot;:&quot;&quot;},{&quot;family&quot;:&quot;Giardina&quot;,&quot;given&quot;:&quot;Christian&quot;,&quot;parse-names&quot;:false,&quot;dropping-particle&quot;:&quot;&quot;,&quot;non-dropping-particle&quot;:&quot;&quot;},{&quot;family&quot;:&quot;Sack&quot;,&quot;given&quot;:&quot;Lawren&quot;,&quot;parse-names&quot;:false,&quot;dropping-particle&quot;:&quot;&quot;,&quot;non-dropping-particle&quot;:&quot;&quot;}],&quot;container-title&quot;:&quot;Functional Ecology&quot;,&quot;DOI&quot;:&quot;https://doi.org/10.1111/1365-2435.13229&quot;,&quot;ISSN&quot;:&quot;0269-8463&quot;,&quot;URL&quot;:&quot;https://doi.org/10.1111/1365-2435.13229&quot;,&quot;issued&quot;:{&quot;date-parts&quot;:[[2019,4,1]]},&quot;page&quot;:&quot;712-734&quot;,&quot;abstract&quot;:&quot;Abstract The application of functional traits to predict and explain plant species? distributions and vital rates has been a major direction in functional ecology for decades, yet numerous physiological traits have not yet been incorporated into the approach. Using commonly measured traits such as leaf mass per area (LMA) and wood density (WD), and additional traits related to water transport, gas exchange and resource economics, including leaf vein, stomatal and wilting traits, we tested hypotheses for Hawaiian wet montane and lowland dry forests (MWF and LDF, respectively): (1) Forests would differ in a wide range of traits as expected from contrasting adaptation; (2) trait values would be more convergent among dry than wet forest species due to the stronger environmental filtering; (3) traits would be intercorrelated within ?modules? supporting given functions; (4) relative growth rate (RGR) and mortality rate (m) would correlate with a number of specific traits; with (5) stronger relationships when stratifying by tree size; and (6) RGR and m can be strongly explained from trait-based models. The MWF species? traits were associated with adaptation to high soil moisture and nutrient supply and greater shade tolerance, whereas the LDF species? traits were associated with drought tolerance. Thus, on average, MWF species achieved higher maximum heights than LDF species and had leaves with larger epidermal cells, higher maximum stomatal conductance and CO2 assimilation rate, lower vein lengths per area, higher saturated water content and greater shrinkage when dry, lower dry matter content, higher phosphorus concentration, lower nitrogen to phosphorus ratio, high chlorophyll to nitrogen ratio, high carbon isotope discrimination, high stomatal conductance to nitrogen ratio, less negative turgor loss point and lower WD. Functional traits were more variable in the MWF than LDF, were correlated within modules, and predicted species? RGR and m across forests, with stronger relationships when stratifying by tree size. Models based on multiple traits predicted vital rates across forests (R2 = 0.70?0.72; p &lt; 0.01). Our findings are consistent with a powerful role of broad suites of functional traits in contributing to forest species? distributions, integrated plant design and vital rates. A plain language summary is available for this article.&quot;,&quot;publisher&quot;:&quot;John Wiley &amp; Sons, Ltd&quot;,&quot;issue&quot;:&quot;4&quot;,&quot;volume&quot;:&quot;33&quot;},&quot;isTemporary&quot;:false}],&quot;properties&quot;:{&quot;noteIndex&quot;:0},&quot;isEdited&quot;:false,&quot;manualOverride&quot;:{&quot;isManuallyOverriden&quot;:true,&quot;citeprocText&quot;:&quot;(Medeiros et al., 2019)&quot;,&quot;manualOverrideText&quot;:&quot;Medeiros et al., 2019&quot;},&quot;citationTag&quot;:&quot;MENDELEY_CITATION_v3_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&quot;},{&quot;citationID&quot;:&quot;MENDELEY_CITATION_c47ddfb2-59bc-49af-a480-f6e89911bfbb&quot;,&quot;citationItems&quot;:[{&quot;id&quot;:&quot;8972dc45-69c7-390d-95da-871dd591f609&quot;,&quot;itemData&quot;:{&quot;type&quot;:&quot;article-journal&quot;,&quot;id&quot;:&quot;8972dc45-69c7-390d-95da-871dd591f609&quot;,&quot;title&quot;:&quot;Why intraspecific trait variation matters in community ecology&quot;,&quot;author&quot;:[{&quot;family&quot;:&quot;Bolnick&quot;,&quot;given&quot;:&quot;Daniel I&quot;,&quot;parse-names&quot;:false,&quot;dropping-particle&quot;:&quot;&quot;,&quot;non-dropping-particle&quot;:&quot;&quot;},{&quot;family&quot;:&quot;Amarasekare&quot;,&quot;given&quot;:&quot;Priyanga&quot;,&quot;parse-names&quot;:false,&quot;dropping-particle&quot;:&quot;&quot;,&quot;non-dropping-particle&quot;:&quot;&quot;},{&quot;family&quot;:&quot;Araújo&quot;,&quot;given&quot;:&quot;Márcio S&quot;,&quot;parse-names&quot;:false,&quot;dropping-particle&quot;:&quot;&quot;,&quot;non-dropping-particle&quot;:&quot;&quot;},{&quot;family&quot;:&quot;Bürger&quot;,&quot;given&quot;:&quot;Reinhard&quot;,&quot;parse-names&quot;:false,&quot;dropping-particle&quot;:&quot;&quot;,&quot;non-dropping-particle&quot;:&quot;&quot;},{&quot;family&quot;:&quot;Levine&quot;,&quot;given&quot;:&quot;Jonathan M&quot;,&quot;parse-names&quot;:false,&quot;dropping-particle&quot;:&quot;&quot;,&quot;non-dropping-particle&quot;:&quot;&quot;},{&quot;family&quot;:&quot;Novak&quot;,&quot;given&quot;:&quot;Mark&quot;,&quot;parse-names&quot;:false,&quot;dropping-particle&quot;:&quot;&quot;,&quot;non-dropping-particle&quot;:&quot;&quot;},{&quot;family&quot;:&quot;Rudolf&quot;,&quot;given&quot;:&quot;Volker H W&quot;,&quot;parse-names&quot;:false,&quot;dropping-particle&quot;:&quot;&quot;,&quot;non-dropping-particle&quot;:&quot;&quot;},{&quot;family&quot;:&quot;Schreiber&quot;,&quot;given&quot;:&quot;Sebastian J&quot;,&quot;parse-names&quot;:false,&quot;dropping-particle&quot;:&quot;&quot;,&quot;non-dropping-particle&quot;:&quot;&quot;},{&quot;family&quot;:&quot;Urban&quot;,&quot;given&quot;:&quot;Mark C&quot;,&quot;parse-names&quot;:false,&quot;dropping-particle&quot;:&quot;&quot;,&quot;non-dropping-particle&quot;:&quot;&quot;},{&quot;family&quot;:&quot;Vasseur&quot;,&quot;given&quot;:&quot;David A&quot;,&quot;parse-names&quot;:false,&quot;dropping-particle&quot;:&quot;&quot;,&quot;non-dropping-particle&quot;:&quot;&quot;}],&quot;container-title&quot;:&quot;Trends in Ecology &amp; Evolution&quot;,&quot;DOI&quot;:&quot;https://doi.org/10.1016/j.tree.2011.01.009&quot;,&quot;ISSN&quot;:&quot;0169-5347&quot;,&quot;URL&quot;:&quot;https://www.sciencedirect.com/science/article/pii/S0169534711000243&quot;,&quot;issued&quot;:{&quot;date-parts&quot;:[[2011]]},&quot;page&quot;:&quot;183-192&quot;,&quot;abstract&quot;:&quo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quot;,&quot;issue&quot;:&quot;4&quot;,&quot;volume&quot;:&quot;26&quot;},&quot;isTemporary&quot;:false}],&quot;properties&quot;:{&quot;noteIndex&quot;:0},&quot;isEdited&quot;:false,&quot;manualOverride&quot;:{&quot;isManuallyOverriden&quot;:true,&quot;citeprocText&quot;:&quot;(Bolnick et al., 2011)&quot;,&quot;manualOverrideText&quot;:&quot;Bolnick et al., 2011&quot;},&quot;citationTag&quot;:&quot;MENDELEY_CITATION_v3_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&quot;},{&quot;citationID&quot;:&quot;MENDELEY_CITATION_79608a51-4bdf-4795-8b9d-02d17a251d01&quot;,&quot;citationItems&quot;:[{&quot;id&quot;:&quot;30eab961-6881-363d-a2a1-31336be5979a&quot;,&quot;itemData&quot;:{&quot;type&quot;:&quot;article-journal&quot;,&quot;id&quot;:&quot;30eab961-6881-363d-a2a1-31336be5979a&quot;,&quot;title&quot;:&quot;How variation between individuals affects species coexistence&quot;,&quot;author&quot;:[{&quot;family&quot;:&quot;Hart&quot;,&quot;given&quot;:&quot;Simon P&quot;,&quot;parse-names&quot;:false,&quot;dropping-particle&quot;:&quot;&quot;,&quot;non-dropping-particle&quot;:&quot;&quot;},{&quot;family&quot;:&quot;Schreiber&quot;,&quot;given&quot;:&quot;Sebastian J&quot;,&quot;parse-names&quot;:false,&quot;dropping-particle&quot;:&quot;&quot;,&quot;non-dropping-particle&quot;:&quot;&quot;},{&quot;family&quot;:&quot;Levine&quot;,&quot;given&quot;:&quot;Jonathan M&quot;,&quot;parse-names&quot;:false,&quot;dropping-particle&quot;:&quot;&quot;,&quot;non-dropping-particle&quot;:&quot;&quot;}],&quot;container-title&quot;:&quot;Ecology Letters&quot;,&quot;DOI&quot;:&quot;https://doi.org/10.1111/ele.12618&quot;,&quot;ISSN&quot;:&quot;1461-023X&quot;,&quot;URL&quot;:&quot;https://doi.org/10.1111/ele.12618&quot;,&quot;issued&quot;:{&quot;date-parts&quot;:[[2016,8,1]]},&quot;page&quot;:&quot;825-838&quot;,&quot;abstract&quot;:&quot;Abstract Although the effects of variation between individuals within species are traditionally ignored in studies of species coexistence, the magnitude of intraspecific variation in nature is forcing ecologists to reconsider. Compelling intuitive arguments suggest that individual variation may provide a previously unrecognised route to diversity maintenance by blurring species-level competitive differences or substituting for species-level niche differences. These arguments, which are motivating a large body of empirical work, have rarely been evaluated with quantitative theory. Here we incorporate intraspecific variation into a common model of competition and identify three pathways by which this variation affects coexistence: (1) changes in competitive dynamics because of nonlinear averaging, (2) changes in species? mean interaction strengths because of variation in underlying traits (also via nonlinear averaging) and (3) effects on stochastic demography. As a consequence of the first two mechanisms, we find that intraspecific variation in competitive ability increases the dominance of superior competitors, and intraspecific niche variation reduces species-level niche differentiation, both of which make coexistence more difficult. In addition, individual variation can exacerbate the effects of demographic stochasticity, and this further destabilises coexistence. Our work provides a theoretical foundation for emerging empirical interests in the effects of intraspecific variation on species diversity.&quot;,&quot;publisher&quot;:&quot;John Wiley &amp; Sons, Ltd&quot;,&quot;issue&quot;:&quot;8&quot;,&quot;volume&quot;:&quot;19&quot;},&quot;isTemporary&quot;:false}],&quot;properties&quot;:{&quot;noteIndex&quot;:0},&quot;isEdited&quot;:false,&quot;manualOverride&quot;:{&quot;isManuallyOverriden&quot;:true,&quot;citeprocText&quot;:&quot;(Hart et al., 2016)&quot;,&quot;manualOverrideText&quot;:&quot;Hart et al., 2016&quot;},&quot;citationTag&quot;:&quot;MENDELEY_CITATION_v3_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&quot;},{&quot;citationID&quot;:&quot;MENDELEY_CITATION_f96ee96d-8011-445f-937c-092ddd8f1d2d&quot;,&quot;citationItems&quot;:[{&quot;id&quot;:&quot;b811f8c4-cb07-3749-b90d-31531e0adf09&quot;,&quot;itemData&quot;:{&quot;type&quot;:&quot;article-journal&quot;,&quot;id&quot;:&quot;b811f8c4-cb07-3749-b90d-31531e0adf09&quot;,&quot;title&quot;:&quot;The effect of intraspecific variation and heritability on community pattern and robustness&quot;,&quot;author&quot;:[{&quot;family&quot;:&quot;Barabás&quot;,&quot;given&quot;:&quot;György&quot;,&quot;parse-names&quot;:false,&quot;dropping-particle&quot;:&quot;&quot;,&quot;non-dropping-particle&quot;:&quot;&quot;},{&quot;family&quot;:&quot;D'Andrea&quot;,&quot;given&quot;:&quot;Rafael&quot;,&quot;parse-names&quot;:false,&quot;dropping-particle&quot;:&quot;&quot;,&quot;non-dropping-particle&quot;:&quot;&quot;}],&quot;container-title&quot;:&quot;Ecology Letters&quot;,&quot;DOI&quot;:&quot;https://doi.org/10.1111/ele.12636&quot;,&quot;ISSN&quot;:&quot;1461-023X&quot;,&quot;URL&quot;:&quot;https://doi.org/10.1111/ele.12636&quot;,&quot;issued&quot;:{&quot;date-parts&quot;:[[2016,8,1]]},&quot;page&quot;:&quot;977-986&quot;,&quot;abstract&quot;:&quot;Abstract Intraspecific trait variation is widespread in nature, yet its effects on community dynamics are not well understood. Here we explore the consequences of intraspecific trait variation for coexistence in two- and multispecies competitive communities. For two species, the likelihood of coexistence is in general reduced by intraspecific variation, except when the species have almost equal trait means but different trait variances, such that one is a generalist and the other a specialist consumer. In multispecies communities, the only strong effect of non-heritable intraspecific variation is to reduce expected species richness. However, when intraspecific variation is heritable, allowing for the possibility of trait evolution, communities are much more resilient against environmental disturbance and exhibit far more predictable trait patterns. Our results are robust to varying model parameters and relaxing model assumptions.&quot;,&quot;publisher&quot;:&quot;John Wiley &amp; Sons, Ltd&quot;,&quot;issue&quot;:&quot;8&quot;,&quot;volume&quot;:&quot;19&quot;},&quot;isTemporary&quot;:false}],&quot;properties&quot;:{&quot;noteIndex&quot;:0},&quot;isEdited&quot;:false,&quot;manualOverride&quot;:{&quot;isManuallyOverriden&quot;:true,&quot;citeprocText&quot;:&quot;(Barabás &amp;#38; D’Andrea, 2016)&quot;,&quot;manualOverrideText&quot;:&quot;Barabás &amp; D’Andrea, 2016&quot;},&quot;citationTag&quot;:&quot;MENDELEY_CITATION_v3_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&quot;},{&quot;citationID&quot;:&quot;MENDELEY_CITATION_9f039381-5a34-4af2-a766-cf7e0141ecab&quot;,&quot;citationItems&quot;:[{&quot;id&quot;:&quot;969cdb8f-50c7-3ca7-ad6e-f96cca14985e&quot;,&quot;itemData&quot;:{&quot;type&quot;:&quot;article-journal&quot;,&quot;id&quot;:&quot;969cdb8f-50c7-3ca7-ad6e-f96cca14985e&quot;,&quot;title&quot;:&quot;Intraspecific variability in fluctuating environments: mechanisms of impact on species diversity&quot;,&quot;author&quot;:[{&quot;family&quot;:&quot;Steinmetz&quot;,&quot;given&quot;:&quot;Bnaya&quot;,&quot;parse-names&quot;:false,&quot;dropping-particle&quot;:&quot;&quot;,&quot;non-dropping-particle&quot;:&quot;&quot;},{&quot;family&quot;:&quot;Kalyuzhny&quot;,&quot;given&quot;:&quot;Michael&quot;,&quot;parse-names&quot;:false,&quot;dropping-particle&quot;:&quot;&quot;,&quot;non-dropping-particle&quot;:&quot;&quot;},{&quot;family&quot;:&quot;Shnerb&quot;,&quot;given&quot;:&quot;Nadav M&quot;,&quot;parse-names&quot;:false,&quot;dropping-particle&quot;:&quot;&quot;,&quot;non-dropping-particle&quot;:&quot;&quot;}],&quot;container-title&quot;:&quot;Ecology&quot;,&quot;DOI&quot;:&quot;https://doi.org/10.1002/ecy.3174&quot;,&quot;ISSN&quot;:&quot;0012-9658&quot;,&quot;URL&quot;:&quot;https://doi.org/10.1002/ecy.3174&quot;,&quot;issued&quot;:{&quot;date-parts&quot;:[[2020,12,1]]},&quot;page&quot;:&quot;e03174&quot;,&quot;abstract&quot;:&quot;Abstract Recent studies have found considerable trait variations within species. The effect of such intraspecific trait variability (ITV) on the stability, coexistence, and diversity of ecological communities received considerable attention and in many models it was shown to impede coexistence and decrease species diversity. Here we present a numerical study of the effect of genetically inherited ITV on species persistence and diversity in a temporally fluctuating environment. Two mechanisms are identified. First, ITV buffers populations against varying environmental conditions (portfolio effect) and reduces variation in abundances. Second, the interplay between ITV and environmental variations tends to increase the mean fitness of diverse populations. The first mechanism promotes persistence and tends to increase species richness, while the second reduces the chance of a rare species population (which is usually homogeneous) to invade, thus decreasing species richness. We show that for large communities the portfolio effect is dominant, leading to ITV promoting species persistence and richness.&quot;,&quot;publisher&quot;:&quot;John Wiley &amp; Sons, Ltd&quot;,&quot;issue&quot;:&quot;12&quot;,&quot;volume&quot;:&quot;101&quot;},&quot;isTemporary&quot;:false}],&quot;properties&quot;:{&quot;noteIndex&quot;:0},&quot;isEdited&quot;:false,&quot;manualOverride&quot;:{&quot;isManuallyOverriden&quot;:true,&quot;citeprocText&quot;:&quot;(Steinmetz et al., 2020)&quot;,&quot;manualOverrideText&quot;:&quot;Steinmetz et al., 2020&quot;},&quot;citationTag&quot;:&quot;MENDELEY_CITATION_v3_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&quot;},{&quot;citationID&quot;:&quot;MENDELEY_CITATION_990ec9df-7f6e-4022-87bb-13ce061600bc&quot;,&quot;citationItems&quot;:[{&quot;id&quot;:&quot;5cc6b824-ae51-32b4-b0e1-f7a2cf3b2e6f&quot;,&quot;itemData&quot;:{&quot;type&quot;:&quot;article-journal&quot;,&quot;id&quot;:&quot;5cc6b824-ae51-32b4-b0e1-f7a2cf3b2e6f&quot;,&quot;title&quot;:&quot;Effects of intraspecific phenotypic variation on species coexistence&quot;,&quot;author&quot;:[{&quot;family&quot;:&quot;Hausch&quot;,&quot;given&quot;:&quot;Stephen&quot;,&quot;parse-names&quot;:false,&quot;dropping-particle&quot;:&quot;&quot;,&quot;non-dropping-particle&quot;:&quot;&quot;},{&quot;family&quot;:&quot;Vamosi&quot;,&quot;given&quot;:&quot;Steven M&quot;,&quot;parse-names&quot;:false,&quot;dropping-particle&quot;:&quot;&quot;,&quot;non-dropping-particle&quot;:&quot;&quot;},{&quot;family&quot;:&quot;Fox&quot;,&quot;given&quot;:&quot;Jeremy W&quot;,&quot;parse-names&quot;:false,&quot;dropping-particle&quot;:&quot;&quot;,&quot;non-dropping-particle&quot;:&quot;&quot;}],&quot;container-title&quot;:&quot;Ecology&quot;,&quot;DOI&quot;:&quot;https://doi.org/10.1002/ecy.2346&quot;,&quot;ISSN&quot;:&quot;0012-9658&quot;,&quot;URL&quot;:&quot;https://doi.org/10.1002/ecy.2346&quot;,&quot;issued&quot;:{&quot;date-parts&quot;:[[2018,6,1]]},&quot;page&quot;:&quot;1453-1462&quot;,&quot;abstract&quot;:&quot;Abstract Intraspecific variation can promote or inhibit species coexistence, both by increasing species? competitive abilities, and by altering the relative strengths of intraspecific and interspecific competition. Effects of intraspecific variation on coexistence can occur via complementarity of different variants, and via a selection effect: initially-variable populations are more likely to contain highly competitive variants that might determine the ability of the population as a whole to both invade and resist invasion. We tested the effects of intraspecific variation and composition on coexistence by assaying the mutual invasibility of populations of two competing bean weevil species (Callosobruchus maculatus and C. chinensis) when each was initiated with one, three, or five genetically- and phenotypically-distinct lineages. Our results reveal that intraspecific variation is a double-edged sword for species coexistence. Increasing intraspecific variation increased species? abilities to invade, and to resist invasion, via selection effects and intraspecific niche complementarity among conspecific lineages, thereby creating the potential for exclusion among mismatched competitors. But intraspecific variation also increased the scope for resource partitioning, creating the potential for stable coexistence. Stable coexistence occurred only when intraspecific variation caused species to exhibit both relatively evenly-matched competitive abilities and sufficiently-strong resource partitioning. Our work explains the conflicting results of previous studies.&quot;,&quot;publisher&quot;:&quot;John Wiley &amp; Sons, Ltd&quot;,&quot;issue&quot;:&quot;6&quot;,&quot;volume&quot;:&quot;99&quot;},&quot;isTemporary&quot;:false}],&quot;properties&quot;:{&quot;noteIndex&quot;:0},&quot;isEdited&quot;:false,&quot;manualOverride&quot;:{&quot;isManuallyOverriden&quot;:true,&quot;citeprocText&quot;:&quot;(Hausch et al., 2018)&quot;,&quot;manualOverrideText&quot;:&quot;Hausch et al., 2018&quot;},&quot;citationTag&quot;:&quot;MENDELEY_CITATION_v3_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&quot;},{&quot;citationID&quot;:&quot;MENDELEY_CITATION_f48483d4-a1ef-4594-93be-41cfee8737e0&quot;,&quot;citationItems&quot;:[{&quot;id&quot;:&quot;6cb202cc-b2c0-3d98-8a7c-0d7d2cdd4824&quot;,&quot;itemData&quot;:{&quot;type&quot;:&quot;book&quot;,&quot;id&quot;:&quot;6cb202cc-b2c0-3d98-8a7c-0d7d2cdd4824&quot;,&quot;title&quot;:&quot;Ecological Niches: Linking Classical and Contemporary Approaches&quot;,&quot;author&quot;:[{&quot;family&quot;:&quot;Chase&quot;,&quot;given&quot;:&quot;J M&quot;,&quot;parse-names&quot;:false,&quot;dropping-particle&quot;:&quot;&quot;,&quot;non-dropping-particle&quot;:&quot;&quot;},{&quot;family&quot;:&quot;Leibold&quot;,&quot;given&quot;:&quot;M A&quot;,&quot;parse-names&quot;:false,&quot;dropping-particle&quot;:&quot;&quot;,&quot;non-dropping-particle&quot;:&quot;&quot;}],&quot;collection-title&quot;:&quot;Interspecific Interactions&quot;,&quot;ISBN&quot;:&quot;9780226101804&quot;,&quot;URL&quot;:&quot;https://books.google.com/books?id=Ssmcl_ubQUQC&quot;,&quot;issued&quot;:{&quot;date-parts&quot;:[[2003]]},&quot;publisher&quot;:&quot;University of Chicago Press&quot;},&quot;isTemporary&quot;:false}],&quot;properties&quot;:{&quot;noteIndex&quot;:0},&quot;isEdited&quot;:false,&quot;manualOverride&quot;:{&quot;isManuallyOverriden&quot;:false,&quot;citeprocText&quot;:&quot;(Chase &amp;#38; Leibold, 2003)&quot;,&quot;manualOverrideText&quot;:&quot;&quot;},&quot;citationTag&quot;:&quot;MENDELEY_CITATION_v3_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&quot;},{&quot;citationID&quot;:&quot;MENDELEY_CITATION_6cd13cc9-5a92-45f8-a7b5-c6b4913709bb&quot;,&quot;citationItems&quot;:[{&quot;id&quot;:&quot;5e1ed5c3-14cc-3a7f-b5f9-9ff1fa46de36&quot;,&quot;itemData&quot;:{&quot;type&quot;:&quot;article-journal&quot;,&quot;id&quot;:&quot;5e1ed5c3-14cc-3a7f-b5f9-9ff1fa46de36&quot;,&quot;title&quot;:&quot;Negative frequency‐dependent growth underlies the stable coexistence of two cosmopolitan aquatic plants&quot;,&quot;author&quot;:[{&quot;family&quot;:&quot;Armitage&quot;,&quot;given&quot;:&quot;David W.&quot;,&quot;parse-names&quot;:false,&quot;dropping-particle&quot;:&quot;&quot;,&quot;non-dropping-particle&quot;:&quot;&quot;},{&quot;family&quot;:&quot;Jones&quot;,&quot;given&quot;:&quot;Stuart E.&quot;,&quot;parse-names&quot;:false,&quot;dropping-particle&quot;:&quot;&quot;,&quot;non-dropping-particle&quot;:&quot;&quot;}],&quot;container-title&quot;:&quot;Ecology&quot;,&quot;DOI&quot;:&quot;10.1002/ecy.2657&quot;,&quot;ISSN&quot;:&quot;0012-9658&quot;,&quot;PMID&quot;:&quot;30770565&quot;,&quot;URL&quot;:&quot;https://doi.org/10.1002/ecy.2657&quot;,&quot;issued&quot;:{&quot;date-parts&quot;:[[2019,5,4]]},&quot;page&quot;:&quot;e02657&quot;,&quot;abstract&quot;:&quot;Identifying and quantifying the mechanisms influencing species coexistence remains a major challenge for the study of community ecology. These mechanisms, which stem from species’ differential responses to competition and their environments, promote coexistence if they give each species a growth advantage when rare. Yet despite the widespread assumption that co-occurring species stably coexist, there have been few empirical demonstrations in support of this claim. Likewise, coexistence is often assumed to result from interspecific differences in life-history traits, but the relative contributions of these trait differences to coexistence are rarely quantified, particularly across environmental gradients. Using two widely co-occurring and ecologically similar species of freshwater duckweed plants (Spirodela polyrhiza and Lemna minor), we tested hypotheses that interspecific differences in facultative dormancy behaviors, thermal reaction norms, and density-dependent growth promote coexistence between these species, and that their relative influences on coexistence change as average temperatures and fluctuations around them vary. In competition experiments, we found strong evidence for negative frequency-dependent growth across a range of both static and fluctuating temperatures, suggesting a critical role of fluctuation-independent stabilization in coexistence. This negative frequency dependence could be explained by our observation that for both species, intraspecific competition was over 1.5 times stronger than interspecific competition, granting each species a low-density growth advantage. Using an empirically parameterized competition model, we found that while coexistence was facilitated by environmental fluctuations, fluctuation-independent stabilization via negative frequency dependence was crucial for coexistence. Conversely, the temporal storage effect, an important fluctuation-dependent mechanism, was relatively weak in comparison. Contrary to expectations, differences in the species’ thermal reaction norms and dormancy behaviors did not significantly promote coexistence in fluctuating environments. Our results highlight how coexistence in two ubiquitous and ostensibly similar aquatic plants is not necessarily a product of their most obvious interspecific differences, and instead results from subtle niche differences causing negative frequency-dependent growth, which acts consistently on both species across environmental gradients.&quot;,&quot;issue&quot;:&quot;5&quot;,&quot;volume&quot;:&quot;100&quot;},&quot;isTemporary&quot;:false}],&quot;properties&quot;:{&quot;noteIndex&quot;:0},&quot;isEdited&quot;:false,&quot;manualOverride&quot;:{&quot;isManuallyOverriden&quot;:false,&quot;citeprocText&quot;:&quot;(Armitage &amp;#38; Jones, 2019)&quot;,&quot;manualOverrideText&quot;:&quot;&quot;},&quot;citationTag&quot;:&quot;MENDELEY_CITATION_v3_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&quot;},{&quot;citationID&quot;:&quot;MENDELEY_CITATION_1e949708-5626-4d07-9ff9-049bd919069c&quot;,&quot;citationItems&quot;:[{&quot;id&quot;:&quot;daa0b634-435c-3851-a135-630d99b3ebaa&quot;,&quot;itemData&quot;:{&quot;type&quot;:&quot;article-journal&quot;,&quot;id&quot;:&quot;daa0b634-435c-3851-a135-630d99b3ebaa&quot;,&quot;title&quot;:&quot;The comparative biology of closely related species living in the same area: V. Inter- and intraspecific interference within cultures of Lemna spp. and Salvinia natans&quot;,&quot;author&quot;:[{&quot;family&quot;:&quot;Clatworthy&quot;,&quot;given&quot;:&quot;J. N.&quot;,&quot;parse-names&quot;:false,&quot;dropping-particle&quot;:&quot;&quot;,&quot;non-dropping-particle&quot;:&quot;&quot;},{&quot;family&quot;:&quot;Harper&quot;,&quot;given&quot;:&quot;John L.&quot;,&quot;parse-names&quot;:false,&quot;dropping-particle&quot;:&quot;&quot;,&quot;non-dropping-particle&quot;:&quot;&quot;}],&quot;container-title&quot;:&quot;Journal of Experimental Botany&quot;,&quot;DOI&quot;:&quot;10.1093/jxb/13.2.307&quot;,&quot;ISSN&quot;:&quot;00220957&quot;,&quot;URL&quot;:&quot;https://doi.org/10.1093/jxb/13.2.307&quot;,&quot;issued&quot;:{&quot;date-parts&quot;:[[1962,5,1]]},&quot;page&quot;:&quot;307-324&quot;,&quot;abstract&quot;:&quot;Studies were made of the growth of populations of Lemna minor, L. polyrrhiza, L. gibba, and Salvinia natans under controlled laboratory conditions. The intrinsic exponential growth-rates of the clones were determined in un-crowded cultures, and the changes in growth-rate of self-crowding cultures were measured and interpreted in terms of an initial exponential growth-rate followed by a phase of arithmetic increase in weight and followed in turn by a phase in which the death of submerged and shaded fronds caused a decline from the arithmetic rate of growth. Mean frond weight declined in self-crowding cultures (except of L. gibba).Mixed cultures of two species were examined under self-crowding conditions and changes in the proportions of the species were followed. Whereas the total weight of mixed cultures remained very constant between replicates, there was wide variation in the proportions of components. The variation in the two components was most closely correlated (negatively) when the struggle for existence was most evenly balanced. The mean frond weight of the losing component declined during the experiments.The order of decreasing vigour of species measured by various parameters was as follows:. Relative (intrinsic) growth-rate:. L. minor &gt; S. natans &gt; L. gibba &gt; L. polyrrhizaArithmetic growth-rate when crowded:. S. natans &gt; L. polyrrhiza &gt; L. gibba &gt; L. minorAsymptotic yield per culture:. L. polyrrhiza &gt; L. minor &gt; S. natans &gt; L. gibbaSuccess in mixed cultures:. S.natans&gt;L.gibba&gt;L.polyrrhizaor&gt;=L.minorThe success of a species in mixture could not be predicted from the parameters of growth in pure culture. Morphologic features such as the gibbosity of L. gibba © 1962 Oxford University Press.&quot;,&quot;issue&quot;:&quot;2&quot;,&quot;volume&quot;:&quot;13&quot;},&quot;isTemporary&quot;:false}],&quot;properties&quot;:{&quot;noteIndex&quot;:0},&quot;isEdited&quot;:false,&quot;manualOverride&quot;:{&quot;isManuallyOverriden&quot;:true,&quot;citeprocText&quot;:&quot;(Clatworthy &amp;#38; Harper, 1962)&quot;,&quot;manualOverrideText&quot;:&quot;Clatworthy &amp; Harper, 1962&quot;},&quot;citationTag&quot;:&quot;MENDELEY_CITATION_v3_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&quot;},{&quot;citationID&quot;:&quot;MENDELEY_CITATION_9c93e8d4-50fb-4010-850d-e30583d8d4fe&quot;,&quot;citationItems&quot;:[{&quot;id&quot;:&quot;838f47c5-f4ed-3d66-85e4-4aec262513d0&quot;,&quot;itemData&quot;:{&quot;type&quot;:&quot;article-journal&quot;,&quot;id&quot;:&quot;838f47c5-f4ed-3d66-85e4-4aec262513d0&quot;,&quot;title&quot;:&quot;Plant response to overcrowding – Lemna minor example&quot;,&quot;author&quot;:[{&quot;family&quot;:&quot;Kufel&quot;,&quot;given&quot;:&quot;Lech&quot;,&quot;parse-names&quot;:false,&quot;dropping-particle&quot;:&quot;&quot;,&quot;non-dropping-particle&quot;:&quot;&quot;},{&quot;family&quot;:&quot;Strzałek&quot;,&quot;given&quot;:&quot;Małgorzata&quot;,&quot;parse-names&quot;:false,&quot;dropping-particle&quot;:&quot;&quot;,&quot;non-dropping-particle&quot;:&quot;&quot;},{&quot;family&quot;:&quot;Przetakiewicz&quot;,&quot;given&quot;:&quot;Anna&quot;,&quot;parse-names&quot;:false,&quot;dropping-particle&quot;:&quot;&quot;,&quot;non-dropping-particle&quot;:&quot;&quot;}],&quot;container-title&quot;:&quot;Acta Oecologica&quot;,&quot;DOI&quot;:&quot;https://doi.org/10.1016/j.actao.2018.06.007&quot;,&quot;ISSN&quot;:&quot;1146-609X&quot;,&quot;URL&quot;:&quot;https://www.sciencedirect.com/science/article/pii/S1146609X17301236&quot;,&quot;issued&quot;:{&quot;date-parts&quot;:[[2018]]},&quot;page&quot;:&quot;73-80&quot;,&quot;abstract&quot;:&quot;Plants adopt various strategies in response to increasing density. We tested that response in two populations of Lemna minor L. – a free floating aquatic plant that frequently experiences intraspecific competition for space. Surface area of fronds and colonies, colony size (the number of fronds per colony), the rate of reproduction (based on the number of produced fronds) and growth rate (enlargement of surface area of all colonies) were the analysed factors presumably affected by density. The study was performed in natural stands and in experimental conditions with the use of two contrasting plant densities. Plants growing in natural conditions produced fronds of smaller and less variable surface area as a response to overcrowding but the number of fronds per colony was unrelated to plant density. Stable experimental conditions facilitated formation of fronds and colonies larger than in the field but frond detachment decreasing colony size was more intensive at high than at low density. This strategy allowed plants to more efficiently occupy limited available space. No self-thinning was observed during experimental cultures. Due to increasing frond area in cultures, growth rate was always higher than the rate of plant reproduction. Both were strongly negatively affected by high density. Performed calculations indicate that density-dependent growth inhibition starts when L. minor colonies cover the available water surface with a mono-layer mat. Some types of responses were found to significantly differ between analysed populations, which was also shown by genetic differences tested with he ISSR-PCR technique. Possible causal relationship between plant strategies and their genomic structure needs, however, further studies.&quot;,&quot;volume&quot;:&quot;91&quot;},&quot;isTemporary&quot;:false}],&quot;properties&quot;:{&quot;noteIndex&quot;:0},&quot;isEdited&quot;:false,&quot;manualOverride&quot;:{&quot;isManuallyOverriden&quot;:true,&quot;citeprocText&quot;:&quot;(Kufel et al., 2018)&quot;,&quot;manualOverrideText&quot;:&quot;Kufel et al., 2018&quot;},&quot;citationTag&quot;:&quot;MENDELEY_CITATION_v3_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&quot;},{&quot;citationID&quot;:&quot;MENDELEY_CITATION_96149217-6d75-43d5-b0fc-77158eb89c0c&quot;,&quot;citationItems&quot;:[{&quot;id&quot;:&quot;57a49ec8-280b-3cb7-943a-d12c84c58d1b&quot;,&quot;itemData&quot;:{&quot;type&quot;:&quot;article-journal&quot;,&quot;id&quot;:&quot;57a49ec8-280b-3cb7-943a-d12c84c58d1b&quot;,&quot;title&quot;:&quot;Size versus number of offspring as predictors of success under competition in Lemna minor (Lemnaceae)&quot;,&quot;author&quot;:[{&quot;family&quot;:&quot;Vasseur&quot;,&quot;given&quot;:&quot;Liette&quot;,&quot;parse-names&quot;:false,&quot;dropping-particle&quot;:&quot;&quot;,&quot;non-dropping-particle&quot;:&quot;&quot;},{&quot;family&quot;:&quot;Irwin&quot;,&quot;given&quot;:&quot;Deborah L&quot;,&quot;parse-names&quot;:false,&quot;dropping-particle&quot;:&quot;&quot;,&quot;non-dropping-particle&quot;:&quot;&quot;},{&quot;family&quot;:&quot;Aarssen&quot;,&quot;given&quot;:&quot;Lonnie W&quot;,&quot;parse-names&quot;:false,&quot;dropping-particle&quot;:&quot;&quot;,&quot;non-dropping-particle&quot;:&quot;&quot;}],&quot;container-title&quot;:&quot;Annales Botanici Fennici&quot;,&quot;ISSN&quot;:&quot;00033847, 17972442&quot;,&quot;URL&quot;:&quot;http://www.jstor.org/stable/23726318&quot;,&quot;issued&quot;:{&quot;date-parts&quot;:[[1995,5,4]]},&quot;page&quot;:&quot;169-178&quot;,&quot;abstract&quot;:&quot;[In this study, we examined the importance of offspring production versus plant size estimates in the evaluation of competitive ability in different genotypes of a clonal species, Lemna minor L. Since growth in L. minor is not vertical, and results in the occupation of horizontal space on the surface of a pond, we predicted that performance in competition would not be enhanced by a relatively large individual frond size; i.e. genotypes that produce many small fronds would be just as successful as genotypes that produce fewer large fronds. Five genotypes of L. minor were grown in monoculture, and three were grown in mixture with a common competitor genotype in six combinations of surface area (light) and nutrient limitations. Total number of fronds, individual frond dry weight and individual frond surface area were measured under each treatment. Frond size and frond production rate were negatively correlated across genotypes. This is analogous to results in sexual species showing a general tradeoff between seed size and seed number. Performance in competition, in terms of aggressivity was positively correlated with individual frond size and negatively correlated with frond production rate. We conclude that large frond size is more important than high frond production rate in effecting high performance under competition in L. minor. This is consistent with results of other studies on terrestrial plants illustrating the predominant role of plant size in defining competitive ability. We suggest that allocation to offspring production plays a subtle but not unimportant role in defining fitness under competition; its relative importance may depend on the level of crowding within habitats.]&quot;,&quot;publisher&quot;:&quot;Finnish Zoological and Botanical Publishing Board&quot;,&quot;issue&quot;:&quot;3&quot;,&quot;volume&quot;:&quot;32&quot;},&quot;isTemporary&quot;:false}],&quot;properties&quot;:{&quot;noteIndex&quot;:0},&quot;isEdited&quot;:false,&quot;manualOverride&quot;:{&quot;isManuallyOverriden&quot;:true,&quot;citeprocText&quot;:&quot;(Vasseur et al., 1995)&quot;,&quot;manualOverrideText&quot;:&quot;Vasseur et al., 1995&quot;},&quot;citationTag&quot;:&quot;MENDELEY_CITATION_v3_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&quot;},{&quot;citationID&quot;:&quot;MENDELEY_CITATION_5cd38eec-02e0-45f8-90ef-25911104f2e8&quot;,&quot;citationItems&quot;:[{&quot;id&quot;:&quot;102e375a-d07b-3d90-9981-6393ea7dc10f&quot;,&quot;itemData&quot;:{&quot;type&quot;:&quot;article-journal&quot;,&quot;id&quot;:&quot;102e375a-d07b-3d90-9981-6393ea7dc10f&quot;,&quot;title&quot;:&quot;The 100th of the world’s worst invasive alien species&quot;,&quot;author&quot;:[{&quot;family&quot;:&quot;Luque&quot;,&quot;given&quot;:&quot;Gloria M&quot;,&quot;parse-names&quot;:false,&quot;dropping-particle&quot;:&quot;&quot;,&quot;non-dropping-particle&quot;:&quot;&quot;},{&quot;family&quot;:&quot;Bellard&quot;,&quot;given&quot;:&quot;Celine&quot;,&quot;parse-names&quot;:false,&quot;dropping-particle&quot;:&quot;&quot;,&quot;non-dropping-particle&quot;:&quot;&quot;},{&quot;family&quot;:&quot;Bertelsmeier&quot;,&quot;given&quot;:&quot;Cleo&quot;,&quot;parse-names&quot;:false,&quot;dropping-particle&quot;:&quot;&quot;,&quot;non-dropping-particle&quot;:&quot;&quot;},{&quot;family&quot;:&quot;Bonnaud&quot;,&quot;given&quot;:&quot;Elsa&quot;,&quot;parse-names&quot;:false,&quot;dropping-particle&quot;:&quot;&quot;,&quot;non-dropping-particle&quot;:&quot;&quot;},{&quot;family&quot;:&quot;Genovesi&quot;,&quot;given&quot;:&quot;Piero&quot;,&quot;parse-names&quot;:false,&quot;dropping-particle&quot;:&quot;&quot;,&quot;non-dropping-particle&quot;:&quot;&quot;},{&quot;family&quot;:&quot;Simberloff&quot;,&quot;given&quot;:&quot;Daniel&quot;,&quot;parse-names&quot;:false,&quot;dropping-particle&quot;:&quot;&quot;,&quot;non-dropping-particle&quot;:&quot;&quot;},{&quot;family&quot;:&quot;Courchamp&quot;,&quot;given&quot;:&quot;Franck&quot;,&quot;parse-names&quot;:false,&quot;dropping-particle&quot;:&quot;&quot;,&quot;non-dropping-particle&quot;:&quot;&quot;}],&quot;container-title&quot;:&quot;Biological Invasions&quot;,&quot;DOI&quot;:&quot;10.1007/s10530-013-0561-5&quot;,&quot;ISSN&quot;:&quot;1573-1464&quot;,&quot;URL&quot;:&quot;https://doi.org/10.1007/s10530-013-0561-5&quot;,&quot;issued&quot;:{&quot;date-parts&quot;:[[2014]]},&quot;page&quot;:&quot;981-985&quot;,&quot;abstract&quot;:&quot;Biological invasions are among the greatest threats to global biodiversity, but in contrast to most other global threats, they suffer from specific communication issues. Our paper presents the first new addition to the widely cited IUCN list of “100 of the world’s worst invasive species”, a list created a decade ago in response to these communication issues. We briefly present this list, the recent removal of one species from that list, and the rationale to include a novel, 100th species to replace it. The new species of this list, giant salvinia (Salvinia molesta), was chosen by the community of invasion biologists (over 650 experts from over 60 countries). This new addition to the list will draw public attention to the damage caused by invasive alien species and it will help stimulate the necessary discussion of this critical issue in science and policy circles.&quot;,&quot;issue&quot;:&quot;5&quot;,&quot;volume&quot;:&quot;16&quot;},&quot;isTemporary&quot;:false}],&quot;properties&quot;:{&quot;noteIndex&quot;:0},&quot;isEdited&quot;:false,&quot;manualOverride&quot;:{&quot;isManuallyOverriden&quot;:false,&quot;citeprocText&quot;:&quot;(Luque et al., 2014)&quot;,&quot;manualOverrideText&quot;:&quot;&quot;},&quot;citationTag&quot;:&quot;MENDELEY_CITATION_v3_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&quot;},{&quot;citationID&quot;:&quot;MENDELEY_CITATION_b4d40f92-3e8c-488d-b630-ed0233a38433&quot;,&quot;citationItems&quot;:[{&quot;id&quot;:&quot;70d91402-cdc1-3019-9504-5772cb9cb1e7&quot;,&quot;itemData&quot;:{&quot;type&quot;:&quot;article-journal&quot;,&quot;id&quot;:&quot;70d91402-cdc1-3019-9504-5772cb9cb1e7&quot;,&quot;title&quot;:&quot;The worldwide leaf economics spectrum&quot;,&quot;author&quot;:[{&quot;family&quot;:&quot;Wright&quot;,&quot;given&quot;:&quot;Ian J&quot;,&quot;parse-names&quot;:false,&quot;dropping-particle&quot;:&quot;&quot;,&quot;non-dropping-particle&quot;:&quot;&quot;},{&quot;family&quot;:&quot;Reich&quot;,&quot;given&quot;:&quot;Peter B&quot;,&quot;parse-names&quot;:false,&quot;dropping-particle&quot;:&quot;&quot;,&quot;non-dropping-particle&quot;:&quot;&quot;},{&quot;family&quot;:&quot;Westoby&quot;,&quot;given&quot;:&quot;Mark&quot;,&quot;parse-names&quot;:false,&quot;dropping-particle&quot;:&quot;&quot;,&quot;non-dropping-particle&quot;:&quot;&quot;},{&quot;family&quot;:&quot;Ackerly&quot;,&quot;given&quot;:&quot;David D&quot;,&quot;parse-names&quot;:false,&quot;dropping-particle&quot;:&quot;&quot;,&quot;non-dropping-particle&quot;:&quot;&quot;},{&quot;family&quot;:&quot;Baruch&quot;,&quot;given&quot;:&quot;Zdravko&quot;,&quot;parse-names&quot;:false,&quot;dropping-particle&quot;:&quot;&quot;,&quot;non-dropping-particle&quot;:&quot;&quot;},{&quot;family&quot;:&quot;Bongers&quot;,&quot;given&quot;:&quot;Frans&quot;,&quot;parse-names&quot;:false,&quot;dropping-particle&quot;:&quot;&quot;,&quot;non-dropping-particle&quot;:&quot;&quot;},{&quot;family&quot;:&quot;Cavender-Bares&quot;,&quot;given&quot;:&quot;Jeannine&quot;,&quot;parse-names&quot;:false,&quot;dropping-particle&quot;:&quot;&quot;,&quot;non-dropping-particle&quot;:&quot;&quot;},{&quot;family&quot;:&quot;Chapin&quot;,&quot;given&quot;:&quot;Terry&quot;,&quot;parse-names&quot;:false,&quot;dropping-particle&quot;:&quot;&quot;,&quot;non-dropping-particle&quot;:&quot;&quot;},{&quot;family&quot;:&quot;Cornelissen&quot;,&quot;given&quot;:&quot;Johannes H C&quot;,&quot;parse-names&quot;:false,&quot;dropping-particle&quot;:&quot;&quot;,&quot;non-dropping-particle&quot;:&quot;&quot;},{&quot;family&quot;:&quot;Diemer&quot;,&quot;given&quot;:&quot;Matthias&quot;,&quot;parse-names&quot;:false,&quot;dropping-particle&quot;:&quot;&quot;,&quot;non-dropping-particle&quot;:&quot;&quot;},{&quot;family&quot;:&quot;Flexas&quot;,&quot;given&quot;:&quot;Jaume&quot;,&quot;parse-names&quot;:false,&quot;dropping-particle&quot;:&quot;&quot;,&quot;non-dropping-particle&quot;:&quot;&quot;},{&quot;family&quot;:&quot;Garnier&quot;,&quot;given&quot;:&quot;Eric&quot;,&quot;parse-names&quot;:false,&quot;dropping-particle&quot;:&quot;&quot;,&quot;non-dropping-particle&quot;:&quot;&quot;},{&quot;family&quot;:&quot;Groom&quot;,&quot;given&quot;:&quot;Philip K&quot;,&quot;parse-names&quot;:false,&quot;dropping-particle&quot;:&quot;&quot;,&quot;non-dropping-particle&quot;:&quot;&quot;},{&quot;family&quot;:&quot;Gulias&quot;,&quot;given&quot;:&quot;Javier&quot;,&quot;parse-names&quot;:false,&quot;dropping-particle&quot;:&quot;&quot;,&quot;non-dropping-particle&quot;:&quot;&quot;},{&quot;family&quot;:&quot;Hikosaka&quot;,&quot;given&quot;:&quot;Kouki&quot;,&quot;parse-names&quot;:false,&quot;dropping-particle&quot;:&quot;&quot;,&quot;non-dropping-particle&quot;:&quot;&quot;},{&quot;family&quot;:&quot;Lamont&quot;,&quot;given&quot;:&quot;Byron B&quot;,&quot;parse-names&quot;:false,&quot;dropping-particle&quot;:&quot;&quot;,&quot;non-dropping-particle&quot;:&quot;&quot;},{&quot;family&quot;:&quot;Lee&quot;,&quot;given&quot;:&quot;Tali&quot;,&quot;parse-names&quot;:false,&quot;dropping-particle&quot;:&quot;&quot;,&quot;non-dropping-particle&quot;:&quot;&quot;},{&quot;family&quot;:&quot;Lee&quot;,&quot;given&quot;:&quot;William&quot;,&quot;parse-names&quot;:false,&quot;dropping-particle&quot;:&quot;&quot;,&quot;non-dropping-particle&quot;:&quot;&quot;},{&quot;family&quot;:&quot;Lusk&quot;,&quot;given&quot;:&quot;Christopher&quot;,&quot;parse-names&quot;:false,&quot;dropping-particle&quot;:&quot;&quot;,&quot;non-dropping-particle&quot;:&quot;&quot;},{&quot;family&quot;:&quot;Midgley&quot;,&quot;given&quot;:&quot;Jeremy J&quot;,&quot;parse-names&quot;:false,&quot;dropping-particle&quot;:&quot;&quot;,&quot;non-dropping-particle&quot;:&quot;&quot;},{&quot;family&quot;:&quot;Navas&quot;,&quot;given&quot;:&quot;Marie-Laure&quot;,&quot;parse-names&quot;:false,&quot;dropping-particle&quot;:&quot;&quot;,&quot;non-dropping-particle&quot;:&quot;&quot;},{&quot;family&quot;:&quot;Niinemets&quot;,&quot;given&quot;:&quot;Ülo&quot;,&quot;parse-names&quot;:false,&quot;dropping-particle&quot;:&quot;&quot;,&quot;non-dropping-particle&quot;:&quot;&quot;},{&quot;family&quot;:&quot;Oleksyn&quot;,&quot;given&quot;:&quot;Jacek&quot;,&quot;parse-names&quot;:false,&quot;dropping-particle&quot;:&quot;&quot;,&quot;non-dropping-particle&quot;:&quot;&quot;},{&quot;family&quot;:&quot;Osada&quot;,&quot;given&quot;:&quot;Noriyuki&quot;,&quot;parse-names&quot;:false,&quot;dropping-particle&quot;:&quot;&quot;,&quot;non-dropping-particle&quot;:&quot;&quot;},{&quot;family&quot;:&quot;Poorter&quot;,&quot;given&quot;:&quot;Hendrik&quot;,&quot;parse-names&quot;:false,&quot;dropping-particle&quot;:&quot;&quot;,&quot;non-dropping-particle&quot;:&quot;&quot;},{&quot;family&quot;:&quot;Poot&quot;,&quot;given&quot;:&quot;Pieter&quot;,&quot;parse-names&quot;:false,&quot;dropping-particle&quot;:&quot;&quot;,&quot;non-dropping-particle&quot;:&quot;&quot;},{&quot;family&quot;:&quot;Prior&quot;,&quot;given&quot;:&quot;Lynda&quot;,&quot;parse-names&quot;:false,&quot;dropping-particle&quot;:&quot;&quot;,&quot;non-dropping-particle&quot;:&quot;&quot;},{&quot;family&quot;:&quot;Pyankov&quot;,&quot;given&quot;:&quot;Vladimir I&quot;,&quot;parse-names&quot;:false,&quot;dropping-particle&quot;:&quot;&quot;,&quot;non-dropping-particle&quot;:&quot;&quot;},{&quot;family&quot;:&quot;Roumet&quot;,&quot;given&quot;:&quot;Catherine&quot;,&quot;parse-names&quot;:false,&quot;dropping-particle&quot;:&quot;&quot;,&quot;non-dropping-particle&quot;:&quot;&quot;},{&quot;family&quot;:&quot;Thomas&quot;,&quot;given&quot;:&quot;Sean C&quot;,&quot;parse-names&quot;:false,&quot;dropping-particle&quot;:&quot;&quot;,&quot;non-dropping-particle&quot;:&quot;&quot;},{&quot;family&quot;:&quot;Tjoelker&quot;,&quot;given&quot;:&quot;Mark G&quot;,&quot;parse-names&quot;:false,&quot;dropping-particle&quot;:&quot;&quot;,&quot;non-dropping-particle&quot;:&quot;&quot;},{&quot;family&quot;:&quot;Veneklaas&quot;,&quot;given&quot;:&quot;Erik J&quot;,&quot;parse-names&quot;:false,&quot;dropping-particle&quot;:&quot;&quot;,&quot;non-dropping-particle&quot;:&quot;&quot;},{&quot;family&quot;:&quot;Villar&quot;,&quot;given&quot;:&quot;Rafael&quot;,&quot;parse-names&quot;:false,&quot;dropping-particle&quot;:&quot;&quot;,&quot;non-dropping-particle&quot;:&quot;&quot;}],&quot;container-title&quot;:&quot;Nature&quot;,&quot;DOI&quot;:&quot;10.1038/nature02403&quot;,&quot;ISSN&quot;:&quot;1476-4687&quot;,&quot;URL&quot;:&quot;https://doi.org/10.1038/nature02403&quot;,&quot;issued&quot;:{&quot;date-parts&quot;:[[2004]]},&quot;page&quot;:&quot;821-827&quot;,&quot;abstract&quot;:&quot;Bringing together leaf trait data spanning 2,548 species and 175 sites we describe, for the first time at global scale, a universal spectrum of leaf economics consisting of key chemical, structural and physiological properties. The spectrum runs from quick to slow return on investments of nutrients and dry mass in leaves, and operates largely independently of growth form, plant functional type or biome. Categories along the spectrum would, in general, describe leaf economic variation at the global scale better than plant functional types, because functional types overlap substantially in their leaf traits. Overall, modulation of leaf traits and trait relationships by climate is surprisingly modest, although some striking and significant patterns can be seen. Reliable quantification of the leaf economics spectrum and its interaction with climate will prove valuable for modelling nutrient fluxes and vegetation boundaries under changing land-use and climate.&quot;,&quot;issue&quot;:&quot;6985&quot;,&quot;volume&quot;:&quot;428&quot;},&quot;isTemporary&quot;:false}],&quot;properties&quot;:{&quot;noteIndex&quot;:0},&quot;isEdited&quot;:false,&quot;manualOverride&quot;:{&quot;isManuallyOverriden&quot;:true,&quot;citeprocText&quot;:&quot;(Ian J Wright et al., 2004)&quot;,&quot;manualOverrideText&quot;:&quot;Wright et al., 2004&quot;},&quot;citationTag&quot;:&quot;MENDELEY_CITATION_v3_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&quot;},{&quot;citationID&quot;:&quot;MENDELEY_CITATION_5e134e34-365d-4dbf-8474-5df6404da5a3&quot;,&quot;citationItems&quot;:[{&quot;id&quot;:&quot;4a2244df-6d58-30a4-b6a9-16b3cae54ff4&quot;,&quot;itemData&quot;:{&quot;type&quot;:&quot;article-journal&quot;,&quot;id&quot;:&quot;4a2244df-6d58-30a4-b6a9-16b3cae54ff4&quot;,&quot;title&quot;:&quot;Assessing the generality of global leaf trait relationships&quot;,&quot;author&quot;:[{&quot;family&quot;:&quot;Wright&quot;,&quot;given&quot;:&quot;Ian J&quot;,&quot;parse-names&quot;:false,&quot;dropping-particle&quot;:&quot;&quot;,&quot;non-dropping-particle&quot;:&quot;&quot;},{&quot;family&quot;:&quot;Reich&quot;,&quot;given&quot;:&quot;Peter B&quot;,&quot;parse-names&quot;:false,&quot;dropping-particle&quot;:&quot;&quot;,&quot;non-dropping-particle&quot;:&quot;&quot;},{&quot;family&quot;:&quot;Cornelissen&quot;,&quot;given&quot;:&quot;Johannes H C&quot;,&quot;parse-names&quot;:false,&quot;dropping-particle&quot;:&quot;&quot;,&quot;non-dropping-particle&quot;:&quot;&quot;},{&quot;family&quot;:&quot;Falster&quot;,&quot;given&quot;:&quot;Daniel S&quot;,&quot;parse-names&quot;:false,&quot;dropping-particle&quot;:&quot;&quot;,&quot;non-dropping-particle&quot;:&quot;&quot;},{&quot;family&quot;:&quot;Garnier&quot;,&quot;given&quot;:&quot;Eric&quot;,&quot;parse-names&quot;:false,&quot;dropping-particle&quot;:&quot;&quot;,&quot;non-dropping-particle&quot;:&quot;&quot;},{&quot;family&quot;:&quot;Hikosaka&quot;,&quot;given&quot;:&quot;Kouki&quot;,&quot;parse-names&quot;:false,&quot;dropping-particle&quot;:&quot;&quot;,&quot;non-dropping-particle&quot;:&quot;&quot;},{&quot;family&quot;:&quot;Lamont&quot;,&quot;given&quot;:&quot;Byron B&quot;,&quot;parse-names&quot;:false,&quot;dropping-particle&quot;:&quot;&quot;,&quot;non-dropping-particle&quot;:&quot;&quot;},{&quot;family&quot;:&quot;Lee&quot;,&quot;given&quot;:&quot;William&quot;,&quot;parse-names&quot;:false,&quot;dropping-particle&quot;:&quot;&quot;,&quot;non-dropping-particle&quot;:&quot;&quot;},{&quot;family&quot;:&quot;Oleksyn&quot;,&quot;given&quot;:&quot;Jacek&quot;,&quot;parse-names&quot;:false,&quot;dropping-particle&quot;:&quot;&quot;,&quot;non-dropping-particle&quot;:&quot;&quot;},{&quot;family&quot;:&quot;Osada&quot;,&quot;given&quot;:&quot;Noriyuki&quot;,&quot;parse-names&quot;:false,&quot;dropping-particle&quot;:&quot;&quot;,&quot;non-dropping-particle&quot;:&quot;&quot;},{&quot;family&quot;:&quot;Poorter&quot;,&quot;given&quot;:&quot;Hendrik&quot;,&quot;parse-names&quot;:false,&quot;dropping-particle&quot;:&quot;&quot;,&quot;non-dropping-particle&quot;:&quot;&quot;},{&quot;family&quot;:&quot;Villar&quot;,&quot;given&quot;:&quot;Rafael&quot;,&quot;parse-names&quot;:false,&quot;dropping-particle&quot;:&quot;&quot;,&quot;non-dropping-particle&quot;:&quot;&quot;},{&quot;family&quot;:&quot;Warton&quot;,&quot;given&quot;:&quot;David I&quot;,&quot;parse-names&quot;:false,&quot;dropping-particle&quot;:&quot;&quot;,&quot;non-dropping-particle&quot;:&quot;&quot;},{&quot;family&quot;:&quot;Westoby&quot;,&quot;given&quot;:&quot;Mark&quot;,&quot;parse-names&quot;:false,&quot;dropping-particle&quot;:&quot;&quot;,&quot;non-dropping-particle&quot;:&quot;&quot;}],&quot;container-title&quot;:&quot;New Phytologist&quot;,&quot;DOI&quot;:&quot;https://doi.org/10.1111/j.1469-8137.2005.01349.x&quot;,&quot;ISSN&quot;:&quot;0028-646X&quot;,&quot;URL&quot;:&quot;https://doi.org/10.1111/j.1469-8137.2005.01349.x&quot;,&quot;issued&quot;:{&quot;date-parts&quot;:[[2005,5,1]]},&quot;page&quot;:&quot;485-496&quot;,&quot;abstract&quot;:&quot;Summary ?? Global-scale quantification of relationships between plant traits gives insight into the evolution of the world's vegetation, and is crucial for parameterizing vegetation?climate models. ?? A database was compiled, comprising data for hundreds to thousands of species for the core ?leaf economics? traits leaf lifespan, leaf mass per area, photosynthetic capacity, dark respiration, and leaf nitrogen and phosphorus concentrations, as well as leaf potassium, photosynthetic N-use efficiency (PNUE), and leaf N : P ratio. ?? While mean trait values differed between plant functional types, the range found within groups was often larger than differences among them. Future vegetation?climate models could incorporate this knowledge. ?? The core leaf traits were intercorrelated, both globally and within plant functional types, forming a ?leaf economics spectrum?. While these relationships are very general, they are not universal, as significant heterogeneity exists between relationships fitted to individual sites. Much, but not all, heterogeneity can be explained by variation in sample size alone. PNUE can also be considered as part of this trait spectrum, whereas leaf K and N : P ratios are only loosely related.&quot;,&quot;publisher&quot;:&quot;John Wiley &amp; Sons, Ltd&quot;,&quot;issue&quot;:&quot;2&quot;,&quot;volume&quot;:&quot;166&quot;},&quot;isTemporary&quot;:false}],&quot;properties&quot;:{&quot;noteIndex&quot;:0},&quot;isEdited&quot;:false,&quot;manualOverride&quot;:{&quot;isManuallyOverriden&quot;:true,&quot;citeprocText&quot;:&quot;(Ian J Wright et al., 2005)&quot;,&quot;manualOverrideText&quot;:&quot;Wright et al., 2005&quot;},&quot;citationTag&quot;:&quot;MENDELEY_CITATION_v3_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&quot;},{&quot;citationID&quot;:&quot;MENDELEY_CITATION_55715c9e-e783-4a86-b9c4-bf36e6e14b66&quot;,&quot;citationItems&quot;:[{&quot;id&quot;:&quot;18f3fbc3-03c9-30ef-a6fd-3c7267e09c62&quot;,&quot;itemData&quot;:{&quot;type&quot;:&quot;article-journal&quot;,&quot;id&quot;:&quot;18f3fbc3-03c9-30ef-a6fd-3c7267e09c62&quot;,&quot;title&quot;:&quot;Fundamental trade-offs generating the worldwide leaf economics spectrum&quot;,&quot;author&quot;:[{&quot;family&quot;:&quot;Shipley&quot;,&quot;given&quot;:&quot;Bill&quot;,&quot;parse-names&quot;:false,&quot;dropping-particle&quot;:&quot;&quot;,&quot;non-dropping-particle&quot;:&quot;&quot;},{&quot;family&quot;:&quot;Lechowicz&quot;,&quot;given&quot;:&quot;Martin J&quot;,&quot;parse-names&quot;:false,&quot;dropping-particle&quot;:&quot;&quot;,&quot;non-dropping-particle&quot;:&quot;&quot;},{&quot;family&quot;:&quot;Wright&quot;,&quot;given&quot;:&quot;Ian&quot;,&quot;parse-names&quot;:false,&quot;dropping-particle&quot;:&quot;&quot;,&quot;non-dropping-particle&quot;:&quot;&quot;},{&quot;family&quot;:&quot;Reich&quot;,&quot;given&quot;:&quot;Peter B&quot;,&quot;parse-names&quot;:false,&quot;dropping-particle&quot;:&quot;&quot;,&quot;non-dropping-particle&quot;:&quot;&quot;}],&quot;container-title&quot;:&quot;Ecology&quot;,&quot;DOI&quot;:&quot;10.1890/05-1051&quot;,&quot;ISSN&quot;:&quot;00129658&quot;,&quot;PMID&quot;:&quot;16602282&quot;,&quot;URL&quot;:&quot;https://doi.org/10.1890/05-1051&quot;,&quot;issued&quot;:{&quot;date-parts&quot;:[[2006,3,1]]},&quot;page&quot;:&quot;535-541&quot;,&quot;abstract&quot;:&quot;Recent work has identified a worldwide \&quot;economic\&quot; spectrum of correlated leaf traits that affects global patterns of nutrient cycling and primary productivity and that is used to calibrate vegetation-climate models. The correlation patterns are displayed by species from the arctic to the tropics and are largely independent of growth form or phylogeny. This generality suggests that unidentified fundamental constraints control the return of photosynthates on investments of nutrients and dry mass in leaves. Using novel graph theoretic methods and structural equation modeling, we show that the relationships among these variables can best be explained by assuming (1) a necessary trade-off between allocation to structural tissues versus liquid phase processes and (2) an evolutionary tradeoff between leaf photosynthetic rates, construction costs, and leaf longevity. © 2006 by the Ecological Society of America.&quot;,&quot;publisher&quot;:&quot;John Wiley &amp; Sons, Ltd&quot;,&quot;issue&quot;:&quot;3&quot;,&quot;volume&quot;:&quot;87&quot;},&quot;isTemporary&quot;:false}],&quot;properties&quot;:{&quot;noteIndex&quot;:0},&quot;isEdited&quot;:false,&quot;manualOverride&quot;:{&quot;isManuallyOverriden&quot;:true,&quot;citeprocText&quot;:&quot;(Bill Shipley et al., 2006)&quot;,&quot;manualOverrideText&quot;:&quot;Shipley et al., 2006&quot;},&quot;citationTag&quot;:&quot;MENDELEY_CITATION_v3_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&quot;},{&quot;citationID&quot;:&quot;MENDELEY_CITATION_0fc7dd77-e7c5-4e4a-8493-8fcdd03377c8&quot;,&quot;citationItems&quot;:[{&quot;id&quot;:&quot;8dd9514a-9cb5-328f-aaab-1c2f868657a5&quot;,&quot;itemData&quot;:{&quot;type&quot;:&quot;article-journal&quot;,&quot;id&quot;:&quot;8dd9514a-9cb5-328f-aaab-1c2f868657a5&quot;,&quot;title&quot;:&quot;Global patterns of the leaf economics spectrum in wetlands&quot;,&quot;author&quot;:[{&quot;family&quot;:&quot;Pan&quot;,&quot;given&quot;:&quot;Yingji&quot;,&quot;parse-names&quot;:false,&quot;dropping-particle&quot;:&quot;&quot;,&quot;non-dropping-particle&quot;:&quot;&quot;},{&quot;family&quot;:&quot;Cieraad&quot;,&quot;given&quot;:&quot;Ellen&quot;,&quot;parse-names&quot;:false,&quot;dropping-particle&quot;:&quot;&quot;,&quot;non-dropping-particle&quot;:&quot;&quot;},{&quot;family&quot;:&quot;Armstrong&quot;,&quot;given&quot;:&quot;Jean&quot;,&quot;parse-names&quot;:false,&quot;dropping-particle&quot;:&quot;&quot;,&quot;non-dropping-particle&quot;:&quot;&quot;},{&quot;family&quot;:&quot;Armstrong&quot;,&quot;given&quot;:&quot;William&quot;,&quot;parse-names&quot;:false,&quot;dropping-particle&quot;:&quot;&quot;,&quot;non-dropping-particle&quot;:&quot;&quot;},{&quot;family&quot;:&quot;Clarkson&quot;,&quot;given&quot;:&quot;Beverley R&quot;,&quot;parse-names&quot;:false,&quot;dropping-particle&quot;:&quot;&quot;,&quot;non-dropping-particle&quot;:&quot;&quot;},{&quot;family&quot;:&quot;Colmer&quot;,&quot;given&quot;:&quot;Timothy D&quot;,&quot;parse-names&quot;:false,&quot;dropping-particle&quot;:&quot;&quot;,&quot;non-dropping-particle&quot;:&quot;&quot;},{&quot;family&quot;:&quot;Pedersen&quot;,&quot;given&quot;:&quot;Ole&quot;,&quot;parse-names&quot;:false,&quot;dropping-particle&quot;:&quot;&quot;,&quot;non-dropping-particle&quot;:&quot;&quot;},{&quot;family&quot;:&quot;Visser&quot;,&quot;given&quot;:&quot;Eric J W&quot;,&quot;parse-names&quot;:false,&quot;dropping-particle&quot;:&quot;&quot;,&quot;non-dropping-particle&quot;:&quot;&quot;},{&quot;family&quot;:&quot;Voesenek&quot;,&quot;given&quot;:&quot;Laurentius A C J&quot;,&quot;parse-names&quot;:false,&quot;dropping-particle&quot;:&quot;&quot;,&quot;non-dropping-particle&quot;:&quot;&quot;},{&quot;family&quot;:&quot;Bodegom&quot;,&quot;given&quot;:&quot;Peter M&quot;,&quot;parse-names&quot;:false,&quot;dropping-particle&quot;:&quot;&quot;,&quot;non-dropping-particle&quot;:&quot;van&quot;}],&quot;container-title&quot;:&quot;Nature Communications&quot;,&quot;DOI&quot;:&quot;10.1038/s41467-020-18354-3&quot;,&quot;ISSN&quot;:&quot;2041-1723&quot;,&quot;URL&quot;:&quot;https://doi.org/10.1038/s41467-020-18354-3&quot;,&quot;issued&quot;:{&quot;date-parts&quot;:[[2020]]},&quot;page&quot;:&quot;4519&quot;,&quot;abstract&quot;:&quot;The leaf economics spectrum (LES) describes consistent correlations among a variety of leaf traits that reflect a gradient from conservative to acquisitive plant strategies. So far, whether the LES holds in wetland plants at a global scale has been unclear. Using data on 365 wetland species from 151 studies, we find that wetland plants in general show a shift within trait space along the same common slope as observed in non-wetland plants, with lower leaf mass per area, higher leaf nitrogen and phosphorus, faster photosynthetic rates, and shorter leaf life span compared to non-wetland plants. We conclude that wetland plants tend to cluster at the acquisitive end of the LES. The presented global quantifications of the LES in wetland plants enhance our understanding of wetland plant strategies in terms of resources acquisition and allocation, and provide a stepping-stone to developing trait-based approaches for wetland ecology.&quot;,&quot;issue&quot;:&quot;1&quot;,&quot;volume&quot;:&quot;11&quot;},&quot;isTemporary&quot;:false}],&quot;properties&quot;:{&quot;noteIndex&quot;:0},&quot;isEdited&quot;:false,&quot;manualOverride&quot;:{&quot;isManuallyOverriden&quot;:true,&quot;citeprocText&quot;:&quot;(Pan et al., 2020)&quot;,&quot;manualOverrideText&quot;:&quot;Pan et al., 2020&quot;},&quot;citationTag&quot;:&quot;MENDELEY_CITATION_v3_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&quot;},{&quot;citationID&quot;:&quot;MENDELEY_CITATION_db315d97-7ccf-499c-98c3-24f3b907b24b&quot;,&quot;citationItems&quot;:[{&quot;id&quot;:&quot;8066bd55-6f15-3c3a-8bf6-0b8216ce23b6&quot;,&quot;itemData&quot;:{&quot;type&quot;:&quot;article-journal&quot;,&quot;id&quot;:&quot;8066bd55-6f15-3c3a-8bf6-0b8216ce23b6&quot;,&quot;title&quot;:&quot;Leaf traits within communities: Context may affect the mapping of traits to function&quot;,&quot;author&quot;:[{&quot;family&quot;:&quot;Funk&quot;,&quot;given&quot;:&quot;Jennifer L&quot;,&quot;parse-names&quot;:false,&quot;dropping-particle&quot;:&quot;&quot;,&quot;non-dropping-particle&quot;:&quot;&quot;},{&quot;family&quot;:&quot;Cornwell&quot;,&quot;given&quot;:&quot;William K&quot;,&quot;parse-names&quot;:false,&quot;dropping-particle&quot;:&quot;&quot;,&quot;non-dropping-particle&quot;:&quot;&quot;}],&quot;container-title&quot;:&quot;Ecology&quot;,&quot;DOI&quot;:&quot;https://doi.org/10.1890/12-1602.1&quot;,&quot;ISSN&quot;:&quot;0012-9658&quot;,&quot;URL&quot;:&quot;https://doi.org/10.1890/12-1602.1&quot;,&quot;issued&quot;:{&quot;date-parts&quot;:[[2013,9,1]]},&quot;page&quot;:&quot;1893-1897&quot;,&quot;abstract&quot;:&quot;The leaf economics spectrum (LES) has revolutionized the way many ecologists think about quantifying plant ecological trade-offs. In particular, the LES has connected a clear functional trade-off (long-lived leaves with slow carbon capture vs. short-lived leaves with fast carbon capture) to a handful of easily measured leaf traits. Building on this work, community ecologists are now able to quickly assess species carbon-capture strategies, which may have implications for community-level patterns such as competition or succession. However, there are a number of steps in this logic that require careful examination, and a potential danger arises when interpreting leaf-trait variation among species within communities where trait relationships are weak. Using data from 22 diverse communities, we show that relationships among three common functional traits (photosynthetic rate, leaf nitrogen concentration per mass, leaf mass per area) are weak in communities with low variation in leaf life span (LLS), especially communities dominated by herbaceous or deciduous woody species. However, globally there are few LLS data sets for communities dominated by herbaceous or deciduous species, and more data are needed to confirm this pattern. The context-dependent nature of trait relationships at the community level suggests that leaf-trait variation within communities, especially those dominated by herbaceous and deciduous woody species, should be interpreted with caution.&quot;,&quot;publisher&quot;:&quot;John Wiley &amp; Sons, Ltd&quot;,&quot;issue&quot;:&quot;9&quot;,&quot;volume&quot;:&quot;94&quot;},&quot;isTemporary&quot;:false}],&quot;properties&quot;:{&quot;noteIndex&quot;:0},&quot;isEdited&quot;:false,&quot;manualOverride&quot;:{&quot;isManuallyOverriden&quot;:true,&quot;citeprocText&quot;:&quot;(Funk &amp;#38; Cornwell, 2013)&quot;,&quot;manualOverrideText&quot;:&quot;Funk &amp; Cornwell, 2013&quot;},&quot;citationTag&quot;:&quot;MENDELEY_CITATION_v3_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&quot;},{&quot;citationID&quot;:&quot;MENDELEY_CITATION_fcf8873d-001c-448d-8262-87b437cfc88f&quot;,&quot;citationItems&quot;:[{&quot;id&quot;:&quot;fb22d047-4d4c-365c-ac1b-008a86e15839&quot;,&quot;itemData&quot;:{&quot;type&quot;:&quot;article-journal&quot;,&quot;id&quot;:&quot;fb22d047-4d4c-365c-ac1b-008a86e15839&quot;,&quot;title&quot;:&quot;Evolution of the leaf economics spectrum in herbs: Evidence from environmental divergences in leaf physiology across Helianthus (Asteraceae)&quot;,&quot;author&quot;:[{&quot;family&quot;:&quot;Mason&quot;,&quot;given&quot;:&quot;Chase M&quot;,&quot;parse-names&quot;:false,&quot;dropping-particle&quot;:&quot;&quot;,&quot;non-dropping-particle&quot;:&quot;&quot;},{&quot;family&quot;:&quot;Donovan&quot;,&quot;given&quot;:&quot;Lisa A&quot;,&quot;parse-names&quot;:false,&quot;dropping-particle&quot;:&quot;&quot;,&quot;non-dropping-particle&quot;:&quot;&quot;}],&quot;container-title&quot;:&quot;Evolution&quot;,&quot;DOI&quot;:&quot;https://doi.org/10.1111/evo.12768&quot;,&quot;ISSN&quot;:&quot;0014-3820&quot;,&quot;URL&quot;:&quot;https://doi.org/10.1111/evo.12768&quot;,&quot;issued&quot;:{&quot;date-parts&quot;:[[2015,10,1]]},&quot;page&quot;:&quot;2705-2720&quot;,&quot;abstract&quot;:&quot;The leaf economics spectrum (LES) describes a major axis of plant functional trait variation worldwide, defining suites of leaf traits aligned with resource-acquisitive to resource-conservative ecological strategies. The LES has been interpreted to arise from leaf-level trade-offs among ecophysiological traits common to all plants. However, it has been suggested that the defining leaf-level trade-offs of the LES may not hold within specific functional groups (e.g., herbs) nor within many groups of closely related species, which challenges the usefulness of the LES paradigm across evolutionary scales. Here, we examine the evolution of the LES across 28 species of the diverse herbaceous genus Helianthus (the sunflowers), which occupies a wide range of habitats and climate variation across North America. Using a phylogenetic comparative approach, we find repeated evolution of more resource-acquisitive LES strategies in cooler, drier, and more fertile environments. We also find macroevolutionary correlations among LES traits that recapitulate aspects of the global LES, but with one major difference: leaf mass per area is uncorrelated with leaf lifespan. This indicates that whole-plant processes likely drive variation in leaf lifespan across Helianthus, rather than leaf-level trade-offs. These results suggest that LES patterns do not reflect universal physiological trade-offs at small evolutionary scales.&quot;,&quot;publisher&quot;:&quot;John Wiley &amp; Sons, Ltd&quot;,&quot;issue&quot;:&quot;10&quot;,&quot;volume&quot;:&quot;69&quot;},&quot;isTemporary&quot;:false}],&quot;properties&quot;:{&quot;noteIndex&quot;:0},&quot;isEdited&quot;:false,&quot;manualOverride&quot;:{&quot;isManuallyOverriden&quot;:true,&quot;citeprocText&quot;:&quot;(Mason &amp;#38; Donovan, 2015)&quot;,&quot;manualOverrideText&quot;:&quot;Mason &amp; Donovan, 2015&quot;},&quot;citationTag&quot;:&quot;MENDELEY_CITATION_v3_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&quot;},{&quot;citationID&quot;:&quot;MENDELEY_CITATION_18e00f04-03bc-4209-ac40-caea7f9f3068&quot;,&quot;citationItems&quot;:[{&quot;id&quot;:&quot;42f53c57-73e0-376d-aebe-f2defad9f846&quot;,&quot;itemData&quot;:{&quot;type&quot;:&quot;article-journal&quot;,&quot;id&quot;:&quot;42f53c57-73e0-376d-aebe-f2defad9f846&quot;,&quot;title&quot;:&quot;Trade-offs in interspecific comparisons in plant ecology and how plants overcome proposed constraints&quot;,&quot;author&quot;:[{&quot;family&quot;:&quot;Grubb&quot;,&quot;given&quot;:&quot;Peter J&quot;,&quot;parse-names&quot;:false,&quot;dropping-particle&quot;:&quot;&quot;,&quot;non-dropping-particle&quot;:&quot;&quot;}],&quot;container-title&quot;:&quot;Plant Ecology &amp; Diversity&quot;,&quot;DOI&quot;:&quot;10.1080/17550874.2015.1048761&quot;,&quot;ISSN&quot;:&quot;1755-0874&quot;,&quot;URL&quot;:&quot;https://doi.org/10.1080/17550874.2015.1048761&quot;,&quot;issued&quot;:{&quot;date-parts&quot;:[[2016,1,2]]},&quot;page&quot;:&quot;3-33&quot;,&quot;abstract&quot;:&quot;Comparative studies on plant species have not distinguished between two inherently different applications of the idea of a trade-off. In the first case, the theoretical trade-off between two variables leads to a trend line, about which there is a degree of scatter. Any two species in the study are expected, in theory, to show a true trade-off, i.e. feature A must decrease for feature B to increase. This I call the ?trend line? type of plot. In the second case, the species are expected to fill a considerable part of the space defined by two axes and the theoretical trade-off leads to a boundary line which limits the extent of the cloud of points. In this case, many interspecific comparisons are not expected to show evidence of a trade-off, but those on the boundary line are expected to do so. This I call the ?boundary line? type of plot. In both types of plot, species within a given clade may show a true trade-off, while large numbers of unrelated species do not.First, I undertake to show, by means of examples, the reality of the distinction made above, and to demonstrate that statistically significant and ecologically important negative correlations between features A and B in the ?trend line? type of plot can be accompanied by huge variation from the trend line. Second, for plots of the ?boundary line? type, I undertake to show that authors have not always tested sufficiently rigorously the constraint lines concerning combinations of supposedly incompatible tolerances, and have not allowed for the absence of certain combinations of unfavourable conditions in the field and consequent lack of selection pressure for the evolution of species with a combination of extreme tolerances.I review two examples of each kind of constrained evolution. First, I take the worldwide leaf economics spectrum and the negative correlation between growth rate in high light and survival rate in deep shade. Second, I review the supposed incompatibilities between shade tolerance and drought tolerance, and between waterlogging tolerance and drought tolerance.I conclude that the term ?trade-off? is used too loosely. The common lack of true trade-offs has made possible the species richness of present-day vegetation. Also, small numbers of species have evolved combinations of tolerances that might seem improbable. Not enough research is being aimed at understanding the mechanistic basis of variation about trend lines, and the crossing of supposed boundary lines.&quot;,&quot;publisher&quot;:&quot;Taylor &amp; Francis&quot;,&quot;issue&quot;:&quot;1&quot;,&quot;volume&quot;:&quot;9&quot;},&quot;isTemporary&quot;:false}],&quot;properties&quot;:{&quot;noteIndex&quot;:0},&quot;isEdited&quot;:false,&quot;manualOverride&quot;:{&quot;isManuallyOverriden&quot;:true,&quot;citeprocText&quot;:&quot;(Grubb, 2016)&quot;,&quot;manualOverrideText&quot;:&quot;Grubb, 2016&quot;},&quot;citationTag&quot;:&quot;MENDELEY_CITATION_v3_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&quot;},{&quot;citationID&quot;:&quot;MENDELEY_CITATION_49a78e89-a0c6-4048-9090-554e9587908b&quot;,&quot;citationItems&quot;:[{&quot;id&quot;:&quot;d878f58e-1ba4-3866-99c2-27b809462392&quot;,&quot;itemData&quot;:{&quot;type&quot;:&quot;article-journal&quot;,&quot;id&quot;:&quot;d878f58e-1ba4-3866-99c2-27b809462392&quot;,&quot;title&quot;:&quot;Global leaf trait estimates biased due to plasticity in the shade&quot;,&quot;author&quot;:[{&quot;family&quot;:&quot;Keenan&quot;,&quot;given&quot;:&quot;Trevor F&quot;,&quot;parse-names&quot;:false,&quot;dropping-particle&quot;:&quot;&quot;,&quot;non-dropping-particle&quot;:&quot;&quot;},{&quot;family&quot;:&quot;Niinemets&quot;,&quot;given&quot;:&quot;Ülo&quot;,&quot;parse-names&quot;:false,&quot;dropping-particle&quot;:&quot;&quot;,&quot;non-dropping-particle&quot;:&quot;&quot;}],&quot;container-title&quot;:&quot;Nature Plants&quot;,&quot;DOI&quot;:&quot;10.1038/nplants.2016.201&quot;,&quot;ISSN&quot;:&quot;2055-0278&quot;,&quot;URL&quot;:&quot;https://doi.org/10.1038/nplants.2016.201&quot;,&quot;issued&quot;:{&quot;date-parts&quot;:[[2016]]},&quot;page&quot;:&quot;16201&quot;,&quot;abstract&quot;:&quot;The study of leaf functional trait relationships, the so-called leaf economics spectrum1,2, is based on the assumption of high-light conditions (as experienced by sunlit leaves). Owing to the exponential decrease of light availability through canopies, however, the vast majority of the world's vegetation exists in at least partial shade. Plant functional traits vary in direct dependence of light availability3, with different traits varying to different degrees, sometimes in conflict with expectations from the economic spectrum3. This means that the derived trait relationships of the global leaf economic spectrum are probably dependent on the extent to which observed data in existing large-scale plant databases represent high-light conditions. Here, using an extensive worldwide database of within-canopy gradients of key physiological, structural and chemical traits3, along with three different global trait databases4,5, we show that: (1) accounting for light-driven trait plasticity can reveal novel trait relationships, particularly for highly plastic traits (for example, the relationship between net assimilation rate per area (Aa) and leaf mass per area (LMA)); and (2) a large proportion of leaf traits in current global plant databases reported as measured in full sun were probably measured in the shade. The results show that even though the majority of leaves exist in the shade, along with a large proportion of observations, our current understanding is too focused on conditions in the sun.&quot;,&quot;issue&quot;:&quot;1&quot;,&quot;volume&quot;:&quot;3&quot;},&quot;isTemporary&quot;:false}],&quot;properties&quot;:{&quot;noteIndex&quot;:0},&quot;isEdited&quot;:false,&quot;manualOverride&quot;:{&quot;isManuallyOverriden&quot;:true,&quot;citeprocText&quot;:&quot;(Keenan &amp;#38; Niinemets, 2016)&quot;,&quot;manualOverrideText&quot;:&quot;Keenan &amp; Niinemets, 2016&quot;},&quot;citationTag&quot;:&quot;MENDELEY_CITATION_v3_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&quot;},{&quot;citationID&quot;:&quot;MENDELEY_CITATION_47d46526-2702-4625-aeb2-567059b40e51&quot;,&quot;citationItems&quot;:[{&quot;id&quot;:&quot;a69a8c87-ad1d-32c2-ab62-7615b18335a3&quot;,&quot;itemData&quot;:{&quot;type&quot;:&quot;article-journal&quot;,&quot;id&quot;:&quot;a69a8c87-ad1d-32c2-ab62-7615b18335a3&quot;,&quot;title&quot;:&quot;Within-species patterns challenge our understanding of the leaf economics spectrum&quot;,&quot;author&quot;:[{&quot;family&quot;:&quot;Anderegg&quot;,&quot;given&quot;:&quot;Leander D L&quot;,&quot;parse-names&quot;:false,&quot;dropping-particle&quot;:&quot;&quot;,&quot;non-dropping-particle&quot;:&quot;&quot;},{&quot;family&quot;:&quot;Berner&quot;,&quot;given&quot;:&quot;Logan T&quot;,&quot;parse-names&quot;:false,&quot;dropping-particle&quot;:&quot;&quot;,&quot;non-dropping-particle&quot;:&quot;&quot;},{&quot;family&quot;:&quot;Badgley&quot;,&quot;given&quot;:&quot;Grayson&quot;,&quot;parse-names&quot;:false,&quot;dropping-particle&quot;:&quot;&quot;,&quot;non-dropping-particle&quot;:&quot;&quot;},{&quot;family&quot;:&quot;Sethi&quot;,&quot;given&quot;:&quot;Meera L&quot;,&quot;parse-names&quot;:false,&quot;dropping-particle&quot;:&quot;&quot;,&quot;non-dropping-particle&quot;:&quot;&quot;},{&quot;family&quot;:&quot;Law&quot;,&quot;given&quot;:&quot;Beverly E&quot;,&quot;parse-names&quot;:false,&quot;dropping-particle&quot;:&quot;&quot;,&quot;non-dropping-particle&quot;:&quot;&quot;},{&quot;family&quot;:&quot;HilleRisLambers&quot;,&quot;given&quot;:&quot;Janneke&quot;,&quot;parse-names&quot;:false,&quot;dropping-particle&quot;:&quot;&quot;,&quot;non-dropping-particle&quot;:&quot;&quot;}],&quot;container-title&quot;:&quot;Ecology Letters&quot;,&quot;DOI&quot;:&quot;https://doi.org/10.1111/ele.12945&quot;,&quot;ISSN&quot;:&quot;1461-023X&quot;,&quot;URL&quot;:&quot;https://doi.org/10.1111/ele.12945&quot;,&quot;issued&quot;:{&quot;date-parts&quot;:[[2018,5,1]]},&quot;page&quot;:&quot;734-744&quot;,&quot;abstract&quot;:&quot;Abstract The utility of plant functional traits for predictive ecology relies on our ability to interpret trait variation across multiple taxonomic and ecological scales. Using extensive data sets of trait variation within species, across species and across communities, we analysed whether and at what scales leaf economics spectrum (LES) traits show predicted trait?trait covariation. We found that most variation in LES traits is often, but not universally, at high taxonomic levels (between families or genera in a family). However, we found that trait covariation shows distinct taxonomic scale dependence, with some trait correlations showing opposite signs within vs. across species. LES traits responded independently to environmental gradients within species, with few shared environmental responses across traits or across scales. We conclude that, at small taxonomic scales, plasticity may obscure or reverse the broad evolutionary linkages between leaf traits, meaning that variation in LES traits cannot always be interpreted as differences in resource use strategy.&quot;,&quot;publisher&quot;:&quot;John Wiley &amp; Sons, Ltd&quot;,&quot;issue&quot;:&quot;5&quot;,&quot;volume&quot;:&quot;21&quot;},&quot;isTemporary&quot;:false}],&quot;properties&quot;:{&quot;noteIndex&quot;:0},&quot;isEdited&quot;:false,&quot;manualOverride&quot;:{&quot;isManuallyOverriden&quot;:true,&quot;citeprocText&quot;:&quot;(Anderegg et al., 2018)&quot;,&quot;manualOverrideText&quot;:&quot;Anderegg et al., 2018&quot;},&quot;citationTag&quot;:&quot;MENDELEY_CITATION_v3_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&quot;},{&quot;citationID&quot;:&quot;MENDELEY_CITATION_da3d4aa6-0cac-4eb1-8120-8082be2b819d&quot;,&quot;citationItems&quot;:[{&quot;id&quot;:&quot;25097ff3-20dd-3030-82ba-b6ffd63503df&quot;,&quot;itemData&quot;:{&quot;type&quot;:&quot;article&quot;,&quot;id&quot;:&quot;25097ff3-20dd-3030-82ba-b6ffd63503df&quot;,&quot;title&quot;:&quot;The leaf economics spectrum constrains phenotypic plasticity across a light gradient&quot;,&quot;author&quot;:[{&quot;family&quot;:&quot;Chen&quot;,&quot;given&quot;:&quot;Xiaoping&quot;,&quot;parse-names&quot;:false,&quot;dropping-particle&quot;:&quot;&quot;,&quot;non-dropping-particle&quot;:&quot;&quot;},{&quot;family&quot;:&quot;Sun&quot;,&quot;given&quot;:&quot;Jun&quot;,&quot;parse-names&quot;:false,&quot;dropping-particle&quot;:&quot;&quot;,&quot;non-dropping-particle&quot;:&quot;&quot;},{&quot;family&quot;:&quot;Wang&quot;,&quot;given&quot;:&quot;Mantang&quot;,&quot;parse-names&quot;:false,&quot;dropping-particle&quot;:&quot;&quot;,&quot;non-dropping-particle&quot;:&quot;&quot;},{&quot;family&quot;:&quot;Lyu&quot;,&quot;given&quot;:&quot;Min&quot;,&quot;parse-names&quot;:false,&quot;dropping-particle&quot;:&quot;&quot;,&quot;non-dropping-particle&quot;:&quot;&quot;},{&quot;family&quot;:&quot;Niklas&quot;,&quot;given&quot;:&quot;Karl J&quot;,&quot;parse-names&quot;:false,&quot;dropping-particle&quot;:&quot;&quot;,&quot;non-dropping-particle&quot;:&quot;&quot;},{&quot;family&quot;:&quot;Michaletz&quot;,&quot;given&quot;:&quot;Sean T&quot;,&quot;parse-names&quot;:false,&quot;dropping-particle&quot;:&quot;&quot;,&quot;non-dropping-particle&quot;:&quot;&quot;},{&quot;family&quot;:&quot;Zhong&quot;,&quot;given&quot;:&quot;Quanlin&quot;,&quot;parse-names&quot;:false,&quot;dropping-particle&quot;:&quot;&quot;,&quot;non-dropping-particle&quot;:&quot;&quot;},{&quot;family&quot;:&quot;Cheng&quot;,&quot;given&quot;:&quot;Dongliang&quot;,&quot;parse-names&quot;:false,&quot;dropping-particle&quot;:&quot;&quot;,&quot;non-dropping-particle&quot;:&quot;&quot;}],&quot;container-title&quot;:&quot;Frontiers in Plant Science&quot;,&quot;ISBN&quot;:&quot;1664-462X&quot;,&quot;URL&quot;:&quot;https://www.frontiersin.org/article/10.3389/fpls.2020.00735&quot;,&quot;issued&quot;:{&quot;date-parts&quot;:[[2020]]},&quot;page&quot;:&quot;735&quot;,&quot;abstract&quot;:&quot;The leaf economics spectrum (LES) characterizes multivariate correlations that confine the global diversity of leaf functional traits onto a single axis of variation. Although LES is well established for traits of sun leaves, it is unclear how well LES characterizes the diversity of traits for shade leaves. Here, we evaluate LES using the sun and shade leaves of 75 woody species sampled at the extremes of a within-canopy light gradient in a subtropical forest. Shading significantly decreased the mean values of LMA and the rates of photosynthesis and dark respiration, but had no discernable effect on nitrogen and phosphorus content. Sun and shade leaves manifested the same relationships among Nmass, Pmass, Amass, and Rmass (i.e., the slopes of log–log scaling relations of LES traits did not differ between sun and shade leaves). However, the difference between the normalization constants of shade and sun leaves was correlated with functional trait plasticity. Although the generality of this finding should be evaluated further using larger datasets comprising more phylogenetically diverse taxa and biomes, these findings support a unified LES across shade as well as sun leaves.&quot;,&quot;volume&quot;:&quot;11&quot;},&quot;isTemporary&quot;:false}],&quot;properties&quot;:{&quot;noteIndex&quot;:0},&quot;isEdited&quot;:false,&quot;manualOverride&quot;:{&quot;isManuallyOverriden&quot;:true,&quot;citeprocText&quot;:&quot;(Chen et al., 2020)&quot;,&quot;manualOverrideText&quot;:&quot;Chen et al., 2020&quot;},&quot;citationTag&quot;:&quot;MENDELEY_CITATION_v3_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&quot;},{&quot;citationID&quot;:&quot;MENDELEY_CITATION_a7087bb7-23e1-45a7-b4db-9a9c3b6a7133&quot;,&quot;citationItems&quot;:[{&quot;id&quot;:&quot;102e375a-d07b-3d90-9981-6393ea7dc10f&quot;,&quot;itemData&quot;:{&quot;type&quot;:&quot;article-journal&quot;,&quot;id&quot;:&quot;102e375a-d07b-3d90-9981-6393ea7dc10f&quot;,&quot;title&quot;:&quot;The 100th of the world’s worst invasive alien species&quot;,&quot;author&quot;:[{&quot;family&quot;:&quot;Luque&quot;,&quot;given&quot;:&quot;Gloria M&quot;,&quot;parse-names&quot;:false,&quot;dropping-particle&quot;:&quot;&quot;,&quot;non-dropping-particle&quot;:&quot;&quot;},{&quot;family&quot;:&quot;Bellard&quot;,&quot;given&quot;:&quot;Celine&quot;,&quot;parse-names&quot;:false,&quot;dropping-particle&quot;:&quot;&quot;,&quot;non-dropping-particle&quot;:&quot;&quot;},{&quot;family&quot;:&quot;Bertelsmeier&quot;,&quot;given&quot;:&quot;Cleo&quot;,&quot;parse-names&quot;:false,&quot;dropping-particle&quot;:&quot;&quot;,&quot;non-dropping-particle&quot;:&quot;&quot;},{&quot;family&quot;:&quot;Bonnaud&quot;,&quot;given&quot;:&quot;Elsa&quot;,&quot;parse-names&quot;:false,&quot;dropping-particle&quot;:&quot;&quot;,&quot;non-dropping-particle&quot;:&quot;&quot;},{&quot;family&quot;:&quot;Genovesi&quot;,&quot;given&quot;:&quot;Piero&quot;,&quot;parse-names&quot;:false,&quot;dropping-particle&quot;:&quot;&quot;,&quot;non-dropping-particle&quot;:&quot;&quot;},{&quot;family&quot;:&quot;Simberloff&quot;,&quot;given&quot;:&quot;Daniel&quot;,&quot;parse-names&quot;:false,&quot;dropping-particle&quot;:&quot;&quot;,&quot;non-dropping-particle&quot;:&quot;&quot;},{&quot;family&quot;:&quot;Courchamp&quot;,&quot;given&quot;:&quot;Franck&quot;,&quot;parse-names&quot;:false,&quot;dropping-particle&quot;:&quot;&quot;,&quot;non-dropping-particle&quot;:&quot;&quot;}],&quot;container-title&quot;:&quot;Biological Invasions&quot;,&quot;DOI&quot;:&quot;10.1007/s10530-013-0561-5&quot;,&quot;ISSN&quot;:&quot;1573-1464&quot;,&quot;URL&quot;:&quot;https://doi.org/10.1007/s10530-013-0561-5&quot;,&quot;issued&quot;:{&quot;date-parts&quot;:[[2014]]},&quot;page&quot;:&quot;981-985&quot;,&quot;abstract&quot;:&quot;Biological invasions are among the greatest threats to global biodiversity, but in contrast to most other global threats, they suffer from specific communication issues. Our paper presents the first new addition to the widely cited IUCN list of “100 of the world’s worst invasive species”, a list created a decade ago in response to these communication issues. We briefly present this list, the recent removal of one species from that list, and the rationale to include a novel, 100th species to replace it. The new species of this list, giant salvinia (Salvinia molesta), was chosen by the community of invasion biologists (over 650 experts from over 60 countries). This new addition to the list will draw public attention to the damage caused by invasive alien species and it will help stimulate the necessary discussion of this critical issue in science and policy circles.&quot;,&quot;issue&quot;:&quot;5&quot;,&quot;volume&quot;:&quot;16&quot;},&quot;isTemporary&quot;:false}],&quot;properties&quot;:{&quot;noteIndex&quot;:0},&quot;isEdited&quot;:false,&quot;manualOverride&quot;:{&quot;isManuallyOverriden&quot;:false,&quot;citeprocText&quot;:&quot;(Luque et al., 2014)&quot;,&quot;manualOverrideText&quot;:&quot;&quot;},&quot;citationTag&quot;:&quot;MENDELEY_CITATION_v3_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&quot;},{&quot;citationID&quot;:&quot;MENDELEY_CITATION_b8b42380-e260-4596-938a-bc74e69b1cbd&quot;,&quot;citationItems&quot;:[{&quot;id&quot;:&quot;96830a75-b841-3d6f-8df0-453d4635febe&quot;,&quot;itemData&quot;:{&quot;type&quot;:&quot;article-journal&quot;,&quot;id&quot;:&quot;96830a75-b841-3d6f-8df0-453d4635febe&quot;,&quot;title&quot;:&quot;Components of relative growth rate and their interrelations in 59 temperate plant species&quot;,&quot;author&quot;:[{&quot;family&quot;:&quot;Hunt&quot;,&quot;given&quot;:&quot;Roderick&quot;,&quot;parse-names&quot;:false,&quot;dropping-particle&quot;:&quot;&quot;,&quot;non-dropping-particle&quot;:&quot;&quot;},{&quot;family&quot;:&quot;Cornelissen&quot;,&quot;given&quot;:&quot;J. H.C.&quot;,&quot;parse-names&quot;:false,&quot;dropping-particle&quot;:&quot;&quot;,&quot;non-dropping-particle&quot;:&quot;&quot;}],&quot;container-title&quot;:&quot;New Phytologist&quot;,&quot;DOI&quot;:&quot;10.1046/j.1469-8137.1997.00671.x&quot;,&quot;ISSN&quot;:&quot;0028646X&quot;,&quot;URL&quot;:&quot;https://doi.org/10.1046/j.1469-8137.1997.00671.x&quot;,&quot;issued&quot;:{&quot;date-parts&quot;:[[1997,3,1]]},&quot;page&quot;:&quot;395-417&quot;,&quot;abstract&quot;:&quot;Three groups of species (21 herbaceous monocotyledons, 22 herbaceous dicotyledons and 16 woody dicotyledons), including representatives of a wide range of natural habitats and life forms in inland Britain, were grown in the seedling phase in a resource-rich controlled environment and assessed over a 14-day period (21 d in the case of woody species). Mean values of relative growth rate (RGR), unit leaf rate (ULR), leaf area ratio (LAR), leaf weight fraction (LWF), specific leaf area (SLA), and the root-shoot allometric coefficient were derived. In herbaceous species, the grand mean RGR was 0.20 d-1, comparable to values previously recorded. For woody species, the mean was 0.09 d-1. An existing assumption linking high RGR to high allocation to photosynthetic biomass was upheld by comparisons made between groups. Within groups, however, no pattern of this kind could be demonstrated. When photosynthetically active radiation was increased from 125 to 250 μmol m-1 s-1, ULR was increased almost pro rata. The parallel response in RGR was only slight, being offset by considerable reductions in LAR. The apparent mean quantum yield for photosynthesis in herbaceous species (whole-plant d. wt basis) was 0·60 g mol-1. There was no significant dependence of RGR on ULR in any of the three groups of species, although the absolute magnitude of ULR declined in the order: herbaceous monocotyledons &gt; herbaceous dicotyledons &gt; woody dicotyledons. In all three groups, RGR was strongly dependent upon LAR but no differences emerged in absolute scale of LAR. The absolute scale of mean LWF decreased from herbaceous to woody species, but the dependence of LAR on LWF strengthened. Groups showed no systematic differences in magnitude of SLA, but the correlation of LAB with SLA was strong throughout. Multiple regression showed that the leading determinants of RGR were ULR and SLA in herbaceous species and LWF in woody species. Principal components analyses (PCA) on each of the three groups explained at least 77 % of variation and agreed closely with an optimal (non-hierarchical) classification. Only six cluster 'types' were recognized out of the 16 theoretically possible combinations of 'high' or 'low' values of the four growth parameters. Strong evidence of evolutionary trade-offs emerged, most strikingly in that high RGR was never seen in combination with low SLA. The morphological physiological types identified by an all-groups PCA separated woody from the herbaceous species, but dicotyledons were almost congruent with the monocotyledons. The non-growth-analytical attributes most strongly correlated with mean ROB were percentage yield at a low level of mineral nutrients, leaf nitrogen concentration, and seed weight. It was concluded that mean RGR plays a central role in the identification of pathways of evolutionary specialization in herbaceous species.&quot;,&quot;publisher&quot;:&quot;John Wiley &amp; Sons, Ltd&quot;,&quot;issue&quot;:&quot;3&quot;,&quot;volume&quot;:&quot;135&quot;},&quot;isTemporary&quot;:false}],&quot;properties&quot;:{&quot;noteIndex&quot;:0},&quot;isEdited&quot;:false,&quot;manualOverride&quot;:{&quot;isManuallyOverriden&quot;:true,&quot;citeprocText&quot;:&quot;(Hunt &amp;#38; Cornelissen, 1997)&quot;,&quot;manualOverrideText&quot;:&quot;Hunt &amp; Cornelissen, 1997&quot;},&quot;citationTag&quot;:&quot;MENDELEY_CITATION_v3_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&quot;},{&quot;citationID&quot;:&quot;MENDELEY_CITATION_45fc7264-99b9-42db-a608-a44b665f1d7d&quot;,&quot;citationItems&quot;:[{&quot;id&quot;:&quot;e2f537c7-6412-396b-9928-5bb1c3b25d96&quot;,&quot;itemData&quot;:{&quot;type&quot;:&quot;article-journal&quot;,&quot;id&quot;:&quot;e2f537c7-6412-396b-9928-5bb1c3b25d96&quot;,&quot;title&quot;:&quot;Cross-species relationships between seedling relative growth rate, nitrogen productivity and root vs leaf function in 28 Australian woody species&quot;,&quot;author&quot;:[{&quot;family&quot;:&quot;Wright&quot;,&quot;given&quot;:&quot;I J&quot;,&quot;parse-names&quot;:false,&quot;dropping-particle&quot;:&quot;&quot;,&quot;non-dropping-particle&quot;:&quot;&quot;},{&quot;family&quot;:&quot;Westoby&quot;,&quot;given&quot;:&quot;M&quot;,&quot;parse-names&quot;:false,&quot;dropping-particle&quot;:&quot;&quot;,&quot;non-dropping-particle&quot;:&quot;&quot;}],&quot;container-title&quot;:&quot;Functional Ecology&quot;,&quot;DOI&quot;:&quot;https://doi.org/10.1046/j.1365-2435.2000.00393.x&quot;,&quot;ISSN&quot;:&quot;0269-8463&quot;,&quot;URL&quot;:&quot;https://doi.org/10.1046/j.1365-2435.2000.00393.x&quot;,&quot;issued&quot;:{&quot;date-parts&quot;:[[2000,2,1]]},&quot;page&quot;:&quot;97-107&quot;,&quot;abstract&quot;:&quot;Abstract 1.?Seedling relative growth rate (RGR) is often decomposed into the product of specific leaf area (leaf area per leaf mass, SLA), net assimilation rate (rate of mass increase per unit leaf area per unit time, NARa) and leaf mass ratio (ratio of leaf to total dry mass, LMR). Commonly, most cross-species variation in RGR is accounted for by variation in SLA, while no general relationships occur between RGR and either NARa or LMR. NARa can be factored into the product of leaf nitrogen productivity (rate of mass increase per unit leaf nitrogen per unit time, LNP) and leaf nitrogen concentration (area basis, LNCa). In this way the influence on RGR of leaf nitrogen ? how it is displayed, and how it is utilized ? can be investigated. 2.?Seedlings of 28 Australian woody dicot species were grown under controlled, favourable conditions. Variation in SLA, LNP, LNCa and LMR explained c. 44%, 22%, 19% and 15% of variation in RGR, respectively. SLA and LNP were positively associated with RGR, while LNCa was negatively associated with RGR. LNP and LNCa were negatively correlated, the counteracting trends between RGR and each of these attributes resulting in no relationship between RGR and NARa. It is argued that this phenomenon may be widespread and may contribute to the inconsistency of reported relationships between NARa and RGR. 3.?The functional balance between leaves and roots can be described in terms of mass allocation and morphology (static ratios or allometric coefficients) or, alternatively, in terms of leaf ?activity? (NAR) and root ?activity? (nitrogen uptake rate, NUR). At any given time most species allocated greater mass to leaves than to roots, but species with low RGR tended to be partitioning a greater ongoing proportion of new biomass to the roots rather than to the leaves, resulting in a proportionally greater increase in root surface compared with leaf surface over time. Nitrogen uptake rate was correlated with leaf and whole-plant nitrogen concentration, but not with other attributes. While it is clear that root and leaf functions must be co-ordinated (and thus in balance) for growth to occur, there is little evidence that this balance varies systematically with RGR across all species.&quot;,&quot;publisher&quot;:&quot;John Wiley &amp; Sons, Ltd&quot;,&quot;issue&quot;:&quot;1&quot;,&quot;volume&quot;:&quot;14&quot;},&quot;isTemporary&quot;:false}],&quot;properties&quot;:{&quot;noteIndex&quot;:0},&quot;isEdited&quot;:false,&quot;manualOverride&quot;:{&quot;isManuallyOverriden&quot;:true,&quot;citeprocText&quot;:&quot;(I J Wright &amp;#38; Westoby, 2000)&quot;,&quot;manualOverrideText&quot;:&quot;Wright &amp; Westoby, 2000&quot;},&quot;citationTag&quot;:&quot;MENDELEY_CITATION_v3_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&quot;},{&quot;citationID&quot;:&quot;MENDELEY_CITATION_c5618c5a-ab10-4bde-8807-a67229205a6f&quot;,&quot;citationItems&quot;:[{&quot;id&quot;:&quot;36de5b97-854e-39b5-8066-96153e8a5f41&quot;,&quot;itemData&quot;:{&quot;type&quot;:&quot;article-journal&quot;,&quot;id&quot;:&quot;36de5b97-854e-39b5-8066-96153e8a5f41&quot;,&quot;title&quot;:&quot;Leaf area ratio and net assimilation rate of 24 wild species differing in relative growth rate&quot;,&quot;author&quot;:[{&quot;family&quot;:&quot;Poorter&quot;,&quot;given&quot;:&quot;Hendrik&quot;,&quot;parse-names&quot;:false,&quot;dropping-particle&quot;:&quot;&quot;,&quot;non-dropping-particle&quot;:&quot;&quot;},{&quot;family&quot;:&quot;Remkes&quot;,&quot;given&quot;:&quot;Carlo&quot;,&quot;parse-names&quot;:false,&quot;dropping-particle&quot;:&quot;&quot;,&quot;non-dropping-particle&quot;:&quot;&quot;}],&quot;container-title&quot;:&quot;Oecologia&quot;,&quot;DOI&quot;:&quot;10.1007/BF00317209&quot;,&quot;ISSN&quot;:&quot;1432-1939&quot;,&quot;URL&quot;:&quot;https://doi.org/10.1007/BF00317209&quot;,&quot;issued&quot;:{&quot;date-parts&quot;:[[1990]]},&quot;page&quot;:&quot;553-559&quot;,&quot;abstract&quot;:&quot;Which factors cause fast-growing plant species to achieve a higher relative growth rate than slow-growing ones? To answer this question 24 wild species were grown from seed in a growth chamber under conditions of optimal nutrient supply and a growth analysis was carried out. Mean relative growth rate, corrected for possible ontogenetic drift, ranged from 113 to 356 mg g−1 day−1. Net assimilation rate, the increase in plant dry weight per unit leaf area and unit time, varied two-fold between species but no correlation with relative growth rate was found. The correlation between leaf area ratio, the ratio between total leaf area and total plant weight, and relative growth rate was very high. This positive correlation was mainly due to the specific leaf area, the ratio between leaf area and leaf weight, and to a lesser extent caused by the leaf weight ratio, the fraction of plant biomass allocated to the leaves. Differences in relative growth rate under conditions of optimum nutrient supply were correlated with the soil fertility in the natural habitat of these species. It is postulated that natural selection in a nutrient-rich environment has favoured species with a high specific leaf area and a high leaf weight ratio, and consequently a high leaf area ratio, whereas selection in nutrient-poor habitats has led to species with an inherently low specific leaf area and a higher fraction of root mass, and thus a low leaf area ratio.&quot;,&quot;issue&quot;:&quot;4&quot;,&quot;volume&quot;:&quot;83&quot;},&quot;isTemporary&quot;:false}],&quot;properties&quot;:{&quot;noteIndex&quot;:0},&quot;isEdited&quot;:false,&quot;manualOverride&quot;:{&quot;isManuallyOverriden&quot;:true,&quot;citeprocText&quot;:&quot;(Poorter &amp;#38; Remkes, 1990)&quot;,&quot;manualOverrideText&quot;:&quot;Poorter &amp; Remkes, 1990&quot;},&quot;citationTag&quot;:&quot;MENDELEY_CITATION_v3_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&quot;},{&quot;citationID&quot;:&quot;MENDELEY_CITATION_a5aa8048-63cd-4588-a1ad-798b30d1a245&quot;,&quot;citationItems&quot;:[{&quot;id&quot;:&quot;fde47abd-039b-3784-bf49-c775c9562a0a&quot;,&quot;itemData&quot;:{&quot;type&quot;:&quot;article-journal&quot;,&quot;id&quot;:&quot;fde47abd-039b-3784-bf49-c775c9562a0a&quot;,&quot;title&quot;:&quot;Trade-offs between net assimilation rate and specific leaf area in determining relative growth rate: relationship with daily irradiance&quot;,&quot;author&quot;:[{&quot;family&quot;:&quot;Shipley&quot;,&quot;given&quot;:&quot;B&quot;,&quot;parse-names&quot;:false,&quot;dropping-particle&quot;:&quot;&quot;,&quot;non-dropping-particle&quot;:&quot;&quot;}],&quot;container-title&quot;:&quot;Functional Ecology&quot;,&quot;DOI&quot;:&quot;https://doi.org/10.1046/j.1365-2435.2002.00672.x&quot;,&quot;ISSN&quot;:&quot;0269-8463&quot;,&quot;URL&quot;:&quot;https://doi.org/10.1046/j.1365-2435.2002.00672.x&quot;,&quot;issued&quot;:{&quot;date-parts&quot;:[[2002,10,1]]},&quot;page&quot;:&quot;682-689&quot;,&quot;abstract&quot;:&quot;Summary 1 Three separate experiments were conducted, involving 27 herbaceous species and 14 woody species aged 15?30 days, in order to determine the relative importance of net assimilation rate (NAR), specific leaf area (SLA) and leaf weight ratio (LWR) in explaining interspecific variations in relative growth rate. 2 Daily quantum inputs were 31·12 mol m?2 day?1 in the first experiment and 33·17 mol m?2 day?1 in the second and third experiments. This is about twice the typical irradiance of most other experiments in this area, but only about 85% of the daily photon flux in nature. Plants were cultivated in hydroponic sand culture in a solution containing 5·8 mm nitrogen. 3 RGR was strongly and positively correlated with NAR in all three experiments. RGR was weakly and negatively correlated with SLA, while the correlation between RGR and LWR was weak and variable. 4 These results are compared to those already published in the literature: the commonly reported result that interspecific variation in RGR is determined primarily by SLA is partly due to the low irradiance used in most experiments, and the relative importance of SLA and NAR changes depending on irradiance. 5 A hypothesis is proposed in which direct and indirect effects of SLA on each of NAR and RGR are decomposed, and which leads to a trade-off between SLA and NAR as a function of daily irradiance.&quot;,&quot;publisher&quot;:&quot;John Wiley &amp; Sons, Ltd&quot;,&quot;issue&quot;:&quot;5&quot;,&quot;volume&quot;:&quot;16&quot;},&quot;isTemporary&quot;:false}],&quot;properties&quot;:{&quot;noteIndex&quot;:0},&quot;isEdited&quot;:false,&quot;manualOverride&quot;:{&quot;isManuallyOverriden&quot;:true,&quot;citeprocText&quot;:&quot;(B Shipley, 2002)&quot;,&quot;manualOverrideText&quot;:&quot;Shipley, 2002&quot;},&quot;citationTag&quot;:&quot;MENDELEY_CITATION_v3_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&quot;},{&quot;citationID&quot;:&quot;MENDELEY_CITATION_a670a990-90d3-4ed1-9a45-d9c5ec67db52&quot;,&quot;citationItems&quot;:[{&quot;id&quot;:&quot;05be4321-ee25-3875-8616-392fa9e1ec0d&quot;,&quot;itemData&quot;:{&quot;type&quot;:&quot;article-journal&quot;,&quot;id&quot;:&quot;05be4321-ee25-3875-8616-392fa9e1ec0d&quot;,&quot;title&quot;:&quot;Global leaf trait relationships: Mass, area, and the leaf economics spectrum&quot;,&quot;author&quot;:[{&quot;family&quot;:&quot;Osnas&quot;,&quot;given&quot;:&quot;Jeanne L D&quot;,&quot;parse-names&quot;:false,&quot;dropping-particle&quot;:&quot;&quot;,&quot;non-dropping-particle&quot;:&quot;&quot;},{&quot;family&quot;:&quot;Lichstein&quot;,&quot;given&quot;:&quot;Jeremy W&quot;,&quot;parse-names&quot;:false,&quot;dropping-particle&quot;:&quot;&quot;,&quot;non-dropping-particle&quot;:&quot;&quot;},{&quot;family&quot;:&quot;Reich&quot;,&quot;given&quot;:&quot;Peter B&quot;,&quot;parse-names&quot;:false,&quot;dropping-particle&quot;:&quot;&quot;,&quot;non-dropping-particle&quot;:&quot;&quot;},{&quot;family&quot;:&quot;Pacala&quot;,&quot;given&quot;:&quot;Stephen W&quot;,&quot;parse-names&quot;:false,&quot;dropping-particle&quot;:&quot;&quot;,&quot;non-dropping-particle&quot;:&quot;&quot;}],&quot;container-title&quot;:&quot;Science&quot;,&quot;DOI&quot;:&quot;10.1126/science.1231574&quot;,&quot;URL&quot;:&quot;http://science.sciencemag.org/content/340/6133/741.abstract&quot;,&quot;issued&quot;:{&quot;date-parts&quot;:[[2013,5,10]]},&quot;page&quot;:&quot;741 LP - 744&quot;,&quot;abstract&quot;:&quot;In 2004, a paper by Wright et al. comparing six leaf traits of over 2000 plant species showed that between-species variation among the traits was confined primarily to a single multidimensional axis, but only if traits were normalized by leaf mass. This “leaf economic spectrum” has been influential in guiding understanding of the roles of plants in global carbon cycling. Osnas et al. (p. 741, published online 28 March) now show that the principal finding of Wright et al. is primarily a mathematical consequence of the way that the data were normalized. Analysis of the same data suggests that traits are primarily proportional to leaf area, not leaf mass. Using a method to analyze relationships among traits without normalization-induced correlations revealed a multidimensional correlation between leaf traits. These relationships imply weaker effects of leaf nitrogen on rates of photosynthesis and respiration, with important implications for current models of global change. The leaf economics spectrum (LES) describes multivariate correlations that constrain leaf traits of plant species primarily to a single axis of variation if data are normalized by leaf mass. We show that these traits are approximately distributed proportional to leaf area instead of mass, as expected for a light- and carbon dioxide–collecting organ. Much of the structure in the mass-normalized LES results from normalizing area-proportional traits by mass. Mass normalization induces strong correlations among area-proportional traits because of large variation among species in leaf mass per area (LMA). The high LMA variance likely reflects its functional relationship with leaf life span. A LES that is independent of mass- or area-normalization and LMA reveals physiological relationships that are inconsistent with those in global vegetation models designed to address climate change.&quot;,&quot;issue&quot;:&quot;6133&quot;,&quot;volume&quot;:&quot;340&quot;},&quot;isTemporary&quot;:false}],&quot;properties&quot;:{&quot;noteIndex&quot;:0},&quot;isEdited&quot;:false,&quot;manualOverride&quot;:{&quot;isManuallyOverriden&quot;:true,&quot;citeprocText&quot;:&quot;(Osnas et al., 2013)&quot;,&quot;manualOverrideText&quot;:&quot;Osnas et al., 2013&quot;},&quot;citationTag&quot;:&quot;MENDELEY_CITATION_v3_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&quot;},{&quot;citationID&quot;:&quot;MENDELEY_CITATION_7d775571-97c6-42fa-8461-ae455f6016eb&quot;,&quot;citationItems&quot;:[{&quot;id&quot;:&quot;f2cd8b1a-8a68-3c1c-9393-bcc1f1c2cc3b&quot;,&quot;itemData&quot;:{&quot;type&quot;:&quot;article-journal&quot;,&quot;id&quot;:&quot;f2cd8b1a-8a68-3c1c-9393-bcc1f1c2cc3b&quot;,&quot;title&quot;:&quot;Physiological and structural tradeoffs underlying the leaf economics spectrum&quot;,&quot;author&quot;:[{&quot;family&quot;:&quot;Onoda&quot;,&quot;given&quot;:&quot;Yusuke&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John R&quot;,&quot;parse-names&quot;:false,&quot;dropping-particle&quot;:&quot;&quot;,&quot;non-dropping-particle&quot;:&quot;&quot;},{&quot;family&quot;:&quot;Hikosaka&quot;,&quot;given&quot;:&quot;Kouki&quot;,&quot;parse-names&quot;:false,&quot;dropping-particle&quot;:&quot;&quot;,&quot;non-dropping-particle&quot;:&quot;&quot;},{&quot;family&quot;:&quot;Kitajima&quot;,&quot;given&quot;:&quot;Kaoru&quot;,&quot;parse-names&quot;:false,&quot;dropping-particle&quot;:&quot;&quot;,&quot;non-dropping-particle&quot;:&quot;&quot;},{&quot;family&quot;:&quot;Niinemets&quot;,&quot;given&quot;:&quot;Ülo&quot;,&quot;parse-names&quot;:false,&quot;dropping-particle&quot;:&quot;&quot;,&quot;non-dropping-particle&quot;:&quot;&quot;},{&quot;family&quot;:&quot;Poorter&quot;,&quot;given&quot;:&quot;Hendrik&quot;,&quot;parse-names&quot;:false,&quot;dropping-particle&quot;:&quot;&quot;,&quot;non-dropping-particle&quot;:&quot;&quot;},{&quot;family&quot;:&quot;Tosens&quot;,&quot;given&quot;:&quot;Tiina&quot;,&quot;parse-names&quot;:false,&quot;dropping-particle&quot;:&quot;&quot;,&quot;non-dropping-particle&quot;:&quot;&quot;},{&quot;family&quot;:&quot;Westoby&quot;,&quot;given&quot;:&quot;Mark&quot;,&quot;parse-names&quot;:false,&quot;dropping-particle&quot;:&quot;&quot;,&quot;non-dropping-particle&quot;:&quot;&quot;}],&quot;container-title&quot;:&quot;New Phytologist&quot;,&quot;DOI&quot;:&quot;https://doi.org/10.1111/nph.14496&quot;,&quot;ISSN&quot;:&quot;0028-646X&quot;,&quot;URL&quot;:&quot;https://doi.org/10.1111/nph.14496&quot;,&quot;issued&quot;:{&quot;date-parts&quot;:[[2017,6,1]]},&quot;page&quot;:&quot;1447-1463&quot;,&quot;abstract&quot;:&quot;Summary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The costs associated with greater investments in cell walls underpin the LES: long leaf lifespans are achieved via higher LMA and in turn by higher cell wall mass fraction, but this inevitably reduces the efficiency of photosynthesis.&quot;,&quot;publisher&quot;:&quot;John Wiley &amp; Sons, Ltd&quot;,&quot;issue&quot;:&quot;4&quot;,&quot;volume&quot;:&quot;214&quot;},&quot;isTemporary&quot;:false}],&quot;properties&quot;:{&quot;noteIndex&quot;:0},&quot;isEdited&quot;:false,&quot;manualOverride&quot;:{&quot;isManuallyOverriden&quot;:true,&quot;citeprocText&quot;:&quot;(Onoda et al., 2017)&quot;,&quot;manualOverrideText&quot;:&quot;Onoda et al., 2017&quot;},&quot;citationTag&quot;:&quot;MENDELEY_CITATION_v3_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&quot;},{&quot;citationID&quot;:&quot;MENDELEY_CITATION_0b1615d6-dcce-4cc9-9212-e6692154bbed&quot;,&quot;citationItems&quot;:[{&quot;id&quot;:&quot;efa2af00-dbad-3047-bf6c-d8cc636a7bae&quot;,&quot;itemData&quot;:{&quot;type&quot;:&quot;article-journal&quot;,&quot;id&quot;:&quot;efa2af00-dbad-3047-bf6c-d8cc636a7bae&quot;,&quot;title&quot;:&quot;Correlation between relative growth rate and specific leaf area requires associations of specific leaf area with nitrogen absorption rate of roots&quot;,&quot;author&quot;:[{&quot;family&quot;:&quot;Osone&quot;,&quot;given&quot;:&quot;Yoko&quot;,&quot;parse-names&quot;:false,&quot;dropping-particle&quot;:&quot;&quot;,&quot;non-dropping-particle&quot;:&quot;&quot;},{&quot;family&quot;:&quot;Ishida&quot;,&quot;given&quot;:&quot;Atsushi&quot;,&quot;parse-names&quot;:false,&quot;dropping-particle&quot;:&quot;&quot;,&quot;non-dropping-particle&quot;:&quot;&quot;},{&quot;family&quot;:&quot;Tateno&quot;,&quot;given&quot;:&quot;Masaki&quot;,&quot;parse-names&quot;:false,&quot;dropping-particle&quot;:&quot;&quot;,&quot;non-dropping-particle&quot;:&quot;&quot;}],&quot;container-title&quot;:&quot;New Phytologist&quot;,&quot;DOI&quot;:&quot;https://doi.org/10.1111/j.1469-8137.2008.02476.x&quot;,&quot;ISSN&quot;:&quot;0028-646X&quot;,&quot;URL&quot;:&quot;https://doi.org/10.1111/j.1469-8137.2008.02476.x&quot;,&quot;issued&quot;:{&quot;date-parts&quot;:[[2008,7,1]]},&quot;page&quot;:&quot;417-427&quot;,&quot;abstract&quot;:&quot;Summary ??Close correlations between specific leaf area (SLA) and relative growth rate (RGR) have been reported in many studies. However, theoretically, SLA by itself has small net positive effect on RGR because any increase in SLA inevitably causes a decrease in area-based leaf nitrogen concentration (LNCa), another RGR component. It was hypothesized that, for a correlation between SLA and RGR, SLA needs to be associated with specific nitrogen absorption rate of roots (SAR), which counteracts the negative effect of SLA on LNCa. ??Five trees and six herbs were grown under optimal conditions and relationships between SAR and RGR components were analyzed using a model based on balanced growth hypothesis. ??SLA varied 1.9-fold between species. Simulations predicted that, if SAR is not associated with SLA, this variation in SLA would cause a 47% decrease in LNCa along the SLA gradient, leading to a marginal net positive effect on RGR. In reality, SAR was positively related to SLA, showing a 3.9-fold variation, which largely compensated for the negative effect of SLA on LNCa. Consequently, LNCa values were almost constant across species and a positive SLA?RGR relationship was achieved. ??These results highlight the importance of leaf?root interactions in understanding interspecific differences in RGR.&quot;,&quot;publisher&quot;:&quot;John Wiley &amp; Sons, Ltd&quot;,&quot;issue&quot;:&quot;2&quot;,&quot;volume&quot;:&quot;179&quot;},&quot;isTemporary&quot;:false}],&quot;properties&quot;:{&quot;noteIndex&quot;:0},&quot;isEdited&quot;:false,&quot;manualOverride&quot;:{&quot;isManuallyOverriden&quot;:false,&quot;citeprocText&quot;:&quot;(Osone et al., 2008)&quot;,&quot;manualOverrideText&quot;:&quot;&quot;},&quot;citationTag&quot;:&quot;MENDELEY_CITATION_v3_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&quot;},{&quot;citationID&quot;:&quot;MENDELEY_CITATION_7c2aaa95-ab0b-4b2e-97b8-65e03b173f6e&quot;,&quot;citationItems&quot;:[{&quot;id&quot;:&quot;4c2b9353-2056-3cd1-9869-093e748ad18b&quot;,&quot;itemData&quot;:{&quot;type&quot;:&quot;article-journal&quot;,&quot;id&quot;:&quot;4c2b9353-2056-3cd1-9869-093e748ad18b&quot;,&quot;title&quot;:&quot;`Falling apart' as a lifestyle: The rhizome architecture and population growth of Salvinia molesta&quot;,&quot;author&quot;:[{&quot;family&quot;:&quot;Room&quot;,&quot;given&quot;:&quot;P M&quot;,&quot;parse-names&quot;:false,&quot;dropping-particle&quot;:&quot;&quot;,&quot;non-dropping-particle&quot;:&quot;&quot;}],&quot;container-title&quot;:&quot;The Journal of Ecology&quot;,&quot;DOI&quot;:&quot;10.2307/2259719&quot;,&quot;ISSN&quot;:&quot;00220477&quot;,&quot;URL&quot;:&quot;http://www.jstor.org/stable/2259719&quot;,&quot;issued&quot;:{&quot;date-parts&quot;:[[1983,5,4]]},&quot;page&quot;:&quot;349&quot;,&quot;abstract&quot;:&quot;(1) Colonies of Salvinia molesta ramets were sampled from populations at several different densities growing on waters high and low in nutrient concentration. A colony consisted of a group of ramets connected together by a single, intact, usually branched, piece of rhizome. (2) All rhizomes were planar and rhizome segments zigzagged between ramets enabling parent branches to be distinguished from side branches which were produced on alternate sides of successive ramets. (3) Ramets bore up to three ranks of side branches and the degree of branching was positively correlated with concentration of nutrients in the ambient water. Branching was not correlated with the degree of crowding. (4) Rhizomes from infertile water were tough and most contained no second or third rank side branches. Their oldest ramets were senescent and had a mean age of 12 ramet generations. These rhizomes appeared to fragment when their oldest segments degenerated. (5) Rhizomes from fertile water were brittle and most contained three ranks of side branches. Their oldest ramets were not senescent and had a mean age of 7 ramet generations. These rhizomes appeared to fragment when repeated branching forced segments to bend beyond the limits of their elasticity. (6) Fitness appeared to be maximized in infertile water by the retention of senescing ramets so that the nutrients they contained could be reallocated within colonies, and in fertile water by rapid proliferation of small colonies which could act as dispersal units. (7) Rhizome architecture could not be explained as an optimal solution to the problem of tesselating a plane to maximize light utilization. (8) A model of branching growth was found to give a good description of increase in the population of ramets under conditions optimal for branching. The population (yx) in generation (x) was given by yx = 2yx-1 - yx-n where n = 3, 4 and 5 for production of first, second and third rank side branches respectively. The model was used to illustrate how, under constant conditions, the relative growth rates of colonies must decrease with size, especially if conditions stimulate only limited branching. (9) In sub-optimal conditions, apical and axillary buds had probabilities of developing which were determined in part by their age and position. (10) An appendix summarizes branching rules in Salvinia molesta.&quot;,&quot;publisher&quot;:&quot;[Wiley, British Ecological Society]&quot;,&quot;issue&quot;:&quot;2&quot;,&quot;volume&quot;:&quot;71&quot;},&quot;isTemporary&quot;:false},{&quot;id&quot;:&quot;0720fb8a-cf84-3a8d-a0b8-ace07577f38d&quot;,&quot;itemData&quot;:{&quot;type&quot;:&quot;article-journal&quot;,&quot;id&quot;:&quot;0720fb8a-cf84-3a8d-a0b8-ace07577f38d&quot;,&quot;title&quot;:&quot;Effects of temperature, nutrients and a beetle on branch architecture of the floating weed Salvinia molesta and simulations of biological control&quot;,&quot;author&quot;:[{&quot;family&quot;:&quot;Room&quot;,&quot;given&quot;:&quot;P M&quot;,&quot;parse-names&quot;:false,&quot;dropping-particle&quot;:&quot;&quot;,&quot;non-dropping-particle&quot;:&quot;&quot;}],&quot;container-title&quot;:&quot;Journal of Ecology&quot;,&quot;DOI&quot;:&quot;10.2307/2260576&quot;,&quot;ISSN&quot;:&quot;00220477, 13652745&quot;,&quot;URL&quot;:&quot;http://www.jstor.org/stable/2260576&quot;,&quot;issued&quot;:{&quot;date-parts&quot;:[[1988,5,4]]},&quot;page&quot;:&quot;826-848&quot;,&quot;abstract&quot;:&quot;[(1) Salvinia molesta is a free-floating fern which sometimes forms thick mats on the surfaces of tropical freshwaters. The species is sterile and changes in population density result solely from production and loss of ramets on branched rhizomes. Ramets can survive independently but they are held together in colonies until rhizomes break. (2) Maps were drawn of rhizomes collected from the field and at the start and end of growth experiments performed in the laboratory and in the field. Data from maps were used to calculate two indices of branching, percentages of buds in particular positions which had grown into new ramets, rates at which ramets were added to the main axis and relative growth rates for total number of ramets. (3) In the laboratory, temperature had no effect on branching but had a strong effect on the rate at which ramets were added to the main axis which peaked at 0.43 ramet d-1 near 30 ⚬ C. Growth of buds at 30 ⚬ C declined on excised ramets older than 7 ramet-generations, but still occurred at 10 generations; at all ages growth increased with the availability of nutrients. (4) Maps were analysed from 416 measurements of growth in the absence of self-crowding at seven field sites located from near the equator to 33⚬ S. Branching was significantly correlated with the nitrogen and phosphorus content of the plant but not with the potassium content or temperature. The rate at which ramets were added to the main axis was significantly correlated with both temperature and nitrogen content, and a maximum of 0.41 ramets d-1 was observed. Fitted curves suggested that when the plant contained 2.65% N dry weight, all first-rank lateral buds would grow and the rate of extension of the main axis would be limited by factors other than N. (5) Crowded plants branched less than uncrowded plants, probably because crowded plants contained less N. Shading had no effect on branching, while destruction of buds by the weevil Cyrtobagous salviniae resulted in compensatory growth by increased branching. (6) In a 28-week study at one site, labelled ramets survived for a mean of 15.3 weeks and were last seen twenty ramets from the apex of the main axis. In a broader survey, the first signs of senescence were observed at between three and eight (mean 5.7) ramets from the apex. There was no effect of NPK content but senescence was found closer to the apex in crowded plants and further from the apex when rates of growth were high. (7) A difference equation model was extended to include variable probabilities of bud growth, death of ramets due to old age, colony fission, destruction of buds and ramets by C. salviniae and growth in compensation for damage. A stochastic simulation model was built with the added ability to modify probabilities of growth or death for each bud and ramet according to age and position within a colony. (8) The simulation model accurately mimicked branching growth of plants in the field and predicted that a population density of 300 adults + 900 larvae of C. salviniae m-2 should be sufficient to achieve biological control of most infestations of S. molesta. This agreed well with cases of successful biological control observed in the field.]&quot;,&quot;publisher&quot;:&quot;[Wiley, British Ecological Society]&quot;,&quot;issue&quot;:&quot;3&quot;,&quot;volume&quot;:&quot;76&quot;},&quot;isTemporary&quot;:false}],&quot;properties&quot;:{&quot;noteIndex&quot;:0},&quot;isEdited&quot;:false,&quot;manualOverride&quot;:{&quot;isManuallyOverriden&quot;:false,&quot;citeprocText&quot;:&quot;(Room, 1983, 1988)&quot;,&quot;manualOverrideText&quot;:&quot;&quot;},&quot;citationTag&quot;:&quot;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&quot;},{&quot;citationID&quot;:&quot;MENDELEY_CITATION_34fae036-ab59-46b2-a858-7e61c6753c86&quot;,&quot;citationItems&quot;:[{&quot;id&quot;:&quot;acd37a7e-6253-3f51-b1bd-fa420bc14d98&quot;,&quot;itemData&quot;:{&quot;type&quot;:&quot;book&quot;,&quot;id&quot;:&quot;acd37a7e-6253-3f51-b1bd-fa420bc14d98&quot;,&quot;title&quot;:&quot;Trait-Mediated Indirect Interactions: Ecological and Evolutionary Perspectives&quot;,&quot;author&quot;:[{&quot;family&quot;:&quot;Ohgushi&quot;,&quot;given&quot;:&quot;T&quot;,&quot;parse-names&quot;:false,&quot;dropping-particle&quot;:&quot;&quot;,&quot;non-dropping-particle&quot;:&quot;&quot;},{&quot;family&quot;:&quot;Schmitz&quot;,&quot;given&quot;:&quot;O&quot;,&quot;parse-names&quot;:false,&quot;dropping-particle&quot;:&quot;&quot;,&quot;non-dropping-particle&quot;:&quot;&quot;},{&quot;family&quot;:&quot;Holt&quot;,&quot;given&quot;:&quot;R D&quot;,&quot;parse-names&quot;:false,&quot;dropping-particle&quot;:&quot;&quot;,&quot;non-dropping-particle&quot;:&quot;&quot;}],&quot;collection-title&quot;:&quot;Ecological Reviews&quot;,&quot;ISBN&quot;:&quot;9781107001831&quot;,&quot;URL&quot;:&quot;https://books.google.com/books?id=eKyb-m_Wym8C&quot;,&quot;issued&quot;:{&quot;date-parts&quot;:[[2012]]},&quot;publisher&quot;:&quot;Cambridge University Press&quot;},&quot;isTemporary&quot;:false}],&quot;properties&quot;:{&quot;noteIndex&quot;:0},&quot;isEdited&quot;:false,&quot;manualOverride&quot;:{&quot;isManuallyOverriden&quot;:false,&quot;citeprocText&quot;:&quot;(Ohgushi et al., 2012)&quot;,&quot;manualOverrideText&quot;:&quot;&quot;},&quot;citationTag&quot;:&quot;MENDELEY_CITATION_v3_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&quot;},{&quot;citationID&quot;:&quot;MENDELEY_CITATION_3d588a22-ed54-4bbf-98cb-44a57ad3d10b&quot;,&quot;citationItems&quot;:[{&quot;id&quot;:&quot;acd37a7e-6253-3f51-b1bd-fa420bc14d98&quot;,&quot;itemData&quot;:{&quot;type&quot;:&quot;book&quot;,&quot;id&quot;:&quot;acd37a7e-6253-3f51-b1bd-fa420bc14d98&quot;,&quot;title&quot;:&quot;Trait-Mediated Indirect Interactions: Ecological and Evolutionary Perspectives&quot;,&quot;author&quot;:[{&quot;family&quot;:&quot;Ohgushi&quot;,&quot;given&quot;:&quot;T&quot;,&quot;parse-names&quot;:false,&quot;dropping-particle&quot;:&quot;&quot;,&quot;non-dropping-particle&quot;:&quot;&quot;},{&quot;family&quot;:&quot;Schmitz&quot;,&quot;given&quot;:&quot;O&quot;,&quot;parse-names&quot;:false,&quot;dropping-particle&quot;:&quot;&quot;,&quot;non-dropping-particle&quot;:&quot;&quot;},{&quot;family&quot;:&quot;Holt&quot;,&quot;given&quot;:&quot;R D&quot;,&quot;parse-names&quot;:false,&quot;dropping-particle&quot;:&quot;&quot;,&quot;non-dropping-particle&quot;:&quot;&quot;}],&quot;collection-title&quot;:&quot;Ecological Reviews&quot;,&quot;ISBN&quot;:&quot;9781107001831&quot;,&quot;URL&quot;:&quot;https://books.google.com/books?id=eKyb-m_Wym8C&quot;,&quot;issued&quot;:{&quot;date-parts&quot;:[[2012]]},&quot;publisher&quot;:&quot;Cambridge University Press&quot;},&quot;isTemporary&quot;:false}],&quot;properties&quot;:{&quot;noteIndex&quot;:0},&quot;isEdited&quot;:false,&quot;manualOverride&quot;:{&quot;isManuallyOverriden&quot;:false,&quot;citeprocText&quot;:&quot;(Ohgushi et al., 2012)&quot;,&quot;manualOverrideText&quot;:&quot;&quot;},&quot;citationTag&quot;:&quot;MENDELEY_CITATION_v3_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&quot;},{&quot;citationID&quot;:&quot;MENDELEY_CITATION_467191a8-05ff-4eaf-8c83-27c231a605b4&quot;,&quot;citationItems&quot;:[{&quot;id&quot;:&quot;1d23d503-4c50-3dcd-a681-fa175e72ac93&quot;,&quot;itemData&quot;:{&quot;type&quot;:&quot;article-journal&quot;,&quot;id&quot;:&quot;1d23d503-4c50-3dcd-a681-fa175e72ac93&quot;,&quot;title&quot;:&quot;Higher-order interactions capture unexplained complexity in diverse communities&quot;,&quot;author&quot;:[{&quot;family&quot;:&quot;Mayfield&quot;,&quot;given&quot;:&quot;Margaret M&quot;,&quot;parse-names&quot;:false,&quot;dropping-particle&quot;:&quot;&quot;,&quot;non-dropping-particle&quot;:&quot;&quot;},{&quot;family&quot;:&quot;Stouffer&quot;,&quot;given&quot;:&quot;Daniel B&quot;,&quot;parse-names&quot;:false,&quot;dropping-particle&quot;:&quot;&quot;,&quot;non-dropping-particle&quot;:&quot;&quot;}],&quot;container-title&quot;:&quot;Nature Ecology &amp; Evolution&quot;,&quot;DOI&quot;:&quot;10.1038/s41559-016-0062&quot;,&quot;ISSN&quot;:&quot;2397-334X&quot;,&quot;URL&quot;:&quot;https://doi.org/10.1038/s41559-016-0062&quot;,&quot;issued&quot;:{&quot;date-parts&quot;:[[2017]]},&quot;page&quot;:&quot;62&quot;,&quot;abstract&quot;:&quot;Natural communities are well known to be maintained by many complex processes. Despite this, the practical aspects of studying them often require some simplification, such as the widespread assumption that direct, additive competition captures the important details about how interactions between species impact community diversity. More complex non-additive ‘higher-order’ interactions are assumed to be negligible or absent. Notably, these assumptions are poorly supported and have major consequences for the accuracy with which patterns of natural diversity are modelled and explained. We present a mathematically simple framework for incorporating biologically meaningful complexity into models of diversity by including non-additive higher-order interactions. We further provide empirical evidence that such higher-order interactions strongly influence species’ performance in natural plant communities, with variation in seed production (as a proxy for per capita fitness) explained dramatically better when at least some higher-order interactions are considered. Our study lays the groundwork for a long-overdue shift in how species interactions are used to study the diversity of natural communities.&quot;,&quot;issue&quot;:&quot;3&quot;,&quot;volume&quot;:&quot;1&quot;},&quot;isTemporary&quot;:false}],&quot;properties&quot;:{&quot;noteIndex&quot;:0},&quot;isEdited&quot;:false,&quot;manualOverride&quot;:{&quot;isManuallyOverriden&quot;:false,&quot;citeprocText&quot;:&quot;(Mayfield &amp;#38; Stouffer, 2017)&quot;,&quot;manualOverrideText&quot;:&quot;&quot;},&quot;citationTag&quot;:&quot;MENDELEY_CITATION_v3_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&quot;},{&quot;citationID&quot;:&quot;MENDELEY_CITATION_44b3172e-32ad-4a75-9326-965e1be8e1b6&quot;,&quot;citationItems&quot;:[{&quot;id&quot;:&quot;6ae7526c-5e9d-3c85-adb9-1a0b17c69add&quot;,&quot;itemData&quot;:{&quot;type&quot;:&quot;article-journal&quot;,&quot;id&quot;:&quot;6ae7526c-5e9d-3c85-adb9-1a0b17c69add&quot;,&quot;title&quot;:&quot;Beyond pairwise mechanisms of species coexistence in complex communities&quot;,&quot;author&quot;:[{&quot;family&quot;:&quot;Levine&quot;,&quot;given&quot;:&quot;Jonathan M.&quot;,&quot;parse-names&quot;:false,&quot;dropping-particle&quot;:&quot;&quot;,&quot;non-dropping-particle&quot;:&quot;&quot;},{&quot;family&quot;:&quot;Bascompte&quot;,&quot;given&quot;:&quot;Jordi&quot;,&quot;parse-names&quot;:false,&quot;dropping-particle&quot;:&quot;&quot;,&quot;non-dropping-particle&quot;:&quot;&quot;},{&quot;family&quot;:&quot;Adler&quot;,&quot;given&quot;:&quot;Peter B.&quot;,&quot;parse-names&quot;:false,&quot;dropping-particle&quot;:&quot;&quot;,&quot;non-dropping-particle&quot;:&quot;&quot;},{&quot;family&quot;:&quot;Allesina&quot;,&quot;given&quot;:&quot;Stefano&quot;,&quot;parse-names&quot;:false,&quot;dropping-particle&quot;:&quot;&quot;,&quot;non-dropping-particle&quot;:&quot;&quot;}],&quot;container-title&quot;:&quot;Nature&quot;,&quot;DOI&quot;:&quot;10.1038/nature22898&quot;,&quot;ISSN&quot;:&quot;0028-0836&quot;,&quot;PMID&quot;:&quot;28569813&quot;,&quot;URL&quot;:&quot;https://doi.org/10.1038/nature22898&quot;,&quot;issued&quot;:{&quot;date-parts&quot;:[[2017,6,1]]},&quot;page&quot;:&quot;56-64&quot;,&quot;abstract&quot;:&quo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quot;,&quot;issue&quot;:&quot;7656&quot;,&quot;volume&quot;:&quot;546&quot;},&quot;isTemporary&quot;:false}],&quot;properties&quot;:{&quot;noteIndex&quot;:0},&quot;isEdited&quot;:false,&quot;manualOverride&quot;:{&quot;isManuallyOverriden&quot;:false,&quot;citeprocText&quot;:&quot;(Levine et al., 2017)&quot;,&quot;manualOverrideText&quot;:&quot;&quot;},&quot;citationTag&quot;:&quot;MENDELEY_CITATION_v3_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&quot;},{&quot;citationID&quot;:&quot;MENDELEY_CITATION_85b5d378-f4a6-4d89-bbd3-12db65a2c516&quot;,&quot;citationItems&quot;:[{&quot;id&quot;:&quot;1c2f7409-5f16-3a7f-a5fa-650adb100762&quot;,&quot;itemData&quot;:{&quot;type&quot;:&quot;article-journal&quot;,&quot;id&quot;:&quot;1c2f7409-5f16-3a7f-a5fa-650adb100762&quot;,&quot;title&quot;:&quot;Higher-order interaction between species inhibits bacterial invasion of a phototroph-predator microbial community&quot;,&quot;author&quot;:[{&quot;family&quot;:&quot;Mickalide&quot;,&quot;given&quot;:&quot;Harry&quot;,&quot;parse-names&quot;:false,&quot;dropping-particle&quot;:&quot;&quot;,&quot;non-dropping-particle&quot;:&quot;&quot;},{&quot;family&quot;:&quot;Kuehn&quot;,&quot;given&quot;:&quot;Seppe&quot;,&quot;parse-names&quot;:false,&quot;dropping-particle&quot;:&quot;&quot;,&quot;non-dropping-particle&quot;:&quot;&quot;}],&quot;container-title&quot;:&quot;Cell Systems&quot;,&quot;accessed&quot;:{&quot;date-parts&quot;:[[2019,3,10]]},&quot;DOI&quot;:&quot;10.1016/j.cels.2019.11.004&quot;,&quot;ISSN&quot;:&quot;24054720&quot;,&quot;URL&quot;:&quot;https://doi.org/10.1016/j.cels.2019.11.004&quot;,&quot;issued&quot;:{&quot;date-parts&quot;:[[2019,12,28]]},&quot;page&quot;:&quot;521-533.e10&quot;,&quot;abstract&quot;:&quot;The composition of an ecosystem is thought to be important for determining its resistance to invasion. Studies of natural ecosystems, from plant to microbial communities, have found that more diverse communities are more resistant to invasion. In some cases, more diverse communities resist invasion by more completely consuming the resources necessary for the invader. We show that Escherichia coli can successfully invade cultures of the alga Chlamydomonas reinhardtii (phototroph) or the ciliate Tetrahymena thermophila (predator) but cannot invade a community where both are present. The invasion resistance of the algae-ciliate community arises from a higher-order interaction between species (interaction modification) that is unrelated to resource consumption. We show that the mode of this interaction is the algal inhibition of bacterial aggregation, which leaves bacteria vulnerable to predation. This mode requires both the algae and the ciliate to be present and provides an example of invasion resistance through an interaction modification.&quot;,&quot;publisher&quot;:&quot;Cold Spring Harbor Laboratory&quot;,&quot;issue&quot;:&quot;6&quot;,&quot;volume&quot;:&quot;9&quot;},&quot;isTemporary&quot;:false}],&quot;properties&quot;:{&quot;noteIndex&quot;:0},&quot;isEdited&quot;:false,&quot;manualOverride&quot;:{&quot;isManuallyOverriden&quot;:false,&quot;citeprocText&quot;:&quot;(Mickalide &amp;#38; Kuehn, 2019)&quot;,&quot;manualOverrideText&quot;:&quot;&quot;},&quot;citationTag&quot;:&quot;MENDELEY_CITATION_v3_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&quot;},{&quot;citationID&quot;:&quot;MENDELEY_CITATION_b11ff10d-256b-474e-8205-b5b219095bf9&quot;,&quot;citationItems&quot;:[{&quot;id&quot;:&quot;d590ad48-7227-33be-8df0-427c906aaa55&quot;,&quot;itemData&quot;:{&quot;type&quot;:&quot;chapter&quot;,&quot;id&quot;:&quot;d590ad48-7227-33be-8df0-427c906aaa55&quot;,&quot;title&quot;:&quot;Perspective: kinds of trait-mediated indirect effects in ecological communities. A synthesis&quot;,&quot;author&quot;:[{&quot;family&quot;:&quot;Schoener&quot;,&quot;given&quot;:&quot;Thomas W&quot;,&quot;parse-names&quot;:false,&quot;dropping-particle&quot;:&quot;&quot;,&quot;non-dropping-particle&quot;:&quot;&quot;},{&quot;family&quot;:&quot;Spiller&quot;,&quot;given&quot;:&quot;David A&quot;,&quot;parse-names&quot;:false,&quot;dropping-particle&quot;:&quot;&quot;,&quot;non-dropping-particle&quot;:&quot;&quot;}],&quot;container-title&quot;:&quot;Trait-mediated indirect interactions: ecological and evolutionary perspectives&quot;,&quot;issued&quot;:{&quot;date-parts&quot;:[[2012]]},&quot;page&quot;:&quot;27&quot;,&quot;publisher&quot;:&quot;Cambridge University Press Cambridge&quot;,&quot;volume&quot;:&quot;9&quot;},&quot;isTemporary&quot;:false}],&quot;properties&quot;:{&quot;noteIndex&quot;:0},&quot;isEdited&quot;:false,&quot;manualOverride&quot;:{&quot;isManuallyOverriden&quot;:false,&quot;citeprocText&quot;:&quot;(Schoener &amp;#38; Spiller, 2012)&quot;,&quot;manualOverrideText&quot;:&quot;&quot;},&quot;citationTag&quot;:&quot;MENDELEY_CITATION_v3_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&quot;},{&quot;citationID&quot;:&quot;MENDELEY_CITATION_6f5c1a2f-8afa-412b-a8b6-bf9542f2e7c3&quot;,&quot;citationItems&quot;:[{&quot;id&quot;:&quot;acd37a7e-6253-3f51-b1bd-fa420bc14d98&quot;,&quot;itemData&quot;:{&quot;type&quot;:&quot;book&quot;,&quot;id&quot;:&quot;acd37a7e-6253-3f51-b1bd-fa420bc14d98&quot;,&quot;title&quot;:&quot;Trait-Mediated Indirect Interactions: Ecological and Evolutionary Perspectives&quot;,&quot;author&quot;:[{&quot;family&quot;:&quot;Ohgushi&quot;,&quot;given&quot;:&quot;T&quot;,&quot;parse-names&quot;:false,&quot;dropping-particle&quot;:&quot;&quot;,&quot;non-dropping-particle&quot;:&quot;&quot;},{&quot;family&quot;:&quot;Schmitz&quot;,&quot;given&quot;:&quot;O&quot;,&quot;parse-names&quot;:false,&quot;dropping-particle&quot;:&quot;&quot;,&quot;non-dropping-particle&quot;:&quot;&quot;},{&quot;family&quot;:&quot;Holt&quot;,&quot;given&quot;:&quot;R D&quot;,&quot;parse-names&quot;:false,&quot;dropping-particle&quot;:&quot;&quot;,&quot;non-dropping-particle&quot;:&quot;&quot;}],&quot;collection-title&quot;:&quot;Ecological Reviews&quot;,&quot;ISBN&quot;:&quot;9781107001831&quot;,&quot;URL&quot;:&quot;https://books.google.com/books?id=eKyb-m_Wym8C&quot;,&quot;issued&quot;:{&quot;date-parts&quot;:[[2012]]},&quot;publisher&quot;:&quot;Cambridge University Press&quot;},&quot;isTemporary&quot;:false}],&quot;properties&quot;:{&quot;noteIndex&quot;:0},&quot;isEdited&quot;:false,&quot;manualOverride&quot;:{&quot;isManuallyOverriden&quot;:false,&quot;citeprocText&quot;:&quot;(Ohgushi et al., 2012)&quot;,&quot;manualOverrideText&quot;:&quot;&quot;},&quot;citationTag&quot;:&quot;MENDELEY_CITATION_v3_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&quot;},{&quot;citationID&quot;:&quot;MENDELEY_CITATION_449e4688-1091-415e-a274-8f0d80c166cd&quot;,&quot;citationItems&quot;:[{&quot;id&quot;:&quot;d37ce02e-0fb4-3968-81df-af4ba177cecc&quot;,&quot;itemData&quot;:{&quot;type&quot;:&quot;article-journal&quot;,&quot;id&quot;:&quot;d37ce02e-0fb4-3968-81df-af4ba177cecc&quot;,&quot;title&quot;:&quot;Network motifs: Simple building blocks of complex networks&quot;,&quot;author&quot;:[{&quot;family&quot;:&quot;Milo&quot;,&quot;given&quot;:&quot;R&quot;,&quot;parse-names&quot;:false,&quot;dropping-particle&quot;:&quot;&quot;,&quot;non-dropping-particle&quot;:&quot;&quot;},{&quot;family&quot;:&quot;Shen-Orr&quot;,&quot;given&quot;:&quot;S&quot;,&quot;parse-names&quot;:false,&quot;dropping-particle&quot;:&quot;&quot;,&quot;non-dropping-particle&quot;:&quot;&quot;},{&quot;family&quot;:&quot;Itzkovitz&quot;,&quot;given&quot;:&quot;S&quot;,&quot;parse-names&quot;:false,&quot;dropping-particle&quot;:&quot;&quot;,&quot;non-dropping-particle&quot;:&quot;&quot;},{&quot;family&quot;:&quot;Kashtan&quot;,&quot;given&quot;:&quot;N&quot;,&quot;parse-names&quot;:false,&quot;dropping-particle&quot;:&quot;&quot;,&quot;non-dropping-particle&quot;:&quot;&quot;},{&quot;family&quot;:&quot;Chklovskii&quot;,&quot;given&quot;:&quot;D&quot;,&quot;parse-names&quot;:false,&quot;dropping-particle&quot;:&quot;&quot;,&quot;non-dropping-particle&quot;:&quot;&quot;},{&quot;family&quot;:&quot;Alon&quot;,&quot;given&quot;:&quot;U&quot;,&quot;parse-names&quot;:false,&quot;dropping-particle&quot;:&quot;&quot;,&quot;non-dropping-particle&quot;:&quot;&quot;}],&quot;container-title&quot;:&quot;Science&quot;,&quot;DOI&quot;:&quot;10.1126/science.298.5594.824&quot;,&quot;ISSN&quot;:&quot;00368075&quot;,&quot;PMID&quot;:&quot;12399590&quot;,&quot;URL&quot;:&quot;https://doi.org/10.1126/science.298.5594.824&quot;,&quot;issued&quot;:{&quot;date-parts&quot;:[[2002,10,25]]},&quot;page&quot;:&quot;824-827&quot;,&quot;abstract&quot;:&quot;Complex networks are studied across many fields of science. To uncover their structural design principles, we defined \&quot;network motifs,\&quot; patterns of interconnections occurring in complex networks at numbers that are significantly higher than those in randomized networks. We found such motifs in networks from biochemistry, neurobiology, ecology, and engineering. The motifs shared by ecological food webs were distinct from the motifs shared by the genetic networks of Escherichia coli and Saccharomyces cerevisiae or from those found in the World Wide Web. Similar motifs were found in networks that perform information processing, even though they describe elements as different as biomolecules within a cell and synaptic connections between neurons in Caenorhabditis elegans. Motifs may thus define universal classes of networks. This approach may uncover the basic building blocks of most networks.&quot;,&quot;issue&quot;:&quot;5594&quot;,&quot;volume&quot;:&quot;298&quot;},&quot;isTemporary&quot;:false}],&quot;properties&quot;:{&quot;noteIndex&quot;:0},&quot;isEdited&quot;:false,&quot;manualOverride&quot;:{&quot;isManuallyOverriden&quot;:false,&quot;citeprocText&quot;:&quot;(Milo et al., 2002)&quot;,&quot;manualOverrideText&quot;:&quot;&quot;},&quot;citationTag&quot;:&quot;MENDELEY_CITATION_v3_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&quot;},{&quot;citationID&quot;:&quot;MENDELEY_CITATION_bd3c05f9-cfee-488c-9c1f-fbb237afbcf2&quot;,&quot;citationItems&quot;:[{&quot;id&quot;:&quot;939421d9-3cf4-3933-8c3f-ed08b05ca2f4&quot;,&quot;itemData&quot;:{&quot;type&quot;:&quot;article-journal&quot;,&quot;id&quot;:&quot;939421d9-3cf4-3933-8c3f-ed08b05ca2f4&quot;,&quot;title&quot;:&quot;Modes of response to environmental change and the elusive empirical evidence for bet hedging.&quot;,&quot;author&quot;:[{&quot;family&quot;:&quot;Simons&quot;,&quot;given&quot;:&quot;Andrew M&quot;,&quot;parse-names&quot;:false,&quot;dropping-particle&quot;:&quot;&quot;,&quot;non-dropping-particle&quot;:&quot;&quot;}],&quot;container-title&quot;:&quot;Proceedings of the Royal Society B&quot;,&quot;accessed&quot;:{&quot;date-parts&quot;:[[2015,12,15]]},&quot;DOI&quot;:&quot;10.1098/rspb.2011.0176&quot;,&quot;ISSN&quot;:&quot;1471-2954&quot;,&quot;PMID&quot;:&quot;21411456&quot;,&quot;URL&quot;:&quot;http://rspb.royalsocietypublishing.org/content/278/1712/1601.long&quot;,&quot;issued&quot;:{&quot;date-parts&quot;:[[2011,6,7]]},&quot;page&quot;:&quot;1601-9&quot;,&quot;abstract&quot;:&quot;Uncertainty is a problem not only in human decision-making, but is a prevalent quality of natural environments and thus requires evolutionary response. Unpredictable natural selection is expected to result in the evolution of bet-hedging strategies, which are adaptations to long-term fluctuating selection. Despite a recent surge of interest in bet hedging, its study remains mired in conceptual and practical difficulties, compounded by confusion over what constitutes evidence for its existence. Here, I attempt to resolve misunderstandings about bet hedging and its relationship with other modes of response to environmental change, identify the challenges inherent to its study and assess the state of existing empiri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defined according to potential strength-is heavily skewed towards weaker categories, underscoring the need for direct appraisals of the adaptive significance of putative bet-hedging traits in nature.&quot;,&quot;issue&quot;:&quot;1712&quot;,&quot;volume&quot;:&quot;278&quot;},&quot;isTemporary&quot;:false}],&quot;properties&quot;:{&quot;noteIndex&quot;:0},&quot;isEdited&quot;:false,&quot;manualOverride&quot;:{&quot;isManuallyOverriden&quot;:true,&quot;citeprocText&quot;:&quot;(Simons, 2011)&quot;,&quot;manualOverrideText&quot;:&quot;Simons, 2011&quot;},&quot;citationTag&quot;:&quot;MENDELEY_CITATION_v3_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&quot;},{&quot;citationID&quot;:&quot;MENDELEY_CITATION_8d8a2ddf-9bad-46e8-818f-b6cd410bb8c5&quot;,&quot;citationItems&quot;:[{&quot;id&quot;:&quot;b93a5fcb-fa06-3b5e-b976-e665070b3095&quot;,&quot;itemData&quot;:{&quot;type&quot;:&quot;article-journal&quot;,&quot;id&quot;:&quot;b93a5fcb-fa06-3b5e-b976-e665070b3095&quot;,&quot;title&quot;:&quot;Microbial bet-hedging: the power of being different&quot;,&quot;author&quot;:[{&quot;family&quot;:&quot;Grimbergen&quot;,&quot;given&quot;:&quot;Ard Jan&quot;,&quot;parse-names&quot;:false,&quot;dropping-particle&quot;:&quot;&quot;,&quot;non-dropping-particle&quot;:&quot;&quot;},{&quot;family&quot;:&quot;Siebring&quot;,&quot;given&quot;:&quot;Jeroen&quot;,&quot;parse-names&quot;:false,&quot;dropping-particle&quot;:&quot;&quot;,&quot;non-dropping-particle&quot;:&quot;&quot;},{&quot;family&quot;:&quot;Solopova&quot;,&quot;given&quot;:&quot;Ana&quot;,&quot;parse-names&quot;:false,&quot;dropping-particle&quot;:&quot;&quot;,&quot;non-dropping-particle&quot;:&quot;&quot;},{&quot;family&quot;:&quot;Kuipers&quot;,&quot;given&quot;:&quot;Oscar P&quot;,&quot;parse-names&quot;:false,&quot;dropping-particle&quot;:&quot;&quot;,&quot;non-dropping-particle&quot;:&quot;&quot;}],&quot;container-title&quot;:&quot;Current Opinion in Microbiology&quot;,&quot;accessed&quot;:{&quot;date-parts&quot;:[[2015,5,27]]},&quot;DOI&quot;:&quot;10.1016/j.mib.2015.04.008&quot;,&quot;ISSN&quot;:&quot;13695274&quot;,&quot;URL&quot;:&quot;http://www.sciencedirect.com/science/article/pii/S1369527415000521&quot;,&quot;issued&quot;:{&quot;date-parts&quot;:[[2015,6]]},&quot;page&quot;:&quot;67-72&quot;,&quot;abstract&quot;:&quot;Bet-hedging is an evolutionary theory that describes how risk spreading can increase fitness of a genotype in an unpredictably changing environment. To achieve risk spreading, maladapted phenotypes develop within isogenic populations that may be fit for a future environment. In recent years, various observations of microbial phenotypic heterogeneity have been denoted as bet-hedging strategies, sometimes without sufficient evidence to support this claim. Here, we discuss selected examples of microbial phenotypic heterogeneity that so far do seem consistent with the evolutionary theory concept of bet-hedging.&quot;,&quot;volume&quot;:&quot;25&quot;},&quot;isTemporary&quot;:false}],&quot;properties&quot;:{&quot;noteIndex&quot;:0},&quot;isEdited&quot;:false,&quot;manualOverride&quot;:{&quot;isManuallyOverriden&quot;:true,&quot;citeprocText&quot;:&quot;(Grimbergen et al., 2015)&quot;,&quot;manualOverrideText&quot;:&quot;Grimbergen et al., 2015&quot;},&quot;citationTag&quot;:&quot;MENDELEY_CITATION_v3_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&quot;},{&quot;citationID&quot;:&quot;MENDELEY_CITATION_93707f10-5853-42c2-9d06-a44bcbbe9085&quot;,&quot;citationItems&quot;:[{&quot;id&quot;:&quot;88893f4b-e4ef-3ab2-8c3a-4e1a225a9bb3&quot;,&quot;itemData&quot;:{&quot;type&quot;:&quot;article-journal&quot;,&quot;id&quot;:&quot;88893f4b-e4ef-3ab2-8c3a-4e1a225a9bb3&quot;,&quot;title&quot;:&quot;Removal of selected emerging PPCP compounds using greater duckweed (Spirodela polyrhiza) based lab-scale free water constructed wetland&quot;,&quot;author&quot;:[{&quot;family&quot;:&quot;Li&quot;,&quot;given&quot;:&quot;Jianan&quot;,&quot;parse-names&quot;:false,&quot;dropping-particle&quot;:&quot;&quot;,&quot;non-dropping-particle&quot;:&quot;&quot;},{&quot;family&quot;:&quot;Zhou&quot;,&quot;given&quot;:&quot;Qizhi&quot;,&quot;parse-names&quot;:false,&quot;dropping-particle&quot;:&quot;&quot;,&quot;non-dropping-particle&quot;:&quot;&quot;},{&quot;family&quot;:&quot;Campos&quot;,&quot;given&quot;:&quot;Luiza C&quot;,&quot;parse-names&quot;:false,&quot;dropping-particle&quot;:&quot;&quot;,&quot;non-dropping-particle&quot;:&quot;&quot;}],&quot;container-title&quot;:&quot;Water Research&quot;,&quot;DOI&quot;:&quot;https://doi.org/10.1016/j.watres.2017.09.002&quot;,&quot;ISSN&quot;:&quot;0043-1354&quot;,&quot;URL&quot;:&quot;https://www.sciencedirect.com/science/article/pii/S0043135417307352&quot;,&quot;issued&quot;:{&quot;date-parts&quot;:[[2017]]},&quot;page&quot;:&quot;252-261&quot;,&quot;abstract&quot;:&quot;Greater duckweed (Spirodela polyrhiza) based lab-scale free water constructed wetland (CW) was employed for removing four emerging pharmaceuticals and personal care products (PPCPs) (i.e. DEET, paracetamol, caffeine and triclosan). Orthogonal design was used to test the effect of light intensity, aeration, E.coli abundance and plant biomass on the target compounds. Synthetic wastewater contaminated with the target compounds at concentration of 25 μg/L was prepared, and both batch and continuous flow experiments were conducted. Up to 100% removals were achieved for paracetamol (PAR), caffeine (CAF) and tricolsan (TCS) while the highest removal for DEET was 32.2% in batch tests. Based on orthogonal Duncan analysis, high light intensity (240 μmolmm−2s−1), full aeration, high plant biomass (1.00 kg/m2) and high E.coli abundance (1.0 × 106 CFU/100 mL) favoured elimination of the PPCPs. Batch verification test achieved removals of 17.1%, 98.8%, 96.4% and 95.4% for DEET, PAR, CAF and TCS respectively. Continuous flow tests with CW only and CW followed by stabilization tank (CW-ST) were carried out. Final removals of the PPCP contaminants were 32.6%, 97.7%, 98.0% and 100% for DEET, PAR, CAF and TCS, respectively, by CW system alone, while 43.3%, 97.5%, 98.2% and 100%, respectively, were achieved by CW-ST system. By adding the ST tank, PPCP concentrations decreased significantly faster (p &lt; 0.05) compared with continuous flow CW alone. In addition, after removing aerators during continuous flow CW experiments, the treatment systems presented good stability for the PPCP removals. CW-ST showed better chemical oxygen demand (COD) and total organic carbon (TOC) removals (89.3%, 91.2%, respectively) than CW only (79.4%, 85.2%, respectively). However, poor DEET removal (&lt;50%) and high E.coli abundance (up to 1.7 log increase) in the final treated water indicated further treatment processes may be required. Statistical analysis showed significant correlations (p &lt; 0.05) between PPCPs and water quality parameters (e.g. COD, nitrate, phosphate), and between the four PPCP compounds for the continuous flow CW and CW-ST systems. Positive results encourage further test of Greater duckweed at pilot scale CW using real wastewater.&quot;,&quot;volume&quot;:&quot;126&quot;},&quot;isTemporary&quot;:false}],&quot;properties&quot;:{&quot;noteIndex&quot;:0},&quot;isEdited&quot;:false,&quot;manualOverride&quot;:{&quot;isManuallyOverriden&quot;:true,&quot;citeprocText&quot;:&quot;(Li et al., 2017)&quot;,&quot;manualOverrideText&quot;:&quot;Li et al., 2017&quot;},&quot;citationTag&quot;:&quot;MENDELEY_CITATION_v3_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&quot;},{&quot;citationID&quot;:&quot;MENDELEY_CITATION_fa2f7dc1-87c8-4930-b042-731c617fb007&quot;,&quot;citationItems&quot;:[{&quot;id&quot;:&quot;ebe171cd-28ab-3873-993d-f6f8fdc69b3f&quot;,&quot;itemData&quot;:{&quot;type&quot;:&quot;article-journal&quot;,&quot;id&quot;:&quot;ebe171cd-28ab-3873-993d-f6f8fdc69b3f&quot;,&quot;title&quot;:&quot;Intraspecific neighbour effects on the growth and morphological plasticity of Salvinia molesta&quot;,&quot;author&quot;:[{&quot;family&quot;:&quot;Solangaarachchi&quot;,&quot;given&quot;:&quot;SM&quot;,&quot;parse-names&quot;:false,&quot;dropping-particle&quot;:&quot;&quot;,&quot;non-dropping-particle&quot;:&quot;&quot;},{&quot;family&quot;:&quot;Hapuarachchi&quot;,&quot;given&quot;:&quot;HT&quot;,&quot;parse-names&quot;:false,&quot;dropping-particle&quot;:&quot;&quot;,&quot;non-dropping-particle&quot;:&quot;&quot;}],&quot;container-title&quot;:&quot;Journal of the National Science Foundation of Sri Lanka&quot;,&quot;DOI&quot;:&quot;10.4038/jnsfsr.v23i1.5569&quot;,&quot;ISSN&quot;:&quot;1391-4588&quot;,&quot;issued&quot;:{&quot;date-parts&quot;:[[1995]]},&quot;page&quot;:&quot;31&quot;,&quot;issue&quot;:&quot;1&quot;,&quot;volume&quot;:&quot;23&quot;},&quot;isTemporary&quot;:false}],&quot;properties&quot;:{&quot;noteIndex&quot;:0},&quot;isEdited&quot;:false,&quot;manualOverride&quot;:{&quot;isManuallyOverriden&quot;:true,&quot;citeprocText&quot;:&quot;(Solangaarachchi &amp;#38; Hapuarachchi, 1995)&quot;,&quot;manualOverrideText&quot;:&quot;Solangaarachchi &amp; Hapuarachchi, 1995&quot;},&quot;citationTag&quot;:&quot;MENDELEY_CITATION_v3_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&quot;},{&quot;citationID&quot;:&quot;MENDELEY_CITATION_8f662dfe-f6c5-4d23-912a-30a667301d85&quot;,&quot;citationItems&quot;:[{&quot;id&quot;:&quot;23c34ef9-d9d4-3c87-94e2-c8fb92ac2c6f&quot;,&quot;itemData&quot;:{&quot;type&quot;:&quot;article-journal&quot;,&quot;id&quot;:&quot;23c34ef9-d9d4-3c87-94e2-c8fb92ac2c6f&quot;,&quot;title&quot;:&quot;Phenotypic plasticity in Lemna minor (Lemnaceae)&quot;,&quot;author&quot;:[{&quot;family&quot;:&quot;Vasseur&quot;,&quot;given&quot;:&quot;Liette&quot;,&quot;parse-names&quot;:false,&quot;dropping-particle&quot;:&quot;&quot;,&quot;non-dropping-particle&quot;:&quot;&quot;},{&quot;family&quot;:&quot;Aarssen&quot;,&quot;given&quot;:&quot;Lonnie W&quot;,&quot;parse-names&quot;:false,&quot;dropping-particle&quot;:&quot;&quot;,&quot;non-dropping-particle&quot;:&quot;&quot;}],&quot;container-title&quot;:&quot;Plant Systematics and Evolution&quot;,&quot;DOI&quot;:&quot;10.1007/BF00941151&quot;,&quot;ISSN&quot;:&quot;1615-6110&quot;,&quot;URL&quot;:&quot;https://doi.org/10.1007/BF00941151&quot;,&quot;issued&quot;:{&quot;date-parts&quot;:[[1992]]},&quot;page&quot;:&quot;205-219&quot;,&quot;abstract&quot;:&quot;Eight genotypes ofLemna minor, originating from four continents, were grown for 15 days in eight different environmental treatments. Fronds under each treatment were then transferred into each of the eight environmental conditions for 15 days. The rate of frond production (relative growth rate) and mean frond biomass were recorded for each pre- and post-transfer treatment and root length was measured for each pre-transfer treatment. For all the traits, the levels of response varied significantly between genotypes (G) and between environmental conditions (E). G × E interaction effect was significant for all traits under pre-transfer treatments and some post-transfer treatments. Both pattern and amount of plasticity were genotypically variable but the amount of variation depended on the trait. The trait representing the best estimate of fitness, growth rate, exhibited the least amount of plasticity and on average, showed the most conservative pattern of plasticity. In contrast, the trait least related to fitness, root length, was the most plastic and showed the most divergent pattern of plasticity. Under some post-transfer treatments, growth rate and mean frond biomass were affected by origin (initial treatment) effect. Pattern and amount of plasticity were also influenced by initial treatments. Since some genotypes may be more affected than others by environmental conditions, origin effect may accentuate G × E interaction and therefore, modify the pattern and amount of plasticity. Comparison between dendrograms based on genetic and phenotypic similarities suggested that there is no relationship between genetic and phenotypic divergence. This lack of relationship may be due to the fact that plasticity is not necessarily adaptive.&quot;,&quot;issue&quot;:&quot;3&quot;,&quot;volume&quot;:&quot;180&quot;},&quot;isTemporary&quot;:false}],&quot;properties&quot;:{&quot;noteIndex&quot;:0},&quot;isEdited&quot;:false,&quot;manualOverride&quot;:{&quot;isManuallyOverriden&quot;:true,&quot;citeprocText&quot;:&quot;(Vasseur &amp;#38; Aarssen, 1992)&quot;,&quot;manualOverrideText&quot;:&quot;Vasseur &amp; Aarssen, 1992&quot;},&quot;citationTag&quot;:&quot;MENDELEY_CITATION_v3_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&quot;},{&quot;citationID&quot;:&quot;MENDELEY_CITATION_c3925b45-d704-49a3-ace3-6a84e91a085a&quot;,&quot;citationItems&quot;:[{&quot;id&quot;:&quot;d92d42b4-f203-3b0e-a5cb-f9e23c96f3dc&quot;,&quot;itemData&quot;:{&quot;type&quot;:&quot;article-journal&quot;,&quot;id&quot;:&quot;d92d42b4-f203-3b0e-a5cb-f9e23c96f3dc&quot;,&quot;title&quot;:&quot;The invasive duckweed Lemna minuta Kunth displays a different light utilisation strategy than native Lemna minor Linnaeus&quot;,&quot;author&quot;:[{&quot;family&quot;:&quot;Paolacci&quot;,&quot;given&quot;:&quot;Simona&quot;,&quot;parse-names&quot;:false,&quot;dropping-particle&quot;:&quot;&quot;,&quot;non-dropping-particle&quot;:&quot;&quot;},{&quot;family&quot;:&quot;Harrison&quot;,&quot;given&quot;:&quot;Simon&quot;,&quot;parse-names&quot;:false,&quot;dropping-particle&quot;:&quot;&quot;,&quot;non-dropping-particle&quot;:&quot;&quot;},{&quot;family&quot;:&quot;Jansen&quot;,&quot;given&quot;:&quot;Marcel A K&quot;,&quot;parse-names&quot;:false,&quot;dropping-particle&quot;:&quot;&quot;,&quot;non-dropping-particle&quot;:&quot;&quot;}],&quot;container-title&quot;:&quot;Aquatic Botany&quot;,&quot;DOI&quot;:&quot;https://doi.org/10.1016/j.aquabot.2018.01.002&quot;,&quot;ISSN&quot;:&quot;0304-3770&quot;,&quot;URL&quot;:&quot;https://www.sciencedirect.com/science/article/pii/S030437701730236X&quot;,&quot;issued&quot;:{&quot;date-parts&quot;:[[2018]]},&quot;page&quot;:&quot;8-14&quot;,&quot;abstract&quot;:&quot;Lemna minuta Kunth is an invasive, alien duckweed that is present throughout much of Europe, where it competes with native congeneric Lemna minor Linnaeus. Previously, L. minuta was found to grow faster than L. minor. The aim of this study was to determine whether the rapid growth of invasive L. minuta is based on differential light utilisation. For this purpose, the growth performance of L. minuta was compared with that of L. minor under a range of different light intensities. Both physiological and morphological parameters were determined. L. minuta showed a higher Relative Growth Rate (RGR) than L. minor when grown under medium and high intensities. Further analysis showed that, at high light intensities, L. minuta has a higher Net Assimilation Rate (NAR), and displays more photochemical quenching (qP) and a higher quantum yield (Y(II)) than L. minor. In contrast under low light intensities L. minor displayed a marginally higher RGR, due to a greater Leaf Area Ratio (LAR), and higher chlorophyll content than L. minuta. The results indicate two distinct light utilisation strategies, and reveal that the invasive species L. minuta takes more advantage from high intensity light conditions. In turn, this may influence plant distribution and, consequently, ecosystem management by relevant authorities.&quot;,&quot;volume&quot;:&quot;146&quot;},&quot;isTemporary&quot;:false}],&quot;properties&quot;:{&quot;noteIndex&quot;:0},&quot;isEdited&quot;:false,&quot;manualOverride&quot;:{&quot;isManuallyOverriden&quot;:true,&quot;citeprocText&quot;:&quot;(Paolacci et al., 2018)&quot;,&quot;manualOverrideText&quot;:&quot;Paolacci et al., 2018&quot;},&quot;citationTag&quot;:&quot;MENDELEY_CITATION_v3_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&quot;},{&quot;citationID&quot;:&quot;MENDELEY_CITATION_3021dba9-2384-4e4d-8dd7-b1d9a5a360e2&quot;,&quot;citationItems&quot;:[{&quot;id&quot;:&quot;9a17a76e-5d11-32c2-a0cd-9eb4405ca00b&quot;,&quot;itemData&quot;:{&quot;type&quot;:&quot;article-journal&quot;,&quot;id&quot;:&quot;9a17a76e-5d11-32c2-a0cd-9eb4405ca00b&quot;,&quot;title&quot;:&quot;Community structure follows simple assembly rules in microbial microcosms&quot;,&quot;author&quot;:[{&quot;family&quot;:&quot;Friedman&quot;,&quot;given&quot;:&quot;Jonathan&quot;,&quot;parse-names&quot;:false,&quot;dropping-particle&quot;:&quot;&quot;,&quot;non-dropping-particle&quot;:&quot;&quot;},{&quot;family&quot;:&quot;Higgins&quot;,&quot;given&quot;:&quot;Logan M&quot;,&quot;parse-names&quot;:false,&quot;dropping-particle&quot;:&quot;&quot;,&quot;non-dropping-particle&quot;:&quot;&quot;},{&quot;family&quot;:&quot;Gore&quot;,&quot;given&quot;:&quot;Jeff&quot;,&quot;parse-names&quot;:false,&quot;dropping-particle&quot;:&quot;&quot;,&quot;non-dropping-particle&quot;:&quot;&quot;}],&quot;container-title&quot;:&quot;Nature Ecology &amp; Evolution&quot;,&quot;DOI&quot;:&quot;10.1038/s41559-017-0109&quot;,&quot;ISSN&quot;:&quot;2397-334X&quot;,&quot;URL&quot;:&quot;https://doi.org/10.1038/s41559-017-0109&quot;,&quot;issued&quot;:{&quot;date-parts&quot;:[[2017]]},&quot;page&quot;:&quot;109&quot;,&quot;abstract&quot;:&quot;Microorganisms typically form diverse communities of interacting species, whose activities have tremendous impact on the plants, animals and humans they associate with. The ability to predict the structure of these complex communities is crucial to understanding and managing them. Here, we propose a simple, qualitative assembly rule that predicts community structure from the outcomes of competitions between small sets of species, and experimentally assess its predictive power using synthetic microbial communities composed of up to eight soil bacterial species. Nearly all competitions resulted in a unique, stable community, whose composition was independent of the initial species fractions. Survival in three-species competitions was predicted by the pairwise outcomes with an accuracy of ~90%. Obtaining a similar level of accuracy in competitions between sets of seven or all eight species required incorporating additional information regarding the outcomes of the three-species competitions. Our results demonstrate experimentally the ability of a simple bottom-up approach to predict community structure. Such an approach is key for anticipating the response of communities to changing environments, designing interventions to steer existing communities to more desirable states and, ultimately, rationally designing communities de novo.&quot;,&quot;issue&quot;:&quot;5&quot;,&quot;volume&quot;:&quot;1&quot;},&quot;isTemporary&quot;:false}],&quot;properties&quot;:{&quot;noteIndex&quot;:0},&quot;isEdited&quot;:false,&quot;manualOverride&quot;:{&quot;isManuallyOverriden&quot;:false,&quot;citeprocText&quot;:&quot;(Friedman et al., 2017)&quot;,&quot;manualOverrideText&quot;:&quot;&quot;},&quot;citationTag&quot;:&quot;MENDELEY_CITATION_v3_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&quot;},{&quot;citationID&quot;:&quot;MENDELEY_CITATION_d8247172-4764-4f0c-926a-00cffff0d1a0&quot;,&quot;citationItems&quot;:[{&quot;id&quot;:&quot;5e1ed5c3-14cc-3a7f-b5f9-9ff1fa46de36&quot;,&quot;itemData&quot;:{&quot;type&quot;:&quot;article-journal&quot;,&quot;id&quot;:&quot;5e1ed5c3-14cc-3a7f-b5f9-9ff1fa46de36&quot;,&quot;title&quot;:&quot;Negative frequency‐dependent growth underlies the stable coexistence of two cosmopolitan aquatic plants&quot;,&quot;author&quot;:[{&quot;family&quot;:&quot;Armitage&quot;,&quot;given&quot;:&quot;David W.&quot;,&quot;parse-names&quot;:false,&quot;dropping-particle&quot;:&quot;&quot;,&quot;non-dropping-particle&quot;:&quot;&quot;},{&quot;family&quot;:&quot;Jones&quot;,&quot;given&quot;:&quot;Stuart E.&quot;,&quot;parse-names&quot;:false,&quot;dropping-particle&quot;:&quot;&quot;,&quot;non-dropping-particle&quot;:&quot;&quot;}],&quot;container-title&quot;:&quot;Ecology&quot;,&quot;DOI&quot;:&quot;10.1002/ecy.2657&quot;,&quot;ISSN&quot;:&quot;0012-9658&quot;,&quot;PMID&quot;:&quot;30770565&quot;,&quot;URL&quot;:&quot;https://doi.org/10.1002/ecy.2657&quot;,&quot;issued&quot;:{&quot;date-parts&quot;:[[2019,5,4]]},&quot;page&quot;:&quot;e02657&quot;,&quot;abstract&quot;:&quot;Identifying and quantifying the mechanisms influencing species coexistence remains a major challenge for the study of community ecology. These mechanisms, which stem from species’ differential responses to competition and their environments, promote coexistence if they give each species a growth advantage when rare. Yet despite the widespread assumption that co-occurring species stably coexist, there have been few empirical demonstrations in support of this claim. Likewise, coexistence is often assumed to result from interspecific differences in life-history traits, but the relative contributions of these trait differences to coexistence are rarely quantified, particularly across environmental gradients. Using two widely co-occurring and ecologically similar species of freshwater duckweed plants (Spirodela polyrhiza and Lemna minor), we tested hypotheses that interspecific differences in facultative dormancy behaviors, thermal reaction norms, and density-dependent growth promote coexistence between these species, and that their relative influences on coexistence change as average temperatures and fluctuations around them vary. In competition experiments, we found strong evidence for negative frequency-dependent growth across a range of both static and fluctuating temperatures, suggesting a critical role of fluctuation-independent stabilization in coexistence. This negative frequency dependence could be explained by our observation that for both species, intraspecific competition was over 1.5 times stronger than interspecific competition, granting each species a low-density growth advantage. Using an empirically parameterized competition model, we found that while coexistence was facilitated by environmental fluctuations, fluctuation-independent stabilization via negative frequency dependence was crucial for coexistence. Conversely, the temporal storage effect, an important fluctuation-dependent mechanism, was relatively weak in comparison. Contrary to expectations, differences in the species’ thermal reaction norms and dormancy behaviors did not significantly promote coexistence in fluctuating environments. Our results highlight how coexistence in two ubiquitous and ostensibly similar aquatic plants is not necessarily a product of their most obvious interspecific differences, and instead results from subtle niche differences causing negative frequency-dependent growth, which acts consistently on both species across environmental gradients.&quot;,&quot;issue&quot;:&quot;5&quot;,&quot;volume&quot;:&quot;100&quot;},&quot;isTemporary&quot;:false}],&quot;properties&quot;:{&quot;noteIndex&quot;:0},&quot;isEdited&quot;:false,&quot;manualOverride&quot;:{&quot;isManuallyOverriden&quot;:false,&quot;citeprocText&quot;:&quot;(Armitage &amp;#38; Jones, 2019)&quot;,&quot;manualOverrideText&quot;:&quot;&quot;},&quot;citationTag&quot;:&quot;MENDELEY_CITATION_v3_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&quot;},{&quot;citationID&quot;:&quot;MENDELEY_CITATION_c2f6ab36-a5fe-4e17-a3c0-1e0d65496f25&quot;,&quot;citationItems&quot;:[{&quot;id&quot;:&quot;5e1ed5c3-14cc-3a7f-b5f9-9ff1fa46de36&quot;,&quot;itemData&quot;:{&quot;type&quot;:&quot;article-journal&quot;,&quot;id&quot;:&quot;5e1ed5c3-14cc-3a7f-b5f9-9ff1fa46de36&quot;,&quot;title&quot;:&quot;Negative frequency‐dependent growth underlies the stable coexistence of two cosmopolitan aquatic plants&quot;,&quot;author&quot;:[{&quot;family&quot;:&quot;Armitage&quot;,&quot;given&quot;:&quot;David W.&quot;,&quot;parse-names&quot;:false,&quot;dropping-particle&quot;:&quot;&quot;,&quot;non-dropping-particle&quot;:&quot;&quot;},{&quot;family&quot;:&quot;Jones&quot;,&quot;given&quot;:&quot;Stuart E.&quot;,&quot;parse-names&quot;:false,&quot;dropping-particle&quot;:&quot;&quot;,&quot;non-dropping-particle&quot;:&quot;&quot;}],&quot;container-title&quot;:&quot;Ecology&quot;,&quot;DOI&quot;:&quot;10.1002/ecy.2657&quot;,&quot;ISSN&quot;:&quot;0012-9658&quot;,&quot;PMID&quot;:&quot;30770565&quot;,&quot;URL&quot;:&quot;https://doi.org/10.1002/ecy.2657&quot;,&quot;issued&quot;:{&quot;date-parts&quot;:[[2019,5,4]]},&quot;page&quot;:&quot;e02657&quot;,&quot;abstract&quot;:&quot;Identifying and quantifying the mechanisms influencing species coexistence remains a major challenge for the study of community ecology. These mechanisms, which stem from species’ differential responses to competition and their environments, promote coexistence if they give each species a growth advantage when rare. Yet despite the widespread assumption that co-occurring species stably coexist, there have been few empirical demonstrations in support of this claim. Likewise, coexistence is often assumed to result from interspecific differences in life-history traits, but the relative contributions of these trait differences to coexistence are rarely quantified, particularly across environmental gradients. Using two widely co-occurring and ecologically similar species of freshwater duckweed plants (Spirodela polyrhiza and Lemna minor), we tested hypotheses that interspecific differences in facultative dormancy behaviors, thermal reaction norms, and density-dependent growth promote coexistence between these species, and that their relative influences on coexistence change as average temperatures and fluctuations around them vary. In competition experiments, we found strong evidence for negative frequency-dependent growth across a range of both static and fluctuating temperatures, suggesting a critical role of fluctuation-independent stabilization in coexistence. This negative frequency dependence could be explained by our observation that for both species, intraspecific competition was over 1.5 times stronger than interspecific competition, granting each species a low-density growth advantage. Using an empirically parameterized competition model, we found that while coexistence was facilitated by environmental fluctuations, fluctuation-independent stabilization via negative frequency dependence was crucial for coexistence. Conversely, the temporal storage effect, an important fluctuation-dependent mechanism, was relatively weak in comparison. Contrary to expectations, differences in the species’ thermal reaction norms and dormancy behaviors did not significantly promote coexistence in fluctuating environments. Our results highlight how coexistence in two ubiquitous and ostensibly similar aquatic plants is not necessarily a product of their most obvious interspecific differences, and instead results from subtle niche differences causing negative frequency-dependent growth, which acts consistently on both species across environmental gradients.&quot;,&quot;issue&quot;:&quot;5&quot;,&quot;volume&quot;:&quot;100&quot;},&quot;isTemporary&quot;:false}],&quot;properties&quot;:{&quot;noteIndex&quot;:0},&quot;isEdited&quot;:false,&quot;manualOverride&quot;:{&quot;isManuallyOverriden&quot;:false,&quot;citeprocText&quot;:&quot;(Armitage &amp;#38; Jones, 2019)&quot;,&quot;manualOverrideText&quot;:&quot;&quot;},&quot;citationTag&quot;:&quot;MENDELEY_CITATION_v3_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&quot;},{&quot;citationID&quot;:&quot;MENDELEY_CITATION_ad521110-0bd1-4289-8f68-55f046f5a8ba&quot;,&quot;citationItems&quot;:[{&quot;id&quot;:&quot;9a17a76e-5d11-32c2-a0cd-9eb4405ca00b&quot;,&quot;itemData&quot;:{&quot;type&quot;:&quot;article-journal&quot;,&quot;id&quot;:&quot;9a17a76e-5d11-32c2-a0cd-9eb4405ca00b&quot;,&quot;title&quot;:&quot;Community structure follows simple assembly rules in microbial microcosms&quot;,&quot;author&quot;:[{&quot;family&quot;:&quot;Friedman&quot;,&quot;given&quot;:&quot;Jonathan&quot;,&quot;parse-names&quot;:false,&quot;dropping-particle&quot;:&quot;&quot;,&quot;non-dropping-particle&quot;:&quot;&quot;},{&quot;family&quot;:&quot;Higgins&quot;,&quot;given&quot;:&quot;Logan M&quot;,&quot;parse-names&quot;:false,&quot;dropping-particle&quot;:&quot;&quot;,&quot;non-dropping-particle&quot;:&quot;&quot;},{&quot;family&quot;:&quot;Gore&quot;,&quot;given&quot;:&quot;Jeff&quot;,&quot;parse-names&quot;:false,&quot;dropping-particle&quot;:&quot;&quot;,&quot;non-dropping-particle&quot;:&quot;&quot;}],&quot;container-title&quot;:&quot;Nature Ecology &amp; Evolution&quot;,&quot;DOI&quot;:&quot;10.1038/s41559-017-0109&quot;,&quot;ISSN&quot;:&quot;2397-334X&quot;,&quot;URL&quot;:&quot;https://doi.org/10.1038/s41559-017-0109&quot;,&quot;issued&quot;:{&quot;date-parts&quot;:[[2017]]},&quot;page&quot;:&quot;109&quot;,&quot;abstract&quot;:&quot;Microorganisms typically form diverse communities of interacting species, whose activities have tremendous impact on the plants, animals and humans they associate with. The ability to predict the structure of these complex communities is crucial to understanding and managing them. Here, we propose a simple, qualitative assembly rule that predicts community structure from the outcomes of competitions between small sets of species, and experimentally assess its predictive power using synthetic microbial communities composed of up to eight soil bacterial species. Nearly all competitions resulted in a unique, stable community, whose composition was independent of the initial species fractions. Survival in three-species competitions was predicted by the pairwise outcomes with an accuracy of ~90%. Obtaining a similar level of accuracy in competitions between sets of seven or all eight species required incorporating additional information regarding the outcomes of the three-species competitions. Our results demonstrate experimentally the ability of a simple bottom-up approach to predict community structure. Such an approach is key for anticipating the response of communities to changing environments, designing interventions to steer existing communities to more desirable states and, ultimately, rationally designing communities de novo.&quot;,&quot;issue&quot;:&quot;5&quot;,&quot;volume&quot;:&quot;1&quot;},&quot;isTemporary&quot;:false}],&quot;properties&quot;:{&quot;noteIndex&quot;:0},&quot;isEdited&quot;:false,&quot;manualOverride&quot;:{&quot;isManuallyOverriden&quot;:false,&quot;citeprocText&quot;:&quot;(Friedman et al., 2017)&quot;,&quot;manualOverrideText&quot;:&quot;&quot;},&quot;citationTag&quot;:&quot;MENDELEY_CITATION_v3_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&quot;},{&quot;citationID&quot;:&quot;MENDELEY_CITATION_7d8058a8-6642-4e05-9360-05c593125413&quot;,&quot;citationItems&quot;:[{&quot;id&quot;:&quot;9a17a76e-5d11-32c2-a0cd-9eb4405ca00b&quot;,&quot;itemData&quot;:{&quot;type&quot;:&quot;article-journal&quot;,&quot;id&quot;:&quot;9a17a76e-5d11-32c2-a0cd-9eb4405ca00b&quot;,&quot;title&quot;:&quot;Community structure follows simple assembly rules in microbial microcosms&quot;,&quot;author&quot;:[{&quot;family&quot;:&quot;Friedman&quot;,&quot;given&quot;:&quot;Jonathan&quot;,&quot;parse-names&quot;:false,&quot;dropping-particle&quot;:&quot;&quot;,&quot;non-dropping-particle&quot;:&quot;&quot;},{&quot;family&quot;:&quot;Higgins&quot;,&quot;given&quot;:&quot;Logan M&quot;,&quot;parse-names&quot;:false,&quot;dropping-particle&quot;:&quot;&quot;,&quot;non-dropping-particle&quot;:&quot;&quot;},{&quot;family&quot;:&quot;Gore&quot;,&quot;given&quot;:&quot;Jeff&quot;,&quot;parse-names&quot;:false,&quot;dropping-particle&quot;:&quot;&quot;,&quot;non-dropping-particle&quot;:&quot;&quot;}],&quot;container-title&quot;:&quot;Nature Ecology &amp; Evolution&quot;,&quot;DOI&quot;:&quot;10.1038/s41559-017-0109&quot;,&quot;ISSN&quot;:&quot;2397-334X&quot;,&quot;URL&quot;:&quot;https://doi.org/10.1038/s41559-017-0109&quot;,&quot;issued&quot;:{&quot;date-parts&quot;:[[2017]]},&quot;page&quot;:&quot;109&quot;,&quot;abstract&quot;:&quot;Microorganisms typically form diverse communities of interacting species, whose activities have tremendous impact on the plants, animals and humans they associate with. The ability to predict the structure of these complex communities is crucial to understanding and managing them. Here, we propose a simple, qualitative assembly rule that predicts community structure from the outcomes of competitions between small sets of species, and experimentally assess its predictive power using synthetic microbial communities composed of up to eight soil bacterial species. Nearly all competitions resulted in a unique, stable community, whose composition was independent of the initial species fractions. Survival in three-species competitions was predicted by the pairwise outcomes with an accuracy of ~90%. Obtaining a similar level of accuracy in competitions between sets of seven or all eight species required incorporating additional information regarding the outcomes of the three-species competitions. Our results demonstrate experimentally the ability of a simple bottom-up approach to predict community structure. Such an approach is key for anticipating the response of communities to changing environments, designing interventions to steer existing communities to more desirable states and, ultimately, rationally designing communities de novo.&quot;,&quot;issue&quot;:&quot;5&quot;,&quot;volume&quot;:&quot;1&quot;},&quot;isTemporary&quot;:false}],&quot;properties&quot;:{&quot;noteIndex&quot;:0},&quot;isEdited&quot;:false,&quot;manualOverride&quot;:{&quot;isManuallyOverriden&quot;:false,&quot;citeprocText&quot;:&quot;(Friedman et al., 2017)&quot;,&quot;manualOverrideText&quot;:&quot;&quot;},&quot;citationTag&quot;:&quot;MENDELEY_CITATION_v3_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&quot;},{&quot;citationID&quot;:&quot;MENDELEY_CITATION_ce5809ea-92f4-49e8-aa70-0dc636c0e4c4&quot;,&quot;citationItems&quot;:[{&quot;id&quot;:&quot;16af15c6-a977-3b45-b9ac-e651e7680245&quot;,&quot;itemData&quot;:{&quot;type&quot;:&quot;article-journal&quot;,&quot;id&quot;:&quot;16af15c6-a977-3b45-b9ac-e651e7680245&quot;,&quot;title&quot;:&quot;A structural approach for understanding multispecies coexistence&quot;,&quot;author&quot;:[{&quot;family&quot;:&quot;Saavedra&quot;,&quot;given&quot;:&quot;Serguei&quot;,&quot;parse-names&quot;:false,&quot;dropping-particle&quot;:&quot;&quot;,&quot;non-dropping-particle&quot;:&quot;&quot;},{&quot;family&quot;:&quot;Rohr&quot;,&quot;given&quot;:&quot;Rudolf P.&quot;,&quot;parse-names&quot;:false,&quot;dropping-particle&quot;:&quot;&quot;,&quot;non-dropping-particle&quot;:&quot;&quot;},{&quot;family&quot;:&quot;Bascompte&quot;,&quot;given&quot;:&quot;Jordi&quot;,&quot;parse-names&quot;:false,&quot;dropping-particle&quot;:&quot;&quot;,&quot;non-dropping-particle&quot;:&quot;&quot;},{&quot;family&quot;:&quot;Godoy&quot;,&quot;given&quot;:&quot;Oscar&quot;,&quot;parse-names&quot;:false,&quot;dropping-particle&quot;:&quot;&quot;,&quot;non-dropping-particle&quot;:&quot;&quot;},{&quot;family&quot;:&quot;Kraft&quot;,&quot;given&quot;:&quot;Nathan J.B.&quot;,&quot;parse-names&quot;:false,&quot;dropping-particle&quot;:&quot;&quot;,&quot;non-dropping-particle&quot;:&quot;&quot;},{&quot;family&quot;:&quot;Levine&quot;,&quot;given&quot;:&quot;Jonathan M.&quot;,&quot;parse-names&quot;:false,&quot;dropping-particle&quot;:&quot;&quot;,&quot;non-dropping-particle&quot;:&quot;&quot;}],&quot;container-title&quot;:&quot;Ecological Monographs&quot;,&quot;DOI&quot;:&quot;10.1002/ecm.1263&quot;,&quot;ISSN&quot;:&quot;15577015&quot;,&quot;issued&quot;:{&quot;date-parts&quot;:[[2017]]},&quot;page&quot;:&quot;470-486&quot;,&quot;abstract&quot;:&quot;Although observations of species-rich communities have long served as a primary motivation for research on the coexistence of competitors, the majority of our empirical and theoretical understanding comes from two-species systems. How much of the coexistence observed in species-rich communities results from indirect effects among competitors that only emerge in diverse systems remains poorly understood. Resolving this issue requires simple, scalable, and intuitive metrics for quantifying the conditions for coexistence in multispecies systems, and how these conditions differ from those expected based solely on pairwise interactions. To achieve these aims, we develop a structural approach for studying the set of parameter values compatible with n-species coexistence given the geometric constraints imposed by the matrix of competition coefficients. We derive novel mathematical metrics analogous to stabilizing niche differences and fitness differences that measure the range of conditions compatible with multispecies coexistence, incorporating the effects of indirect interactions emerging in diverse systems. We show how our measures can be used to quantify the extent to which the conditions for coexistence in multispecies systems differ from those that allow pairwise coexistence, and apply the method to a field system of annual plants. We conclude by presenting new challenges and empirical opportunities emerging from our structural metrics of multispecies coexistence.&quot;,&quot;issue&quot;:&quot;3&quot;,&quot;volume&quot;:&quot;87&quot;},&quot;isTemporary&quot;:false}],&quot;properties&quot;:{&quot;noteIndex&quot;:0},&quot;isEdited&quot;:false,&quot;manualOverride&quot;:{&quot;isManuallyOverriden&quot;:false,&quot;citeprocText&quot;:&quot;(Saavedra et al., 2017)&quot;,&quot;manualOverrideText&quot;:&quot;&quot;},&quot;citationTag&quot;:&quot;MENDELEY_CITATION_v3_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&quot;},{&quot;citationID&quot;:&quot;MENDELEY_CITATION_0e4bb9bc-ba6d-457f-a0a1-14fdf118a1d1&quot;,&quot;citationItems&quot;:[{&quot;id&quot;:&quot;9a17a76e-5d11-32c2-a0cd-9eb4405ca00b&quot;,&quot;itemData&quot;:{&quot;type&quot;:&quot;article-journal&quot;,&quot;id&quot;:&quot;9a17a76e-5d11-32c2-a0cd-9eb4405ca00b&quot;,&quot;title&quot;:&quot;Community structure follows simple assembly rules in microbial microcosms&quot;,&quot;author&quot;:[{&quot;family&quot;:&quot;Friedman&quot;,&quot;given&quot;:&quot;Jonathan&quot;,&quot;parse-names&quot;:false,&quot;dropping-particle&quot;:&quot;&quot;,&quot;non-dropping-particle&quot;:&quot;&quot;},{&quot;family&quot;:&quot;Higgins&quot;,&quot;given&quot;:&quot;Logan M&quot;,&quot;parse-names&quot;:false,&quot;dropping-particle&quot;:&quot;&quot;,&quot;non-dropping-particle&quot;:&quot;&quot;},{&quot;family&quot;:&quot;Gore&quot;,&quot;given&quot;:&quot;Jeff&quot;,&quot;parse-names&quot;:false,&quot;dropping-particle&quot;:&quot;&quot;,&quot;non-dropping-particle&quot;:&quot;&quot;}],&quot;container-title&quot;:&quot;Nature Ecology &amp; Evolution&quot;,&quot;DOI&quot;:&quot;10.1038/s41559-017-0109&quot;,&quot;ISSN&quot;:&quot;2397-334X&quot;,&quot;URL&quot;:&quot;https://doi.org/10.1038/s41559-017-0109&quot;,&quot;issued&quot;:{&quot;date-parts&quot;:[[2017]]},&quot;page&quot;:&quot;109&quot;,&quot;abstract&quot;:&quot;Microorganisms typically form diverse communities of interacting species, whose activities have tremendous impact on the plants, animals and humans they associate with. The ability to predict the structure of these complex communities is crucial to understanding and managing them. Here, we propose a simple, qualitative assembly rule that predicts community structure from the outcomes of competitions between small sets of species, and experimentally assess its predictive power using synthetic microbial communities composed of up to eight soil bacterial species. Nearly all competitions resulted in a unique, stable community, whose composition was independent of the initial species fractions. Survival in three-species competitions was predicted by the pairwise outcomes with an accuracy of ~90%. Obtaining a similar level of accuracy in competitions between sets of seven or all eight species required incorporating additional information regarding the outcomes of the three-species competitions. Our results demonstrate experimentally the ability of a simple bottom-up approach to predict community structure. Such an approach is key for anticipating the response of communities to changing environments, designing interventions to steer existing communities to more desirable states and, ultimately, rationally designing communities de novo.&quot;,&quot;issue&quot;:&quot;5&quot;,&quot;volume&quot;:&quot;1&quot;},&quot;isTemporary&quot;:false}],&quot;properties&quot;:{&quot;noteIndex&quot;:0},&quot;isEdited&quot;:false,&quot;manualOverride&quot;:{&quot;isManuallyOverriden&quot;:false,&quot;citeprocText&quot;:&quot;(Friedman et al., 2017)&quot;,&quot;manualOverrideText&quot;:&quot;&quot;},&quot;citationTag&quot;:&quot;MENDELEY_CITATION_v3_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&quot;},{&quot;citationID&quot;:&quot;MENDELEY_CITATION_e2c2b591-93d6-4740-960e-08a230936703&quot;,&quot;citationItems&quot;:[{&quot;id&quot;:&quot;ebac6a3d-db46-3a9a-9d7e-bd734b541c69&quot;,&quot;itemData&quot;:{&quot;type&quot;:&quot;article-journal&quot;,&quot;id&quot;:&quot;ebac6a3d-db46-3a9a-9d7e-bd734b541c69&quot;,&quot;title&quot;:&quot;Evolutionary history and the strength of species interactions: testing the phylogenetic limiting similarity hypothesis&quot;,&quot;author&quot;:[{&quot;family&quot;:&quot;Fritschie&quot;,&quot;given&quot;:&quot;Keith J&quot;,&quot;parse-names&quot;:false,&quot;dropping-particle&quot;:&quot;&quot;,&quot;non-dropping-particle&quot;:&quot;&quot;},{&quot;family&quot;:&quot;Cardinale&quot;,&quot;given&quot;:&quot;Bradley J&quot;,&quot;parse-names&quot;:false,&quot;dropping-particle&quot;:&quot;&quot;,&quot;non-dropping-particle&quot;:&quot;&quot;},{&quot;family&quot;:&quot;Alexandrou&quot;,&quot;given&quot;:&quot;Markos A&quot;,&quot;parse-names&quot;:false,&quot;dropping-particle&quot;:&quot;&quot;,&quot;non-dropping-particle&quot;:&quot;&quot;},{&quot;family&quot;:&quot;Oakley&quot;,&quot;given&quot;:&quot;Todd H&quot;,&quot;parse-names&quot;:false,&quot;dropping-particle&quot;:&quot;&quot;,&quot;non-dropping-particle&quot;:&quot;&quot;}],&quot;container-title&quot;:&quot;Ecology&quot;,&quot;DOI&quot;:&quot;https://doi.org/10.1890/13-0986.1&quot;,&quot;ISSN&quot;:&quot;0012-9658&quot;,&quot;URL&quot;:&quot;https://doi.org/10.1890/13-0986.1&quot;,&quot;issued&quot;:{&quot;date-parts&quot;:[[2014,5,1]]},&quot;page&quot;:&quot;1407-1417&quot;,&quot;abstract&quot;:&quot;A longstanding concept in community ecology is that closely related species compete more strongly than distant relatives. Ecologists have invoked this ?limiting similarity hypothesis? to explain patterns in the structure and function of biological communities and to inform conservation, restoration, and invasive-species management. However, few studies have empirically tested the validity of the limiting similarity hypothesis. Here we report the results of a laboratory microcosm experiment in which we used a model system of 23 common, co-occurring North American freshwater green algae to quantify the strength of 216 pairwise species' interactions (the difference in population density when grown alone vs. in the presence of another species) along a manipulated gradient of evolutionary relatedness (phylogenetic distance, as the sum of branch lengths separating species on a molecular phylogeny). Interspecific interactions varied widely in these bicultures of phytoplankton, ranging from strong competition (ratio of relative yield in polyculture vs. ?monoculture ? 1) to moderate facilitation (relative yield &gt;1). Yet, we found no evidence that the strength of species' interactions was influenced by their evolutionary relatedness. There was no relationship between phylogenetic distance and the average, minimum (inferior competitor), nor maximum (superior competitor) interaction strength across all biculture communities (respectively, P = 0.19, P = 0.17, P = 0.14; N = 428). When we examined each individual species, only 17% of individual species' interactions strengths varied as a function of phylogenetic distance, and none of these relationships remained significant after Bonferoni correction for multiple tests (N = 23). Last, when we grouped interactions into five qualitatively different types, the frequency of these types was not related to phylogenetic distance among species pairs (F4,?422 = 1.63, P = 0.15). Our empirical study adds to several others that suggest the biological underpinnings of competition may not be evolutionarily conserved, and thus, ecologists may need to re-evaluate the previously assumed generality of the limiting similarity hypothesis.&quot;,&quot;publisher&quot;:&quot;John Wiley &amp; Sons, Ltd&quot;,&quot;issue&quot;:&quot;5&quot;,&quot;volume&quot;:&quot;95&quot;},&quot;isTemporary&quot;:false}],&quot;properties&quot;:{&quot;noteIndex&quot;:0},&quot;isEdited&quot;:false,&quot;manualOverride&quot;:{&quot;isManuallyOverriden&quot;:false,&quot;citeprocText&quot;:&quot;(Fritschie et al., 2014)&quot;,&quot;manualOverrideText&quot;:&quot;&quot;},&quot;citationTag&quot;:&quot;MENDELEY_CITATION_v3_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&quot;},{&quot;citationID&quot;:&quot;MENDELEY_CITATION_a96ccc8c-d37f-4396-aeb8-27d4c4ead3c8&quot;,&quot;citationItems&quot;:[{&quot;id&quot;:&quot;67d26025-42a9-3ef4-ba13-0878a6a3e886&quot;,&quot;itemData&quot;:{&quot;type&quot;:&quot;article-journal&quot;,&quot;id&quot;:&quot;67d26025-42a9-3ef4-ba13-0878a6a3e886&quot;,&quot;title&quot;:&quot;Phenology effects on invasion success: insights from coupling field experiments to coexistence theory&quot;,&quot;author&quot;:[{&quot;family&quot;:&quot;Godoy&quot;,&quot;given&quot;:&quot;Oscar&quot;,&quot;parse-names&quot;:false,&quot;dropping-particle&quot;:&quot;&quot;,&quot;non-dropping-particle&quot;:&quot;&quot;},{&quot;family&quot;:&quot;Levine&quot;,&quot;given&quot;:&quot;Jonathan M&quot;,&quot;parse-names&quot;:false,&quot;dropping-particle&quot;:&quot;&quot;,&quot;non-dropping-particle&quot;:&quot;&quot;}],&quot;container-title&quot;:&quot;Ecology&quot;,&quot;DOI&quot;:&quot;https://doi.org/10.1890/13-1157.1&quot;,&quot;ISSN&quot;:&quot;0012-9658&quot;,&quot;URL&quot;:&quot;https://doi.org/10.1890/13-1157.1&quot;,&quot;issued&quot;:{&quot;date-parts&quot;:[[2014,3,1]]},&quot;page&quot;:&quot;726-736&quot;,&quot;abstract&quot;:&quo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quot;,&quot;publisher&quot;:&quot;John Wiley &amp; Sons, Ltd&quot;,&quot;issue&quot;:&quot;3&quot;,&quot;volume&quot;:&quot;95&quot;},&quot;isTemporary&quot;:false}],&quot;properties&quot;:{&quot;noteIndex&quot;:0},&quot;isEdited&quot;:false,&quot;manualOverride&quot;:{&quot;isManuallyOverriden&quot;:true,&quot;citeprocText&quot;:&quot;(Godoy &amp;#38; Levine, 2014)&quot;,&quot;manualOverrideText&quot;:&quot;Godoy &amp; Levine, 2014&quot;},&quot;citationTag&quot;:&quot;MENDELEY_CITATION_v3_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&quot;},{&quot;citationID&quot;:&quot;MENDELEY_CITATION_ea7a9748-6c26-4309-995d-329bc12d68d2&quot;,&quot;citationItems&quot;:[{&quot;id&quot;:&quot;16af15c6-a977-3b45-b9ac-e651e7680245&quot;,&quot;itemData&quot;:{&quot;type&quot;:&quot;article-journal&quot;,&quot;id&quot;:&quot;16af15c6-a977-3b45-b9ac-e651e7680245&quot;,&quot;title&quot;:&quot;A structural approach for understanding multispecies coexistence&quot;,&quot;author&quot;:[{&quot;family&quot;:&quot;Saavedra&quot;,&quot;given&quot;:&quot;Serguei&quot;,&quot;parse-names&quot;:false,&quot;dropping-particle&quot;:&quot;&quot;,&quot;non-dropping-particle&quot;:&quot;&quot;},{&quot;family&quot;:&quot;Rohr&quot;,&quot;given&quot;:&quot;Rudolf P.&quot;,&quot;parse-names&quot;:false,&quot;dropping-particle&quot;:&quot;&quot;,&quot;non-dropping-particle&quot;:&quot;&quot;},{&quot;family&quot;:&quot;Bascompte&quot;,&quot;given&quot;:&quot;Jordi&quot;,&quot;parse-names&quot;:false,&quot;dropping-particle&quot;:&quot;&quot;,&quot;non-dropping-particle&quot;:&quot;&quot;},{&quot;family&quot;:&quot;Godoy&quot;,&quot;given&quot;:&quot;Oscar&quot;,&quot;parse-names&quot;:false,&quot;dropping-particle&quot;:&quot;&quot;,&quot;non-dropping-particle&quot;:&quot;&quot;},{&quot;family&quot;:&quot;Kraft&quot;,&quot;given&quot;:&quot;Nathan J.B.&quot;,&quot;parse-names&quot;:false,&quot;dropping-particle&quot;:&quot;&quot;,&quot;non-dropping-particle&quot;:&quot;&quot;},{&quot;family&quot;:&quot;Levine&quot;,&quot;given&quot;:&quot;Jonathan M.&quot;,&quot;parse-names&quot;:false,&quot;dropping-particle&quot;:&quot;&quot;,&quot;non-dropping-particle&quot;:&quot;&quot;}],&quot;container-title&quot;:&quot;Ecological Monographs&quot;,&quot;DOI&quot;:&quot;10.1002/ecm.1263&quot;,&quot;ISSN&quot;:&quot;15577015&quot;,&quot;issued&quot;:{&quot;date-parts&quot;:[[2017]]},&quot;page&quot;:&quot;470-486&quot;,&quot;abstract&quot;:&quot;Although observations of species-rich communities have long served as a primary motivation for research on the coexistence of competitors, the majority of our empirical and theoretical understanding comes from two-species systems. How much of the coexistence observed in species-rich communities results from indirect effects among competitors that only emerge in diverse systems remains poorly understood. Resolving this issue requires simple, scalable, and intuitive metrics for quantifying the conditions for coexistence in multispecies systems, and how these conditions differ from those expected based solely on pairwise interactions. To achieve these aims, we develop a structural approach for studying the set of parameter values compatible with n-species coexistence given the geometric constraints imposed by the matrix of competition coefficients. We derive novel mathematical metrics analogous to stabilizing niche differences and fitness differences that measure the range of conditions compatible with multispecies coexistence, incorporating the effects of indirect interactions emerging in diverse systems. We show how our measures can be used to quantify the extent to which the conditions for coexistence in multispecies systems differ from those that allow pairwise coexistence, and apply the method to a field system of annual plants. We conclude by presenting new challenges and empirical opportunities emerging from our structural metrics of multispecies coexistence.&quot;,&quot;issue&quot;:&quot;3&quot;,&quot;volume&quot;:&quot;87&quot;},&quot;isTemporary&quot;:false}],&quot;properties&quot;:{&quot;noteIndex&quot;:0},&quot;isEdited&quot;:false,&quot;manualOverride&quot;:{&quot;isManuallyOverriden&quot;:true,&quot;citeprocText&quot;:&quot;(Saavedra et al., 2017)&quot;,&quot;manualOverrideText&quot;:&quot;Saavedra et al., 2017&quot;},&quot;citationTag&quot;:&quot;MENDELEY_CITATION_v3_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&quot;},{&quot;citationID&quot;:&quot;MENDELEY_CITATION_c38a4f18-5028-4b10-9a17-e1445299f4cd&quot;,&quot;citationItems&quot;:[{&quot;id&quot;:&quot;0deec2a6-ecbd-3727-ba82-db2e24e7100f&quot;,&quot;itemData&quot;:{&quot;type&quot;:&quot;article-journal&quot;,&quot;id&quot;:&quot;0deec2a6-ecbd-3727-ba82-db2e24e7100f&quot;,&quot;title&quot;:&quot;Biodiversity and species interactions: extending Lotka–Volterra community theory&quot;,&quot;author&quot;:[{&quot;family&quot;:&quot;Wilson&quot;,&quot;given&quot;:&quot;W G&quot;,&quot;parse-names&quot;:false,&quot;dropping-particle&quot;:&quot;&quot;,&quot;non-dropping-particle&quot;:&quot;&quot;},{&quot;family&quot;:&quot;Lundberg&quot;,&quot;given&quot;:&quot;P&quot;,&quot;parse-names&quot;:false,&quot;dropping-particle&quot;:&quot;&quot;,&quot;non-dropping-particle&quot;:&quot;&quot;},{&quot;family&quot;:&quot;Vázquez&quot;,&quot;given&quot;:&quot;D P&quot;,&quot;parse-names&quot;:false,&quot;dropping-particle&quot;:&quot;&quot;,&quot;non-dropping-particle&quot;:&quot;&quot;},{&quot;family&quot;:&quot;Shurin&quot;,&quot;given&quot;:&quot;J B&quot;,&quot;parse-names&quot;:false,&quot;dropping-particle&quot;:&quot;&quot;,&quot;non-dropping-particle&quot;:&quot;&quot;},{&quot;family&quot;:&quot;Smith&quot;,&quot;given&quot;:&quot;M D&quot;,&quot;parse-names&quot;:false,&quot;dropping-particle&quot;:&quot;&quot;,&quot;non-dropping-particle&quot;:&quot;&quot;},{&quot;family&quot;:&quot;Langford&quot;,&quot;given&quot;:&quot;W&quot;,&quot;parse-names&quot;:false,&quot;dropping-particle&quot;:&quot;&quot;,&quot;non-dropping-particle&quot;:&quot;&quot;},{&quot;family&quot;:&quot;Gross&quot;,&quot;given&quot;:&quot;K L&quot;,&quot;parse-names&quot;:false,&quot;dropping-particle&quot;:&quot;&quot;,&quot;non-dropping-particle&quot;:&quot;&quot;},{&quot;family&quot;:&quot;Mittelbach&quot;,&quot;given&quot;:&quot;G G&quot;,&quot;parse-names&quot;:false,&quot;dropping-particle&quot;:&quot;&quot;,&quot;non-dropping-particle&quot;:&quot;&quot;}],&quot;container-title&quot;:&quot;Ecology Letters&quot;,&quot;DOI&quot;:&quot;https://doi.org/10.1046/j.1461-0248.2003.00521.x&quot;,&quot;ISSN&quot;:&quot;1461-023X&quot;,&quot;URL&quot;:&quot;https://doi.org/10.1046/j.1461-0248.2003.00521.x&quot;,&quot;issued&quot;:{&quot;date-parts&quot;:[[2003,10,1]]},&quot;page&quot;:&quot;944-952&quot;,&quot;abstract&quot;:&quot;Abstract A new analysis of the nearly century-old Lotka?Volterra theory allows us to link species interactions to biodiversity patterns, including: species abundance distributions, estimates of total community size, patterns of community invasibility, and predicted responses to disturbance. Based on a few restrictive assumptions about species interactions, our calculations require only that the community is sufficiently large to allow a mean-field approximation. We develop this analysis to show how an initial assemblage of species with varying interaction strengths is predicted to sort out into the final community based on the species? predicted target densities. The sorting process yields predictions of covarying patterns of species abundance, community size, and species interaction strengths. These predictions can be tested using enrichment experiments, examination of latitudinal and productivity gradients, and features of community assembly.&quot;,&quot;publisher&quot;:&quot;John Wiley &amp; Sons, Ltd&quot;,&quot;issue&quot;:&quot;10&quot;,&quot;volume&quot;:&quot;6&quot;},&quot;isTemporary&quot;:false}],&quot;properties&quot;:{&quot;noteIndex&quot;:0},&quot;isEdited&quot;:false,&quot;manualOverride&quot;:{&quot;isManuallyOverriden&quot;:true,&quot;citeprocText&quot;:&quot;(Wilson et al., 2003)&quot;,&quot;manualOverrideText&quot;:&quot;Wilson et al., 2003&quot;},&quot;citationTag&quot;:&quot;MENDELEY_CITATION_v3_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&quot;},{&quot;citationID&quot;:&quot;MENDELEY_CITATION_b6ebaf5d-a5ee-4584-a24c-a80495636d8e&quot;,&quot;citationItems&quot;:[{&quot;id&quot;:&quot;a35d48b4-4d1e-3720-b531-a30dea84da25&quot;,&quot;itemData&quot;:{&quot;type&quot;:&quot;book&quot;,&quot;id&quot;:&quot;a35d48b4-4d1e-3720-b531-a30dea84da25&quot;,&quot;title&quot;:&quot;Food Webs and Biodiversity: Foundations, Models, Data&quot;,&quot;author&quot;:[{&quot;family&quot;:&quot;Rossberg&quot;,&quot;given&quot;:&quot;A G&quot;,&quot;parse-names&quot;:false,&quot;dropping-particle&quot;:&quot;&quot;,&quot;non-dropping-particle&quot;:&quot;&quot;}],&quot;collection-title&quot;:&quot;EBL ebooks online&quot;,&quot;ISBN&quot;:&quot;9781118502174&quot;,&quot;URL&quot;:&quot;https://books.google.com/books?id=M19q4whwT9IC&quot;,&quot;issued&quot;:{&quot;date-parts&quot;:[[2013]]},&quot;publisher&quot;:&quot;Wiley&quot;},&quot;isTemporary&quot;:false}],&quot;properties&quot;:{&quot;noteIndex&quot;:0},&quot;isEdited&quot;:false,&quot;manualOverride&quot;:{&quot;isManuallyOverriden&quot;:true,&quot;citeprocText&quot;:&quot;(Rossberg, 2013)&quot;,&quot;manualOverrideText&quot;:&quot;Rossberg, 2013&quot;},&quot;citationTag&quot;:&quot;MENDELEY_CITATION_v3_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&quot;},{&quot;citationID&quot;:&quot;MENDELEY_CITATION_ca3cd067-9af6-4145-b603-a7df83862bab&quot;,&quot;citationItems&quot;:[{&quot;id&quot;:&quot;1ab9df27-4d38-318a-8ac2-379c075e67d0&quot;,&quot;itemData&quot;:{&quot;type&quot;:&quot;article-journal&quot;,&quot;id&quot;:&quot;1ab9df27-4d38-318a-8ac2-379c075e67d0&quot;,&quot;title&quot;:&quot;Permanence and the assembly of ecological communities&quot;,&quot;author&quot;:[{&quot;family&quot;:&quot;Law&quot;,&quot;given&quot;:&quot;Richard&quot;,&quot;parse-names&quot;:false,&quot;dropping-particle&quot;:&quot;&quot;,&quot;non-dropping-particle&quot;:&quot;&quot;},{&quot;family&quot;:&quot;Morton&quot;,&quot;given&quot;:&quot;R Daniel&quot;,&quot;parse-names&quot;:false,&quot;dropping-particle&quot;:&quot;&quot;,&quot;non-dropping-particle&quot;:&quot;&quot;}],&quot;container-title&quot;:&quot;Ecology&quot;,&quot;DOI&quot;:&quot;https://doi.org/10.2307/2265500&quot;,&quot;ISSN&quot;:&quot;0012-9658&quot;,&quot;URL&quot;:&quot;https://doi.org/10.2307/2265500&quot;,&quot;issued&quot;:{&quot;date-parts&quot;:[[1996,4,1]]},&quot;page&quot;:&quot;762-775&quot;,&quot;abstract&quot;:&quot;A numerical technique for assembly of ecological communities of Lotka?Volterra form is described. The technique is based upon a global criterion for coexistence of species known as permanence. This provides a relatively fast and accurate method to determine the sequence of communities that develops when species are drawn sequentially and in an arbitrary order from a regional pool of species. Steps in the assembly sequence that cannot be resolved by this method are determined by numerical integration. The results are as follows. (1) At each step in an assembly sequence, a species that succeeds in invading when rare persists in the resulting community even if one or more of the resident species becomes extinct. (2) Assembly sequences are terminated with a community that is uninvadable by any of the remaining species from the pool. The number of these endpoints is small, even when the species pool is large. (3) In some cases, the final community cannot be reassembled from the species left in it; other species, which are absent at the end, are needed for the endpoint to be reached. (4) Invasion resistance builds up in three stages during an assembly sequence. Over much of the sequence, invasion resistance shows little if any increase; during this period, species composition continues to change until the sequence happens to land on an endpoint. (5) Communities assembled from large species pools are more resistant to invasion than those assembled from small species pools.&quot;,&quot;publisher&quot;:&quot;John Wiley &amp; Sons, Ltd&quot;,&quot;issue&quot;:&quot;3&quot;,&quot;volume&quot;:&quot;77&quot;},&quot;isTemporary&quot;:false}],&quot;properties&quot;:{&quot;noteIndex&quot;:0},&quot;isEdited&quot;:false,&quot;manualOverride&quot;:{&quot;isManuallyOverriden&quot;:false,&quot;citeprocText&quot;:&quot;(Law &amp;#38; Morton, 1996)&quot;,&quot;manualOverrideText&quot;:&quot;&quot;},&quot;citationTag&quot;:&quot;MENDELEY_CITATION_v3_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&quot;},{&quot;citationID&quot;:&quot;MENDELEY_CITATION_eb588802-50db-4e92-93fc-1624c4e0144a&quot;,&quot;citationItems&quot;:[{&quot;id&quot;:&quot;18db88c2-17a7-37cc-a913-d98c54a4e2d5&quot;,&quot;itemData&quot;:{&quot;type&quot;:&quot;article-journal&quot;,&quot;id&quot;:&quot;18db88c2-17a7-37cc-a913-d98c54a4e2d5&quot;,&quot;title&quot;:&quot;Generic assembly patterns in complex ecological communities&quot;,&quot;author&quot;:[{&quot;family&quot;:&quot;Barbier&quot;,&quot;given&quot;:&quot;Matthieu&quot;,&quot;parse-names&quot;:false,&quot;dropping-particle&quot;:&quot;&quot;,&quot;non-dropping-particle&quot;:&quot;&quot;},{&quot;family&quot;:&quot;Arnoldi&quot;,&quot;given&quot;:&quot;Jean François&quot;,&quot;parse-names&quot;:false,&quot;dropping-particle&quot;:&quot;&quot;,&quot;non-dropping-particle&quot;:&quot;&quot;},{&quot;family&quot;:&quot;Bunin&quot;,&quot;given&quot;:&quot;Guy&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National Academy of Sciences&quot;,&quot;accessed&quot;:{&quot;date-parts&quot;:[[2019,11,25]]},&quot;DOI&quot;:&quot;10.1073/pnas.1710352115&quot;,&quot;ISSN&quot;:&quot;10916490&quot;,&quot;PMID&quot;:&quot;29440487&quot;,&quot;URL&quot;:&quot;https://doi.org/10.1073/pnas.1710352115&quot;,&quot;issued&quot;:{&quot;date-parts&quot;:[[2018,2,27]]},&quot;page&quot;:&quot;2156-2161&quot;,&quot;abstract&quot;:&quot;The study of ecological communities often involves detailed simulations of complex networks. However, our empirical knowledge of these networks is typically incomplete and the space of simulation models and parameters is vast, leaving room for uncertainty in theoretical predictions. Here we show that a large fraction of this space of possibilities exhibits generic behaviors that are robust to modeling choices. We consider a wide array of model features, including interaction types and community structures, known to generate different dynamics for a few species. We combine these features in large simulated communities, and show that equilibrium diversity, functioning, and stability can be predicted analytically using a random model parameterized by a few statistical properties of the community. We give an ecological interpretation of this \&quot;disordered\&quot; limit where structure fails to emerge from complexity. We also demonstrate that some well-studied interaction patterns remain relevant in large ecosystems, but their impact can be encapsulated in a minimal number of additional parameters. Our approach provides a powerful framework for predicting the outcomes of ecosystem assembly and quantifying the added value of more detailed models and measurements.&quot;,&quot;publisher&quot;:&quot;National Academy of Sciences&quot;,&quot;issue&quot;:&quot;9&quot;,&quot;volume&quot;:&quot;115&quot;},&quot;isTemporary&quot;:false}],&quot;properties&quot;:{&quot;noteIndex&quot;:0},&quot;isEdited&quot;:false,&quot;manualOverride&quot;:{&quot;isManuallyOverriden&quot;:true,&quot;citeprocText&quot;:&quot;(Barbier et al., 2018)&quot;,&quot;manualOverrideText&quot;:&quot;Barbier et al., 2018&quot;},&quot;citationTag&quot;:&quot;MENDELEY_CITATION_v3_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&quot;},{&quot;citationID&quot;:&quot;MENDELEY_CITATION_44ec08a2-1e9f-453e-94a0-9bdd808d97aa&quot;,&quot;citationItems&quot;:[{&quot;id&quot;:&quot;a1be8375-857a-3f1e-b02c-6f18fc1ced36&quot;,&quot;itemData&quot;:{&quot;type&quot;:&quot;article-journal&quot;,&quot;id&quot;:&quot;a1be8375-857a-3f1e-b02c-6f18fc1ced36&quot;,&quot;title&quot;:&quot;Will a large complex system be stable?&quot;,&quot;author&quot;:[{&quot;family&quot;:&quot;May&quot;,&quot;given&quot;:&quot;Robert M.&quot;,&quot;parse-names&quot;:false,&quot;dropping-particle&quot;:&quot;&quot;,&quot;non-dropping-particle&quot;:&quot;&quot;}],&quot;container-title&quot;:&quot;Nature&quot;,&quot;DOI&quot;:&quot;10.1038/238413a0&quot;,&quot;ISSN&quot;:&quot;00280836&quot;,&quot;PMID&quot;:&quot;4559589&quot;,&quot;URL&quot;:&quot;https://doi.org/10.1038/238413a0&quot;,&quot;issued&quot;:{&quot;date-parts&quot;:[[1972]]},&quot;page&quot;:&quot;413-414&quot;,&quot;abstract&quot;:&quot;Gardner and Ashby have suggested that large complex systems which are assembled (connected) at random may be expected to be stable up to a certain critical level of connectance, and then, as this increases, to suddenly become unstable. Their conclusions were based on the trend of computer studies of systems with 4, 7 and 10 variables.&quot;,&quot;issue&quot;:&quot;5364&quot;,&quot;volume&quot;:&quot;238&quot;},&quot;isTemporary&quot;:false}],&quot;properties&quot;:{&quot;noteIndex&quot;:0},&quot;isEdited&quot;:false,&quot;manualOverride&quot;:{&quot;isManuallyOverriden&quot;:false,&quot;citeprocText&quot;:&quot;(May, 1972)&quot;,&quot;manualOverrideText&quot;:&quot;&quot;},&quot;citationTag&quot;:&quot;MENDELEY_CITATION_v3_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&quot;},{&quot;citationID&quot;:&quot;MENDELEY_CITATION_b8d3eeb3-3bf0-4e51-81c1-5974a7557d0d&quot;,&quot;citationItems&quot;:[{&quot;id&quot;:&quot;18db88c2-17a7-37cc-a913-d98c54a4e2d5&quot;,&quot;itemData&quot;:{&quot;type&quot;:&quot;article-journal&quot;,&quot;id&quot;:&quot;18db88c2-17a7-37cc-a913-d98c54a4e2d5&quot;,&quot;title&quot;:&quot;Generic assembly patterns in complex ecological communities&quot;,&quot;author&quot;:[{&quot;family&quot;:&quot;Barbier&quot;,&quot;given&quot;:&quot;Matthieu&quot;,&quot;parse-names&quot;:false,&quot;dropping-particle&quot;:&quot;&quot;,&quot;non-dropping-particle&quot;:&quot;&quot;},{&quot;family&quot;:&quot;Arnoldi&quot;,&quot;given&quot;:&quot;Jean François&quot;,&quot;parse-names&quot;:false,&quot;dropping-particle&quot;:&quot;&quot;,&quot;non-dropping-particle&quot;:&quot;&quot;},{&quot;family&quot;:&quot;Bunin&quot;,&quot;given&quot;:&quot;Guy&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National Academy of Sciences&quot;,&quot;accessed&quot;:{&quot;date-parts&quot;:[[2019,11,25]]},&quot;DOI&quot;:&quot;10.1073/pnas.1710352115&quot;,&quot;ISSN&quot;:&quot;10916490&quot;,&quot;PMID&quot;:&quot;29440487&quot;,&quot;URL&quot;:&quot;https://doi.org/10.1073/pnas.1710352115&quot;,&quot;issued&quot;:{&quot;date-parts&quot;:[[2018,2,27]]},&quot;page&quot;:&quot;2156-2161&quot;,&quot;abstract&quot;:&quot;The study of ecological communities often involves detailed simulations of complex networks. However, our empirical knowledge of these networks is typically incomplete and the space of simulation models and parameters is vast, leaving room for uncertainty in theoretical predictions. Here we show that a large fraction of this space of possibilities exhibits generic behaviors that are robust to modeling choices. We consider a wide array of model features, including interaction types and community structures, known to generate different dynamics for a few species. We combine these features in large simulated communities, and show that equilibrium diversity, functioning, and stability can be predicted analytically using a random model parameterized by a few statistical properties of the community. We give an ecological interpretation of this \&quot;disordered\&quot; limit where structure fails to emerge from complexity. We also demonstrate that some well-studied interaction patterns remain relevant in large ecosystems, but their impact can be encapsulated in a minimal number of additional parameters. Our approach provides a powerful framework for predicting the outcomes of ecosystem assembly and quantifying the added value of more detailed models and measurements.&quot;,&quot;publisher&quot;:&quot;National Academy of Sciences&quot;,&quot;issue&quot;:&quot;9&quot;,&quot;volume&quot;:&quot;115&quot;},&quot;isTemporary&quot;:false}],&quot;properties&quot;:{&quot;noteIndex&quot;:0},&quot;isEdited&quot;:false,&quot;manualOverride&quot;:{&quot;isManuallyOverriden&quot;:false,&quot;citeprocText&quot;:&quot;(Barbier et al., 2018)&quot;,&quot;manualOverrideText&quot;:&quot;&quot;},&quot;citationTag&quot;:&quot;MENDELEY_CITATION_v3_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&quot;},{&quot;citationID&quot;:&quot;MENDELEY_CITATION_82793d6a-fc8d-40cc-9422-3a3be11e0ede&quot;,&quot;citationItems&quot;:[{&quot;id&quot;:&quot;4154a848-e9c8-32ee-87e3-d52c0aa5a7cd&quot;,&quot;itemData&quot;:{&quot;type&quot;:&quot;article-journal&quot;,&quot;id&quot;:&quot;4154a848-e9c8-32ee-87e3-d52c0aa5a7cd&quot;,&quot;title&quot;:&quot;Coexistence of many species in random ecosystems&quot;,&quot;author&quot;:[{&quot;family&quot;:&quot;Servan&quot;,&quot;given&quot;:&quot;Carlos A.&quot;,&quot;parse-names&quot;:false,&quot;dropping-particle&quot;:&quot;&quot;,&quot;non-dropping-particle&quot;:&quot;&quot;},{&quot;family&quot;:&quot;Capitan&quot;,&quot;given&quot;:&quot;Jose A.&quot;,&quot;parse-names&quot;:false,&quot;dropping-particle&quot;:&quot;&quot;,&quot;non-dropping-particle&quot;:&quot;&quot;},{&quot;family&quot;:&quot;Grilli&quot;,&quot;given&quot;:&quot;Jacopo&quot;,&quot;parse-names&quot;:false,&quot;dropping-particle&quot;:&quot;&quot;,&quot;non-dropping-particle&quot;:&quot;&quot;},{&quot;family&quot;:&quot;Morrison&quot;,&quot;given&quot;:&quot;Kent E.&quot;,&quot;parse-names&quot;:false,&quot;dropping-particle&quot;:&quot;&quot;,&quot;non-dropping-particle&quot;:&quot;&quot;},{&quot;family&quot;:&quot;Allesina&quot;,&quot;given&quot;:&quot;Stefano&quot;,&quot;parse-names&quot;:false,&quot;dropping-particle&quot;:&quot;&quot;,&quot;non-dropping-particle&quot;:&quot;&quot;}],&quot;container-title&quot;:&quot;Nature Ecology and Evolution&quot;,&quot;DOI&quot;:&quot;10.1038/s41559-018-0603-6&quot;,&quot;ISSN&quot;:&quot;2397334X&quot;,&quot;PMID&quot;:&quot;29988167&quot;,&quot;URL&quot;:&quot;http://dx.doi.org/10.1038/s41559-018-0603-6&quot;,&quot;issued&quot;:{&quot;date-parts&quot;:[[2018]]},&quot;page&quot;:&quot;1237-1242&quot;,&quot;abstract&quot;:&quot;Rich ecosystems harbour thousands of species interacting in tangled networks encompassing predation, mutualism and competition. Such widespread biodiversity is puzzling, because in ecological models it is exceedingly improbable for large communities to stably coexist. One aspect rarely considered in these models, however, is that coexisting species in natural communities are a selected portion of a much larger pool, which has been pruned by population dynamics. Here we compute the distribution of the number of species that can coexist when we start from a pool of species interacting randomly, and show that even in this case we can observe rich, stable communities. Interestingly, our results show that, once stability conditions are met, network structure has very little influence on the level of biodiversity attained. Our results identify the main drivers responsible for widespread coexistence in natural communities, providing a baseline for determining which structural aspects of empirical communities promote or hinder coexistence.&quot;,&quot;publisher&quot;:&quot;Springer US&quot;,&quot;issue&quot;:&quot;8&quot;,&quot;volume&quot;:&quot;2&quot;},&quot;isTemporary&quot;:false}],&quot;properties&quot;:{&quot;noteIndex&quot;:0},&quot;isEdited&quot;:false,&quot;manualOverride&quot;:{&quot;isManuallyOverriden&quot;:false,&quot;citeprocText&quot;:&quot;(Servan et al., 2018)&quot;,&quot;manualOverrideText&quot;:&quot;&quot;},&quot;citationTag&quot;:&quot;MENDELEY_CITATION_v3_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&quot;},{&quot;citationID&quot;:&quot;MENDELEY_CITATION_dfd221b6-a213-4769-90ce-bd150ed92b26&quot;,&quot;citationItems&quot;:[{&quot;id&quot;:&quot;dc3fbd82-1b75-364e-804b-0982dc726cbb&quot;,&quot;itemData&quot;:{&quot;type&quot;:&quot;article-journal&quot;,&quot;id&quot;:&quot;dc3fbd82-1b75-364e-804b-0982dc726cbb&quot;,&quot;title&quot;:&quot;Stability and complexity in model meta-ecosystems&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Leibold&quot;,&quot;given&quot;:&quot;Mathew A&quot;,&quot;parse-names&quot;:false,&quot;dropping-particle&quot;:&quot;&quot;,&quot;non-dropping-particle&quot;:&quot;&quot;}],&quot;container-title&quot;:&quot;Nature Communications&quot;,&quot;DOI&quot;:&quot;10.1038/ncomms12457&quot;,&quot;ISSN&quot;:&quot;20411723&quot;,&quot;PMID&quot;:&quot;27555100&quot;,&quot;URL&quot;:&quot;https://doi.org/10.1038/ncomms12457&quot;,&quot;issued&quot;:{&quot;date-parts&quot;:[[2016]]},&quot;abstract&quot;:&quot;The diversity of life and its organization in networks of interacting species has been a long-standing theoretical puzzle for ecologists. Ever since May's provocative paper challenging whether 'large complex systems [are] stable' various hypotheses have been proposed to explain when stability should be the rule, not the exception. Spatial dynamics may be stabilizing and thus explain high community diversity, yet existing theory on spatial stabilization is limited, preventing comparisons of the role of dispersal relative to species interactions. Here we incorporate dispersal of organisms and material into stability-complexity theory. We find that stability criteria from classic theory are relaxed in direct proportion to the number of ecologically distinct patches in the meta-ecosystem. Further, we find the stabilizing effect of dispersal is maximal at intermediate intensity. Our results highlight how biodiversity can be vulnerable to factors, such as landscape fragmentation and habitat loss, that isolate local communities.&quot;,&quot;volume&quot;:&quot;7&quot;},&quot;isTemporary&quot;:false}],&quot;properties&quot;:{&quot;noteIndex&quot;:0},&quot;isEdited&quot;:false,&quot;manualOverride&quot;:{&quot;isManuallyOverriden&quot;:false,&quot;citeprocText&quot;:&quot;(Gravel et al., 2016)&quot;,&quot;manualOverrideText&quot;:&quot;&quot;},&quot;citationTag&quot;:&quot;MENDELEY_CITATION_v3_eyJjaXRhdGlvbklEIjoiTUVOREVMRVlfQ0lUQVRJT05fZGZkMjIxYjYtYTIxMy00NzY5LTkwY2UtYmQxNTBlZDkyYjI2IiwiY2l0YXRpb25JdGVtcyI6W3siaWQiOiJkYzNmYmQ4Mi0xYjc1LTM2NGUtODA0Yi0wOTgyZGM3MjZjYmIiLCJpdGVtRGF0YSI6eyJ0eXBlIjoiYXJ0aWNsZS1qb3VybmFsIiwiaWQiOiJkYzNmYmQ4Mi0xYjc1LTM2NGUtODA0Yi0wOTgyZGM3MjZjYmIiLCJ0aXRsZSI6IlN0YWJpbGl0eSBhbmQgY29tcGxleGl0eSBpbiBtb2RlbCBtZXRhLWVjb3N5c3RlbXM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&quot;},{&quot;citationID&quot;:&quot;MENDELEY_CITATION_db9acf2a-a922-4ea2-b185-d4e3d461add8&quot;,&quot;citationItems&quot;:[{&quot;id&quot;:&quot;18db88c2-17a7-37cc-a913-d98c54a4e2d5&quot;,&quot;itemData&quot;:{&quot;type&quot;:&quot;article-journal&quot;,&quot;id&quot;:&quot;18db88c2-17a7-37cc-a913-d98c54a4e2d5&quot;,&quot;title&quot;:&quot;Generic assembly patterns in complex ecological communities&quot;,&quot;author&quot;:[{&quot;family&quot;:&quot;Barbier&quot;,&quot;given&quot;:&quot;Matthieu&quot;,&quot;parse-names&quot;:false,&quot;dropping-particle&quot;:&quot;&quot;,&quot;non-dropping-particle&quot;:&quot;&quot;},{&quot;family&quot;:&quot;Arnoldi&quot;,&quot;given&quot;:&quot;Jean François&quot;,&quot;parse-names&quot;:false,&quot;dropping-particle&quot;:&quot;&quot;,&quot;non-dropping-particle&quot;:&quot;&quot;},{&quot;family&quot;:&quot;Bunin&quot;,&quot;given&quot;:&quot;Guy&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National Academy of Sciences&quot;,&quot;accessed&quot;:{&quot;date-parts&quot;:[[2019,11,25]]},&quot;DOI&quot;:&quot;10.1073/pnas.1710352115&quot;,&quot;ISSN&quot;:&quot;10916490&quot;,&quot;PMID&quot;:&quot;29440487&quot;,&quot;URL&quot;:&quot;https://doi.org/10.1073/pnas.1710352115&quot;,&quot;issued&quot;:{&quot;date-parts&quot;:[[2018,2,27]]},&quot;page&quot;:&quot;2156-2161&quot;,&quot;abstract&quot;:&quot;The study of ecological communities often involves detailed simulations of complex networks. However, our empirical knowledge of these networks is typically incomplete and the space of simulation models and parameters is vast, leaving room for uncertainty in theoretical predictions. Here we show that a large fraction of this space of possibilities exhibits generic behaviors that are robust to modeling choices. We consider a wide array of model features, including interaction types and community structures, known to generate different dynamics for a few species. We combine these features in large simulated communities, and show that equilibrium diversity, functioning, and stability can be predicted analytically using a random model parameterized by a few statistical properties of the community. We give an ecological interpretation of this \&quot;disordered\&quot; limit where structure fails to emerge from complexity. We also demonstrate that some well-studied interaction patterns remain relevant in large ecosystems, but their impact can be encapsulated in a minimal number of additional parameters. Our approach provides a powerful framework for predicting the outcomes of ecosystem assembly and quantifying the added value of more detailed models and measurements.&quot;,&quot;publisher&quot;:&quot;National Academy of Sciences&quot;,&quot;issue&quot;:&quot;9&quot;,&quot;volume&quot;:&quot;115&quot;},&quot;isTemporary&quot;:false}],&quot;properties&quot;:{&quot;noteIndex&quot;:0},&quot;isEdited&quot;:false,&quot;manualOverride&quot;:{&quot;isManuallyOverriden&quot;:false,&quot;citeprocText&quot;:&quot;(Barbier et al., 2018)&quot;,&quot;manualOverrideText&quot;:&quot;&quot;},&quot;citationTag&quot;:&quot;MENDELEY_CITATION_v3_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&quot;},{&quot;citationID&quot;:&quot;MENDELEY_CITATION_f2756dec-5e7d-477e-a867-9b0cd2f49c9f&quot;,&quot;citationItems&quot;:[{&quot;id&quot;:&quot;18db88c2-17a7-37cc-a913-d98c54a4e2d5&quot;,&quot;itemData&quot;:{&quot;type&quot;:&quot;article-journal&quot;,&quot;id&quot;:&quot;18db88c2-17a7-37cc-a913-d98c54a4e2d5&quot;,&quot;title&quot;:&quot;Generic assembly patterns in complex ecological communities&quot;,&quot;author&quot;:[{&quot;family&quot;:&quot;Barbier&quot;,&quot;given&quot;:&quot;Matthieu&quot;,&quot;parse-names&quot;:false,&quot;dropping-particle&quot;:&quot;&quot;,&quot;non-dropping-particle&quot;:&quot;&quot;},{&quot;family&quot;:&quot;Arnoldi&quot;,&quot;given&quot;:&quot;Jean François&quot;,&quot;parse-names&quot;:false,&quot;dropping-particle&quot;:&quot;&quot;,&quot;non-dropping-particle&quot;:&quot;&quot;},{&quot;family&quot;:&quot;Bunin&quot;,&quot;given&quot;:&quot;Guy&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National Academy of Sciences&quot;,&quot;accessed&quot;:{&quot;date-parts&quot;:[[2019,11,25]]},&quot;DOI&quot;:&quot;10.1073/pnas.1710352115&quot;,&quot;ISSN&quot;:&quot;10916490&quot;,&quot;PMID&quot;:&quot;29440487&quot;,&quot;URL&quot;:&quot;https://doi.org/10.1073/pnas.1710352115&quot;,&quot;issued&quot;:{&quot;date-parts&quot;:[[2018,2,27]]},&quot;page&quot;:&quot;2156-2161&quot;,&quot;abstract&quot;:&quot;The study of ecological communities often involves detailed simulations of complex networks. However, our empirical knowledge of these networks is typically incomplete and the space of simulation models and parameters is vast, leaving room for uncertainty in theoretical predictions. Here we show that a large fraction of this space of possibilities exhibits generic behaviors that are robust to modeling choices. We consider a wide array of model features, including interaction types and community structures, known to generate different dynamics for a few species. We combine these features in large simulated communities, and show that equilibrium diversity, functioning, and stability can be predicted analytically using a random model parameterized by a few statistical properties of the community. We give an ecological interpretation of this \&quot;disordered\&quot; limit where structure fails to emerge from complexity. We also demonstrate that some well-studied interaction patterns remain relevant in large ecosystems, but their impact can be encapsulated in a minimal number of additional parameters. Our approach provides a powerful framework for predicting the outcomes of ecosystem assembly and quantifying the added value of more detailed models and measurements.&quot;,&quot;publisher&quot;:&quot;National Academy of Sciences&quot;,&quot;issue&quot;:&quot;9&quot;,&quot;volume&quot;:&quot;115&quot;},&quot;isTemporary&quot;:false}],&quot;properties&quot;:{&quot;noteIndex&quot;:0},&quot;isEdited&quot;:false,&quot;manualOverride&quot;:{&quot;isManuallyOverriden&quot;:false,&quot;citeprocText&quot;:&quot;(Barbier et al., 2018)&quot;,&quot;manualOverrideText&quot;:&quot;&quot;},&quot;citationTag&quot;:&quot;MENDELEY_CITATION_v3_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&quot;},{&quot;citationID&quot;:&quot;MENDELEY_CITATION_00264e9f-5d64-4e6d-b369-822d80e77734&quot;,&quot;citationItems&quot;:[{&quot;id&quot;:&quot;dc3fbd82-1b75-364e-804b-0982dc726cbb&quot;,&quot;itemData&quot;:{&quot;type&quot;:&quot;article-journal&quot;,&quot;id&quot;:&quot;dc3fbd82-1b75-364e-804b-0982dc726cbb&quot;,&quot;title&quot;:&quot;Stability and complexity in model meta-ecosystems&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Leibold&quot;,&quot;given&quot;:&quot;Mathew A&quot;,&quot;parse-names&quot;:false,&quot;dropping-particle&quot;:&quot;&quot;,&quot;non-dropping-particle&quot;:&quot;&quot;}],&quot;container-title&quot;:&quot;Nature Communications&quot;,&quot;DOI&quot;:&quot;10.1038/ncomms12457&quot;,&quot;ISSN&quot;:&quot;20411723&quot;,&quot;PMID&quot;:&quot;27555100&quot;,&quot;URL&quot;:&quot;https://doi.org/10.1038/ncomms12457&quot;,&quot;issued&quot;:{&quot;date-parts&quot;:[[2016]]},&quot;abstract&quot;:&quot;The diversity of life and its organization in networks of interacting species has been a long-standing theoretical puzzle for ecologists. Ever since May's provocative paper challenging whether 'large complex systems [are] stable' various hypotheses have been proposed to explain when stability should be the rule, not the exception. Spatial dynamics may be stabilizing and thus explain high community diversity, yet existing theory on spatial stabilization is limited, preventing comparisons of the role of dispersal relative to species interactions. Here we incorporate dispersal of organisms and material into stability-complexity theory. We find that stability criteria from classic theory are relaxed in direct proportion to the number of ecologically distinct patches in the meta-ecosystem. Further, we find the stabilizing effect of dispersal is maximal at intermediate intensity. Our results highlight how biodiversity can be vulnerable to factors, such as landscape fragmentation and habitat loss, that isolate local communities.&quot;,&quot;volume&quot;:&quot;7&quot;},&quot;isTemporary&quot;:false}],&quot;properties&quot;:{&quot;noteIndex&quot;:0},&quot;isEdited&quot;:false,&quot;manualOverride&quot;:{&quot;isManuallyOverriden&quot;:false,&quot;citeprocText&quot;:&quot;(Gravel et al., 2016)&quot;,&quot;manualOverrideText&quot;:&quot;&quot;},&quot;citationTag&quot;:&quot;MENDELEY_CITATION_v3_eyJjaXRhdGlvbklEIjoiTUVOREVMRVlfQ0lUQVRJT05fMDAyNjRlOWYtNWQ2NC00ZTZkLWIzNjktODIyZDgwZTc3NzM0IiwiY2l0YXRpb25JdGVtcyI6W3siaWQiOiJkYzNmYmQ4Mi0xYjc1LTM2NGUtODA0Yi0wOTgyZGM3MjZjYmIiLCJpdGVtRGF0YSI6eyJ0eXBlIjoiYXJ0aWNsZS1qb3VybmFsIiwiaWQiOiJkYzNmYmQ4Mi0xYjc1LTM2NGUtODA0Yi0wOTgyZGM3MjZjYmIiLCJ0aXRsZSI6IlN0YWJpbGl0eSBhbmQgY29tcGxleGl0eSBpbiBtb2RlbCBtZXRhLWVjb3N5c3RlbXM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&quot;},{&quot;citationID&quot;:&quot;MENDELEY_CITATION_51e60ef4-b802-4c82-977f-ebc4f9a19b84&quot;,&quot;citationItems&quot;:[{&quot;id&quot;:&quot;a1be8375-857a-3f1e-b02c-6f18fc1ced36&quot;,&quot;itemData&quot;:{&quot;type&quot;:&quot;article-journal&quot;,&quot;id&quot;:&quot;a1be8375-857a-3f1e-b02c-6f18fc1ced36&quot;,&quot;title&quot;:&quot;Will a large complex system be stable?&quot;,&quot;author&quot;:[{&quot;family&quot;:&quot;May&quot;,&quot;given&quot;:&quot;Robert M.&quot;,&quot;parse-names&quot;:false,&quot;dropping-particle&quot;:&quot;&quot;,&quot;non-dropping-particle&quot;:&quot;&quot;}],&quot;container-title&quot;:&quot;Nature&quot;,&quot;DOI&quot;:&quot;10.1038/238413a0&quot;,&quot;ISSN&quot;:&quot;00280836&quot;,&quot;PMID&quot;:&quot;4559589&quot;,&quot;URL&quot;:&quot;https://doi.org/10.1038/238413a0&quot;,&quot;issued&quot;:{&quot;date-parts&quot;:[[1972]]},&quot;page&quot;:&quot;413-414&quot;,&quot;abstract&quot;:&quot;Gardner and Ashby have suggested that large complex systems which are assembled (connected) at random may be expected to be stable up to a certain critical level of connectance, and then, as this increases, to suddenly become unstable. Their conclusions were based on the trend of computer studies of systems with 4, 7 and 10 variables.&quot;,&quot;issue&quot;:&quot;5364&quot;,&quot;volume&quot;:&quot;238&quot;},&quot;isTemporary&quot;:false}],&quot;properties&quot;:{&quot;noteIndex&quot;:0},&quot;isEdited&quot;:false,&quot;manualOverride&quot;:{&quot;isManuallyOverriden&quot;:false,&quot;citeprocText&quot;:&quot;(May, 1972)&quot;,&quot;manualOverrideText&quot;:&quot;&quot;},&quot;citationTag&quot;:&quot;MENDELEY_CITATION_v3_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&quot;},{&quot;citationID&quot;:&quot;MENDELEY_CITATION_88ada892-609f-415b-94bb-5bb6bd1a9ffe&quot;,&quot;citationItems&quot;:[{&quot;id&quot;:&quot;dc3fbd82-1b75-364e-804b-0982dc726cbb&quot;,&quot;itemData&quot;:{&quot;type&quot;:&quot;article-journal&quot;,&quot;id&quot;:&quot;dc3fbd82-1b75-364e-804b-0982dc726cbb&quot;,&quot;title&quot;:&quot;Stability and complexity in model meta-ecosystems&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Leibold&quot;,&quot;given&quot;:&quot;Mathew A&quot;,&quot;parse-names&quot;:false,&quot;dropping-particle&quot;:&quot;&quot;,&quot;non-dropping-particle&quot;:&quot;&quot;}],&quot;container-title&quot;:&quot;Nature Communications&quot;,&quot;DOI&quot;:&quot;10.1038/ncomms12457&quot;,&quot;ISSN&quot;:&quot;20411723&quot;,&quot;PMID&quot;:&quot;27555100&quot;,&quot;URL&quot;:&quot;https://doi.org/10.1038/ncomms12457&quot;,&quot;issued&quot;:{&quot;date-parts&quot;:[[2016]]},&quot;abstract&quot;:&quot;The diversity of life and its organization in networks of interacting species has been a long-standing theoretical puzzle for ecologists. Ever since May's provocative paper challenging whether 'large complex systems [are] stable' various hypotheses have been proposed to explain when stability should be the rule, not the exception. Spatial dynamics may be stabilizing and thus explain high community diversity, yet existing theory on spatial stabilization is limited, preventing comparisons of the role of dispersal relative to species interactions. Here we incorporate dispersal of organisms and material into stability-complexity theory. We find that stability criteria from classic theory are relaxed in direct proportion to the number of ecologically distinct patches in the meta-ecosystem. Further, we find the stabilizing effect of dispersal is maximal at intermediate intensity. Our results highlight how biodiversity can be vulnerable to factors, such as landscape fragmentation and habitat loss, that isolate local communities.&quot;,&quot;volume&quot;:&quot;7&quot;},&quot;isTemporary&quot;:false}],&quot;properties&quot;:{&quot;noteIndex&quot;:0},&quot;isEdited&quot;:false,&quot;manualOverride&quot;:{&quot;isManuallyOverriden&quot;:false,&quot;citeprocText&quot;:&quot;(Gravel et al., 2016)&quot;,&quot;manualOverrideText&quot;:&quot;&quot;},&quot;citationTag&quot;:&quot;MENDELEY_CITATION_v3_eyJjaXRhdGlvbklEIjoiTUVOREVMRVlfQ0lUQVRJT05fODhhZGE4OTItNjA5Zi00MTViLTk0YmItNWJiNmJkMWE5ZmZlIiwiY2l0YXRpb25JdGVtcyI6W3siaWQiOiJkYzNmYmQ4Mi0xYjc1LTM2NGUtODA0Yi0wOTgyZGM3MjZjYmIiLCJpdGVtRGF0YSI6eyJ0eXBlIjoiYXJ0aWNsZS1qb3VybmFsIiwiaWQiOiJkYzNmYmQ4Mi0xYjc1LTM2NGUtODA0Yi0wOTgyZGM3MjZjYmIiLCJ0aXRsZSI6IlN0YWJpbGl0eSBhbmQgY29tcGxleGl0eSBpbiBtb2RlbCBtZXRhLWVjb3N5c3RlbXM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&quot;},{&quot;citationID&quot;:&quot;MENDELEY_CITATION_a935cc36-cbbe-4bc4-9f85-d091260f613f&quot;,&quot;citationItems&quot;:[{&quot;id&quot;:&quot;8fc268fb-4f95-3110-a476-f42164c7c5a0&quot;,&quot;itemData&quot;:{&quot;type&quot;:&quot;article-journal&quot;,&quot;id&quot;:&quot;8fc268fb-4f95-3110-a476-f42164c7c5a0&quot;,&quot;title&quot;:&quot;High-order species interactions shape ecosystem diversity&quot;,&quot;author&quot;:[{&quot;family&quot;:&quot;Bairey&quot;,&quot;given&quot;:&quot;Eyal&quot;,&quot;parse-names&quot;:false,&quot;dropping-particle&quot;:&quot;&quot;,&quot;non-dropping-particle&quot;:&quot;&quot;},{&quot;family&quot;:&quot;Kelsic&quot;,&quot;given&quot;:&quot;Eric D.&quot;,&quot;parse-names&quot;:false,&quot;dropping-particle&quot;:&quot;&quot;,&quot;non-dropping-particle&quot;:&quot;&quot;},{&quot;family&quot;:&quot;Kishony&quot;,&quot;given&quot;:&quot;Roy&quot;,&quot;parse-names&quot;:false,&quot;dropping-particle&quot;:&quot;&quot;,&quot;non-dropping-particle&quot;:&quot;&quot;}],&quot;container-title&quot;:&quot;Nature Communications&quot;,&quot;DOI&quot;:&quot;10.1038/ncomms12285&quot;,&quot;ISBN&quot;:&quot;2041-1723 (Electronic)\\r2041-1723 (Linking)&quot;,&quot;ISSN&quot;:&quot;20411723&quot;,&quot;PMID&quot;:&quot;27481625&quot;,&quot;URL&quot;:&quot;https://www.nature.com/articles/ncomms12285&quot;,&quot;issued&quot;:{&quot;date-parts&quot;:[[2016]]},&quot;abstract&quot;:&quot;Classical theory shows that large communities are destabilized by random interactions among species pairs, creating an upper bound on ecosystem diversity. However, species interactions often occur in high-order combinations, whereby the interaction between two species is modulated by one or more other species. Here, by simulating the dynamics of communities with random interactions, we find that the classical relationship between diversity and stability is inverted for high-order interactions. More specifically, while a community becomes more sensitive to pairwise interactions as its number of species increases, its sensitivity to three-way interactions remains unchanged, and its sensitivity to four-way interactions actually decreases. Therefore, while pairwise interactions lead to sensitivity to the addition of species, four-way interactions lead to sensitivity to species removal, and their combination creates both a lower and an upper bound on the number of species. These findings highlight the importance of high-order species interactions in determining the diversity of natural ecosystems.&quot;,&quot;volume&quot;:&quot;7&quot;},&quot;isTemporary&quot;:false}],&quot;properties&quot;:{&quot;noteIndex&quot;:0},&quot;isEdited&quot;:false,&quot;manualOverride&quot;:{&quot;isManuallyOverriden&quot;:false,&quot;citeprocText&quot;:&quot;(Bairey et al., 2016)&quot;,&quot;manualOverrideText&quot;:&quot;&quot;},&quot;citationTag&quot;:&quot;MENDELEY_CITATION_v3_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&quot;},{&quot;citationID&quot;:&quot;MENDELEY_CITATION_b4650152-271a-4bc4-bf95-fd00778c8b40&quot;,&quot;citationItems&quot;:[{&quot;id&quot;:&quot;4446e12d-42aa-310f-a37a-43029be29baa&quot;,&quot;itemData&quot;:{&quot;type&quot;:&quot;article-journal&quot;,&quot;id&quot;:&quot;4446e12d-42aa-310f-a37a-43029be29baa&quot;,&quot;title&quot;:&quot;Temporal stability vs. community matrix measures of stability and the role of weak interactions&quot;,&quot;author&quot;:[{&quot;family&quot;:&quot;Downing&quot;,&quot;given&quot;:&quot;Amy L&quot;,&quot;parse-names&quot;:false,&quot;dropping-particle&quot;:&quot;&quot;,&quot;non-dropping-particle&quot;:&quot;&quot;},{&quot;family&quot;:&quot;Jackson&quot;,&quot;given&quot;:&quot;Craig&quot;,&quot;parse-names&quot;:false,&quot;dropping-particle&quot;:&quot;&quot;,&quot;non-dropping-particle&quot;:&quot;&quot;},{&quot;family&quot;:&quot;Plunkett&quot;,&quot;given&quot;:&quot;Claire&quot;,&quot;parse-names&quot;:false,&quot;dropping-particle&quot;:&quot;&quot;,&quot;non-dropping-particle&quot;:&quot;&quot;},{&quot;family&quot;:&quot;Ackerman Lockhart&quot;,&quot;given&quot;:&quot;Jayne&quot;,&quot;parse-names&quot;:false,&quot;dropping-particle&quot;:&quot;&quot;,&quot;non-dropping-particle&quot;:&quot;&quot;},{&quot;family&quot;:&quot;Schlater&quot;,&quot;given&quot;:&quot;Shannon M&quot;,&quot;parse-names&quot;:false,&quot;dropping-particle&quot;:&quot;&quot;,&quot;non-dropping-particle&quot;:&quot;&quot;},{&quot;family&quot;:&quot;Leibold&quot;,&quot;given&quot;:&quot;Mathew A&quot;,&quot;parse-names&quot;:false,&quot;dropping-particle&quot;:&quot;&quot;,&quot;non-dropping-particle&quot;:&quot;&quot;}],&quot;container-title&quot;:&quot;Ecology Letters&quot;,&quot;DOI&quot;:&quot;https://doi.org/10.1111/ele.13538&quot;,&quot;ISSN&quot;:&quot;1461-023X&quot;,&quot;URL&quot;:&quot;https://doi.org/10.1111/ele.13538&quot;,&quot;issued&quot;:{&quot;date-parts&quot;:[[2020,10,1]]},&quot;page&quot;:&quot;1468-1478&quot;,&quot;abstract&quot;:&quot;Abstract Relationships between different measures of stability are not well understood in part because empiricists and theoreticians tend to measure different aspects and most studies only explore a single form of stability. Using time-series data from experimental plankton communities, we compared temporal stability typically measured by empiricists (coefficient of variation in biomass) to stability measures typically measured by theoreticians derived from the community matrix (asymptotic resilience, initial resilience and intrinsic stochastic invariability) using first-order multivariate autoregressive models (MAR). Community matrices were also used to derive estimates of interaction strengths between plankton groups. We found no relationship between temporal stability and stability measures derived from the community matrix. Weaker interaction strengths were generally associated with higher stability for community matrix measures of stability, but were not consistently associated with higher temporal stability. Temporal stability and stability measures derived from the community matrix stability appear to represent different aspects of stability reflecting the multi-dimensionality of stability.&quot;,&quot;publisher&quot;:&quot;John Wiley &amp; Sons, Ltd&quot;,&quot;issue&quot;:&quot;10&quot;,&quot;volume&quot;:&quot;23&quot;},&quot;isTemporary&quot;:false}],&quot;properties&quot;:{&quot;noteIndex&quot;:0},&quot;isEdited&quot;:false,&quot;manualOverride&quot;:{&quot;isManuallyOverriden&quot;:false,&quot;citeprocText&quot;:&quot;(Downing et al., 2020)&quot;,&quot;manualOverrideText&quot;:&quot;&quot;},&quot;citationTag&quot;:&quot;MENDELEY_CITATION_v3_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71D39-CD7E-4EC0-9DC0-DE6DEB698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22</Pages>
  <Words>11334</Words>
  <Characters>64610</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Xue,BingKan</dc:creator>
  <cp:keywords/>
  <dc:description/>
  <cp:lastModifiedBy>M Leibold</cp:lastModifiedBy>
  <cp:revision>3</cp:revision>
  <cp:lastPrinted>2023-01-11T04:23:00Z</cp:lastPrinted>
  <dcterms:created xsi:type="dcterms:W3CDTF">2023-01-20T18:49:00Z</dcterms:created>
  <dcterms:modified xsi:type="dcterms:W3CDTF">2023-01-21T21:11:00Z</dcterms:modified>
</cp:coreProperties>
</file>